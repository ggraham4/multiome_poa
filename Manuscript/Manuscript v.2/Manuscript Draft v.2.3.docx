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B2DC33" w14:textId="77777777" w:rsidR="00B278B6" w:rsidRPr="00F649EE" w:rsidRDefault="00B278B6" w:rsidP="00B278B6">
      <w:pPr>
        <w:rPr>
          <w:rFonts w:ascii="Arial" w:hAnsi="Arial" w:cs="Arial"/>
          <w:b/>
          <w:sz w:val="28"/>
          <w:szCs w:val="28"/>
        </w:rPr>
      </w:pPr>
      <w:r w:rsidRPr="00F649EE">
        <w:rPr>
          <w:rFonts w:ascii="Arial" w:hAnsi="Arial" w:cs="Arial"/>
          <w:b/>
          <w:sz w:val="28"/>
          <w:szCs w:val="28"/>
        </w:rPr>
        <w:t>Main Manuscript for</w:t>
      </w:r>
    </w:p>
    <w:p w14:paraId="4579A9B7" w14:textId="23CC6F0A" w:rsidR="004816FA" w:rsidRPr="00B278B6" w:rsidDel="00AE16ED" w:rsidRDefault="00AE16ED" w:rsidP="004816FA">
      <w:pPr>
        <w:rPr>
          <w:del w:id="0" w:author="Graham, Gabriel J." w:date="2026-09-12T13:40:00Z" w16du:dateUtc="2026-09-12T17:40:00Z"/>
          <w:rFonts w:ascii="Arial" w:hAnsi="Arial" w:cs="Arial"/>
          <w:sz w:val="28"/>
          <w:szCs w:val="28"/>
        </w:rPr>
      </w:pPr>
      <w:ins w:id="1" w:author="Graham, Gabriel J." w:date="2026-09-12T13:40:00Z">
        <w:r w:rsidRPr="00AE16ED">
          <w:rPr>
            <w:rFonts w:ascii="Arial" w:hAnsi="Arial" w:cs="Arial"/>
            <w:sz w:val="28"/>
            <w:szCs w:val="28"/>
          </w:rPr>
          <w:t xml:space="preserve">Coordinated remodeling of Radial Glial Cells and </w:t>
        </w:r>
      </w:ins>
      <w:ins w:id="2" w:author="Graham, Gabriel J." w:date="2026-09-12T13:40:00Z" w16du:dateUtc="2026-09-12T17:40:00Z">
        <w:r>
          <w:rPr>
            <w:rFonts w:ascii="Arial" w:hAnsi="Arial" w:cs="Arial"/>
            <w:sz w:val="28"/>
            <w:szCs w:val="28"/>
          </w:rPr>
          <w:t>Preoptic Area Neurons</w:t>
        </w:r>
        <w:r w:rsidR="00943A57">
          <w:rPr>
            <w:rFonts w:ascii="Arial" w:hAnsi="Arial" w:cs="Arial"/>
            <w:sz w:val="28"/>
            <w:szCs w:val="28"/>
          </w:rPr>
          <w:t xml:space="preserve"> Drive</w:t>
        </w:r>
      </w:ins>
      <w:ins w:id="3" w:author="Graham, Gabriel J." w:date="2026-09-12T13:40:00Z">
        <w:r w:rsidRPr="00AE16ED">
          <w:rPr>
            <w:rFonts w:ascii="Arial" w:hAnsi="Arial" w:cs="Arial"/>
            <w:sz w:val="28"/>
            <w:szCs w:val="28"/>
          </w:rPr>
          <w:t xml:space="preserve"> Protandrous Sex Change</w:t>
        </w:r>
      </w:ins>
      <w:commentRangeStart w:id="4"/>
      <w:commentRangeStart w:id="5"/>
      <w:del w:id="6" w:author="Graham, Gabriel J." w:date="2026-09-12T13:40:00Z" w16du:dateUtc="2026-09-12T17:40:00Z">
        <w:r w:rsidR="004816FA" w:rsidRPr="00B278B6" w:rsidDel="00AE16ED">
          <w:rPr>
            <w:rFonts w:ascii="Arial" w:hAnsi="Arial" w:cs="Arial"/>
            <w:sz w:val="28"/>
            <w:szCs w:val="28"/>
          </w:rPr>
          <w:delText>Remodeling of the Preoptic Area Drives Distinct Phases of Protandrous Sex Change</w:delText>
        </w:r>
        <w:commentRangeEnd w:id="4"/>
        <w:r w:rsidRPr="00B278B6" w:rsidDel="00AE16ED">
          <w:rPr>
            <w:rStyle w:val="CommentReference"/>
            <w:rFonts w:ascii="Arial" w:hAnsi="Arial" w:cs="Arial"/>
            <w:sz w:val="28"/>
            <w:szCs w:val="28"/>
          </w:rPr>
          <w:commentReference w:id="4"/>
        </w:r>
        <w:commentRangeEnd w:id="5"/>
        <w:r w:rsidRPr="00B278B6" w:rsidDel="00AE16ED">
          <w:rPr>
            <w:rStyle w:val="CommentReference"/>
            <w:rFonts w:ascii="Arial" w:hAnsi="Arial" w:cs="Arial"/>
            <w:sz w:val="28"/>
            <w:szCs w:val="28"/>
          </w:rPr>
          <w:commentReference w:id="5"/>
        </w:r>
      </w:del>
    </w:p>
    <w:p w14:paraId="47C3FD1F" w14:textId="77777777" w:rsidR="00013D8B" w:rsidRPr="00551E7E" w:rsidRDefault="00013D8B" w:rsidP="004816FA">
      <w:pPr>
        <w:rPr>
          <w:rFonts w:ascii="Arial" w:hAnsi="Arial" w:cs="Arial"/>
          <w:sz w:val="20"/>
          <w:szCs w:val="20"/>
        </w:rPr>
      </w:pPr>
    </w:p>
    <w:p w14:paraId="677098E3" w14:textId="30EFBD56" w:rsidR="006112BF" w:rsidRPr="00551E7E" w:rsidRDefault="004816FA" w:rsidP="004816FA">
      <w:pPr>
        <w:rPr>
          <w:rFonts w:ascii="Arial" w:hAnsi="Arial" w:cs="Arial"/>
          <w:sz w:val="20"/>
          <w:szCs w:val="20"/>
          <w:vertAlign w:val="superscript"/>
        </w:rPr>
      </w:pPr>
      <w:r w:rsidRPr="00551E7E">
        <w:rPr>
          <w:rFonts w:ascii="Arial" w:hAnsi="Arial" w:cs="Arial"/>
          <w:sz w:val="20"/>
          <w:szCs w:val="20"/>
        </w:rPr>
        <w:t>Gabriel J. Graham</w:t>
      </w:r>
      <w:r w:rsidRPr="00551E7E">
        <w:rPr>
          <w:rFonts w:ascii="Arial" w:hAnsi="Arial" w:cs="Arial"/>
          <w:sz w:val="20"/>
          <w:szCs w:val="20"/>
          <w:vertAlign w:val="superscript"/>
        </w:rPr>
        <w:t>1</w:t>
      </w:r>
      <w:r w:rsidRPr="00551E7E">
        <w:rPr>
          <w:rFonts w:ascii="Arial" w:hAnsi="Arial" w:cs="Arial"/>
          <w:sz w:val="20"/>
          <w:szCs w:val="20"/>
        </w:rPr>
        <w:t>, Kathryn E. Leatherbury</w:t>
      </w:r>
      <w:r w:rsidR="00CB445F" w:rsidRPr="00551E7E">
        <w:rPr>
          <w:rFonts w:ascii="Arial" w:hAnsi="Arial" w:cs="Arial"/>
          <w:sz w:val="20"/>
          <w:szCs w:val="20"/>
          <w:vertAlign w:val="superscript"/>
        </w:rPr>
        <w:t>2</w:t>
      </w:r>
      <w:r w:rsidRPr="00551E7E">
        <w:rPr>
          <w:rFonts w:ascii="Arial" w:hAnsi="Arial" w:cs="Arial"/>
          <w:sz w:val="20"/>
          <w:szCs w:val="20"/>
        </w:rPr>
        <w:t>, Yash Deswal</w:t>
      </w:r>
      <w:r w:rsidR="00CB445F" w:rsidRPr="00551E7E">
        <w:rPr>
          <w:rFonts w:ascii="Arial" w:hAnsi="Arial" w:cs="Arial"/>
          <w:sz w:val="20"/>
          <w:szCs w:val="20"/>
          <w:vertAlign w:val="superscript"/>
        </w:rPr>
        <w:t>3</w:t>
      </w:r>
      <w:r w:rsidRPr="00551E7E">
        <w:rPr>
          <w:rFonts w:ascii="Arial" w:hAnsi="Arial" w:cs="Arial"/>
          <w:sz w:val="20"/>
          <w:szCs w:val="20"/>
        </w:rPr>
        <w:t>, Emma M. Ibanez</w:t>
      </w:r>
      <w:r w:rsidR="00725FD3" w:rsidRPr="00551E7E">
        <w:rPr>
          <w:rFonts w:ascii="Arial" w:hAnsi="Arial" w:cs="Arial"/>
          <w:sz w:val="20"/>
          <w:szCs w:val="20"/>
          <w:vertAlign w:val="superscript"/>
        </w:rPr>
        <w:t>4</w:t>
      </w:r>
      <w:r w:rsidRPr="00551E7E">
        <w:rPr>
          <w:rFonts w:ascii="Arial" w:hAnsi="Arial" w:cs="Arial"/>
          <w:sz w:val="20"/>
          <w:szCs w:val="20"/>
        </w:rPr>
        <w:t>, Meghan G. Connolly</w:t>
      </w:r>
      <w:r w:rsidR="00725FD3" w:rsidRPr="00551E7E">
        <w:rPr>
          <w:rFonts w:ascii="Arial" w:hAnsi="Arial" w:cs="Arial"/>
          <w:sz w:val="20"/>
          <w:szCs w:val="20"/>
          <w:vertAlign w:val="superscript"/>
        </w:rPr>
        <w:t>5</w:t>
      </w:r>
      <w:r w:rsidRPr="00551E7E">
        <w:rPr>
          <w:rFonts w:ascii="Arial" w:hAnsi="Arial" w:cs="Arial"/>
          <w:sz w:val="20"/>
          <w:szCs w:val="20"/>
        </w:rPr>
        <w:t>, Coltan G. Parker</w:t>
      </w:r>
      <w:r w:rsidR="00725FD3" w:rsidRPr="00551E7E">
        <w:rPr>
          <w:rFonts w:ascii="Arial" w:hAnsi="Arial" w:cs="Arial"/>
          <w:sz w:val="20"/>
          <w:szCs w:val="20"/>
          <w:vertAlign w:val="superscript"/>
        </w:rPr>
        <w:t>6</w:t>
      </w:r>
      <w:r w:rsidRPr="00551E7E">
        <w:rPr>
          <w:rFonts w:ascii="Arial" w:hAnsi="Arial" w:cs="Arial"/>
          <w:sz w:val="20"/>
          <w:szCs w:val="20"/>
        </w:rPr>
        <w:t>, Zachary V. Johnson</w:t>
      </w:r>
      <w:r w:rsidR="00725FD3" w:rsidRPr="00551E7E">
        <w:rPr>
          <w:rFonts w:ascii="Arial" w:hAnsi="Arial" w:cs="Arial"/>
          <w:sz w:val="20"/>
          <w:szCs w:val="20"/>
          <w:vertAlign w:val="superscript"/>
        </w:rPr>
        <w:t>7</w:t>
      </w:r>
      <w:r w:rsidRPr="00551E7E">
        <w:rPr>
          <w:rFonts w:ascii="Arial" w:hAnsi="Arial" w:cs="Arial"/>
          <w:sz w:val="20"/>
          <w:szCs w:val="20"/>
        </w:rPr>
        <w:t>, Jeffrey T. Streelman</w:t>
      </w:r>
      <w:r w:rsidR="00725FD3" w:rsidRPr="00551E7E">
        <w:rPr>
          <w:rFonts w:ascii="Arial" w:hAnsi="Arial" w:cs="Arial"/>
          <w:sz w:val="20"/>
          <w:szCs w:val="20"/>
          <w:vertAlign w:val="superscript"/>
        </w:rPr>
        <w:t>2</w:t>
      </w:r>
      <w:r w:rsidRPr="00551E7E">
        <w:rPr>
          <w:rFonts w:ascii="Arial" w:hAnsi="Arial" w:cs="Arial"/>
          <w:sz w:val="20"/>
          <w:szCs w:val="20"/>
        </w:rPr>
        <w:t>, Justin S. Rhodes</w:t>
      </w:r>
      <w:r w:rsidR="00725FD3" w:rsidRPr="00551E7E">
        <w:rPr>
          <w:rFonts w:ascii="Arial" w:hAnsi="Arial" w:cs="Arial"/>
          <w:sz w:val="20"/>
          <w:szCs w:val="20"/>
          <w:vertAlign w:val="superscript"/>
        </w:rPr>
        <w:t>3</w:t>
      </w:r>
    </w:p>
    <w:p w14:paraId="25E24BA8" w14:textId="77777777" w:rsidR="006112BF" w:rsidRPr="00551E7E" w:rsidRDefault="006112BF" w:rsidP="004816FA">
      <w:pPr>
        <w:rPr>
          <w:rFonts w:ascii="Arial" w:hAnsi="Arial" w:cs="Arial"/>
          <w:sz w:val="20"/>
          <w:szCs w:val="20"/>
          <w:vertAlign w:val="superscript"/>
        </w:rPr>
      </w:pPr>
    </w:p>
    <w:p w14:paraId="6840D396" w14:textId="77777777" w:rsidR="006537FF" w:rsidRPr="00551E7E" w:rsidRDefault="006112BF">
      <w:pPr>
        <w:rPr>
          <w:rFonts w:ascii="Arial" w:hAnsi="Arial" w:cs="Arial"/>
          <w:sz w:val="20"/>
          <w:szCs w:val="20"/>
        </w:rPr>
      </w:pPr>
      <w:r w:rsidRPr="00551E7E">
        <w:rPr>
          <w:rFonts w:ascii="Arial" w:hAnsi="Arial" w:cs="Arial"/>
          <w:sz w:val="20"/>
          <w:szCs w:val="20"/>
          <w:vertAlign w:val="superscript"/>
        </w:rPr>
        <w:t>1</w:t>
      </w:r>
      <w:r w:rsidRPr="00551E7E">
        <w:rPr>
          <w:rFonts w:ascii="Arial" w:hAnsi="Arial" w:cs="Arial"/>
          <w:sz w:val="20"/>
          <w:szCs w:val="20"/>
        </w:rPr>
        <w:t xml:space="preserve"> </w:t>
      </w:r>
      <w:r w:rsidR="006537FF" w:rsidRPr="00551E7E">
        <w:rPr>
          <w:rFonts w:ascii="Arial" w:hAnsi="Arial" w:cs="Arial"/>
          <w:sz w:val="20"/>
          <w:szCs w:val="20"/>
        </w:rPr>
        <w:t xml:space="preserve">Mortimer B. Zuckerman Mind, Brain, and Behavior Institute, Columbia University, New York, NY, 10027, United States of America </w:t>
      </w:r>
    </w:p>
    <w:p w14:paraId="27F84D17" w14:textId="0F05E934" w:rsidR="006537FF" w:rsidRPr="00551E7E" w:rsidRDefault="006537FF" w:rsidP="006537FF">
      <w:pPr>
        <w:rPr>
          <w:rFonts w:ascii="Arial" w:hAnsi="Arial" w:cs="Arial"/>
          <w:sz w:val="20"/>
          <w:szCs w:val="20"/>
          <w:vertAlign w:val="superscript"/>
        </w:rPr>
      </w:pPr>
      <w:r w:rsidRPr="00551E7E">
        <w:rPr>
          <w:rFonts w:ascii="Arial" w:hAnsi="Arial" w:cs="Arial"/>
          <w:sz w:val="20"/>
          <w:szCs w:val="20"/>
          <w:vertAlign w:val="superscript"/>
        </w:rPr>
        <w:t xml:space="preserve">2 </w:t>
      </w:r>
      <w:r w:rsidR="00AA2D9D" w:rsidRPr="00551E7E">
        <w:rPr>
          <w:rFonts w:ascii="Arial" w:hAnsi="Arial" w:cs="Arial"/>
          <w:sz w:val="20"/>
          <w:szCs w:val="20"/>
        </w:rPr>
        <w:t>School of Biological Sciences, Georgia Institute of Technology, Atlanta, GA, 30332, USA</w:t>
      </w:r>
    </w:p>
    <w:p w14:paraId="400F7F98" w14:textId="05C95C5D" w:rsidR="006537FF" w:rsidRPr="00551E7E" w:rsidRDefault="006537FF" w:rsidP="006537FF">
      <w:pPr>
        <w:rPr>
          <w:rFonts w:ascii="Arial" w:hAnsi="Arial" w:cs="Arial"/>
          <w:sz w:val="20"/>
          <w:szCs w:val="20"/>
        </w:rPr>
      </w:pPr>
      <w:r w:rsidRPr="00551E7E">
        <w:rPr>
          <w:rFonts w:ascii="Arial" w:hAnsi="Arial" w:cs="Arial"/>
          <w:sz w:val="20"/>
          <w:szCs w:val="20"/>
          <w:vertAlign w:val="superscript"/>
        </w:rPr>
        <w:t>3</w:t>
      </w:r>
      <w:r w:rsidR="00AA2D9D" w:rsidRPr="00551E7E">
        <w:rPr>
          <w:rFonts w:ascii="Arial" w:hAnsi="Arial" w:cs="Arial"/>
          <w:sz w:val="20"/>
          <w:szCs w:val="20"/>
        </w:rPr>
        <w:t xml:space="preserve"> Department of Psychology, University of Illinois at Urbana-Champaign, Urbana, IL 61801, USA</w:t>
      </w:r>
    </w:p>
    <w:p w14:paraId="2DA00076" w14:textId="39C422B5" w:rsidR="006537FF" w:rsidRPr="00551E7E" w:rsidRDefault="006537FF" w:rsidP="006537FF">
      <w:pPr>
        <w:rPr>
          <w:rFonts w:ascii="Arial" w:hAnsi="Arial" w:cs="Arial"/>
          <w:sz w:val="20"/>
          <w:szCs w:val="20"/>
        </w:rPr>
      </w:pPr>
      <w:r w:rsidRPr="00551E7E">
        <w:rPr>
          <w:rFonts w:ascii="Arial" w:hAnsi="Arial" w:cs="Arial"/>
          <w:sz w:val="20"/>
          <w:szCs w:val="20"/>
          <w:vertAlign w:val="superscript"/>
        </w:rPr>
        <w:t>4</w:t>
      </w:r>
      <w:r w:rsidR="00AA2D9D" w:rsidRPr="00551E7E">
        <w:rPr>
          <w:rFonts w:ascii="Arial" w:hAnsi="Arial" w:cs="Arial"/>
          <w:sz w:val="20"/>
          <w:szCs w:val="20"/>
        </w:rPr>
        <w:t xml:space="preserve"> Department of Biology, MIT, Cambridge, MA 02139, USA</w:t>
      </w:r>
    </w:p>
    <w:p w14:paraId="7AC39591" w14:textId="5A79CB78" w:rsidR="006537FF" w:rsidRPr="00551E7E" w:rsidRDefault="006537FF" w:rsidP="006537FF">
      <w:pPr>
        <w:rPr>
          <w:rFonts w:ascii="Arial" w:hAnsi="Arial" w:cs="Arial"/>
          <w:sz w:val="20"/>
          <w:szCs w:val="20"/>
          <w:vertAlign w:val="superscript"/>
        </w:rPr>
      </w:pPr>
      <w:r w:rsidRPr="00551E7E">
        <w:rPr>
          <w:rFonts w:ascii="Arial" w:hAnsi="Arial" w:cs="Arial"/>
          <w:sz w:val="20"/>
          <w:szCs w:val="20"/>
          <w:vertAlign w:val="superscript"/>
        </w:rPr>
        <w:t>5</w:t>
      </w:r>
      <w:r w:rsidR="001770F5" w:rsidRPr="00551E7E">
        <w:rPr>
          <w:rFonts w:ascii="Arial" w:hAnsi="Arial" w:cs="Arial"/>
          <w:sz w:val="20"/>
          <w:szCs w:val="20"/>
        </w:rPr>
        <w:t xml:space="preserve"> Department of Chemistry, University of Alberta, Edmonton, Alberta, Canada</w:t>
      </w:r>
    </w:p>
    <w:p w14:paraId="5D5ED9A6" w14:textId="49560C09" w:rsidR="006537FF" w:rsidRPr="00551E7E" w:rsidRDefault="006537FF" w:rsidP="006537FF">
      <w:pPr>
        <w:rPr>
          <w:rFonts w:ascii="Arial" w:hAnsi="Arial" w:cs="Arial"/>
          <w:sz w:val="20"/>
          <w:szCs w:val="20"/>
        </w:rPr>
      </w:pPr>
      <w:r w:rsidRPr="00551E7E">
        <w:rPr>
          <w:rFonts w:ascii="Arial" w:hAnsi="Arial" w:cs="Arial"/>
          <w:sz w:val="20"/>
          <w:szCs w:val="20"/>
          <w:highlight w:val="yellow"/>
          <w:vertAlign w:val="superscript"/>
        </w:rPr>
        <w:t>6</w:t>
      </w:r>
      <w:r w:rsidR="00AA2D9D" w:rsidRPr="00551E7E">
        <w:rPr>
          <w:rFonts w:ascii="Arial" w:hAnsi="Arial" w:cs="Arial"/>
          <w:sz w:val="20"/>
          <w:szCs w:val="20"/>
          <w:highlight w:val="yellow"/>
          <w:vertAlign w:val="superscript"/>
        </w:rPr>
        <w:t xml:space="preserve"> </w:t>
      </w:r>
      <w:r w:rsidR="00AA2D9D" w:rsidRPr="00551E7E">
        <w:rPr>
          <w:rFonts w:ascii="Arial" w:hAnsi="Arial" w:cs="Arial"/>
          <w:sz w:val="20"/>
          <w:szCs w:val="20"/>
          <w:highlight w:val="yellow"/>
        </w:rPr>
        <w:t>xxColtan please add</w:t>
      </w:r>
    </w:p>
    <w:p w14:paraId="6C9A2FC2" w14:textId="24D0B2F6" w:rsidR="00C613B5" w:rsidRPr="00551E7E" w:rsidRDefault="00514562" w:rsidP="006537FF">
      <w:pPr>
        <w:rPr>
          <w:rFonts w:ascii="Arial" w:hAnsi="Arial" w:cs="Arial"/>
          <w:sz w:val="20"/>
          <w:szCs w:val="20"/>
          <w:vertAlign w:val="superscript"/>
        </w:rPr>
      </w:pPr>
      <w:r w:rsidRPr="00551E7E">
        <w:rPr>
          <w:rFonts w:ascii="Arial" w:hAnsi="Arial" w:cs="Arial"/>
          <w:sz w:val="20"/>
          <w:szCs w:val="20"/>
          <w:vertAlign w:val="superscript"/>
        </w:rPr>
        <w:t xml:space="preserve">7 </w:t>
      </w:r>
      <w:r w:rsidR="00AA2D9D" w:rsidRPr="00551E7E">
        <w:rPr>
          <w:rFonts w:ascii="Arial" w:hAnsi="Arial" w:cs="Arial"/>
          <w:sz w:val="20"/>
          <w:szCs w:val="20"/>
        </w:rPr>
        <w:t>Emory National Primate Research Center, Emory University, Atlanta, GA, USA</w:t>
      </w:r>
    </w:p>
    <w:p w14:paraId="34F89003" w14:textId="77777777" w:rsidR="00FF577F" w:rsidRPr="00551E7E" w:rsidRDefault="00FF577F" w:rsidP="00FF577F">
      <w:pPr>
        <w:rPr>
          <w:rFonts w:ascii="Arial" w:hAnsi="Arial" w:cs="Arial"/>
          <w:sz w:val="20"/>
          <w:szCs w:val="20"/>
        </w:rPr>
      </w:pPr>
    </w:p>
    <w:p w14:paraId="3EB991C4" w14:textId="77777777" w:rsidR="00FF577F" w:rsidRPr="00551E7E" w:rsidRDefault="00FF577F" w:rsidP="003218DF">
      <w:pPr>
        <w:rPr>
          <w:rFonts w:ascii="Arial" w:hAnsi="Arial" w:cs="Arial"/>
          <w:sz w:val="20"/>
          <w:szCs w:val="20"/>
        </w:rPr>
      </w:pPr>
      <w:r w:rsidRPr="00551E7E">
        <w:rPr>
          <w:rFonts w:ascii="Arial" w:hAnsi="Arial" w:cs="Arial"/>
          <w:sz w:val="20"/>
          <w:szCs w:val="20"/>
        </w:rPr>
        <w:t xml:space="preserve">Corresponding author:  </w:t>
      </w:r>
    </w:p>
    <w:p w14:paraId="7019DB66" w14:textId="77777777" w:rsidR="00FF577F" w:rsidRPr="00551E7E" w:rsidRDefault="00FF577F" w:rsidP="003218DF">
      <w:pPr>
        <w:rPr>
          <w:rFonts w:ascii="Arial" w:hAnsi="Arial" w:cs="Arial"/>
          <w:sz w:val="20"/>
          <w:szCs w:val="20"/>
        </w:rPr>
      </w:pPr>
      <w:r w:rsidRPr="00551E7E">
        <w:rPr>
          <w:rFonts w:ascii="Arial" w:hAnsi="Arial" w:cs="Arial"/>
          <w:sz w:val="20"/>
          <w:szCs w:val="20"/>
        </w:rPr>
        <w:t>Justin S. Rhodes</w:t>
      </w:r>
    </w:p>
    <w:p w14:paraId="2B02D809" w14:textId="77777777" w:rsidR="00FF577F" w:rsidRPr="00551E7E" w:rsidRDefault="00FF577F" w:rsidP="003218DF">
      <w:pPr>
        <w:rPr>
          <w:rFonts w:ascii="Arial" w:hAnsi="Arial" w:cs="Arial"/>
          <w:sz w:val="20"/>
          <w:szCs w:val="20"/>
        </w:rPr>
      </w:pPr>
      <w:r w:rsidRPr="00551E7E">
        <w:rPr>
          <w:rFonts w:ascii="Arial" w:hAnsi="Arial" w:cs="Arial"/>
          <w:sz w:val="20"/>
          <w:szCs w:val="20"/>
        </w:rPr>
        <w:t>Department of Psychology</w:t>
      </w:r>
    </w:p>
    <w:p w14:paraId="27268E0A" w14:textId="77777777" w:rsidR="00FF577F" w:rsidRPr="00551E7E" w:rsidRDefault="00FF577F" w:rsidP="003218DF">
      <w:pPr>
        <w:rPr>
          <w:rFonts w:ascii="Arial" w:hAnsi="Arial" w:cs="Arial"/>
          <w:sz w:val="20"/>
          <w:szCs w:val="20"/>
        </w:rPr>
      </w:pPr>
      <w:r w:rsidRPr="00551E7E">
        <w:rPr>
          <w:rFonts w:ascii="Arial" w:hAnsi="Arial" w:cs="Arial"/>
          <w:sz w:val="20"/>
          <w:szCs w:val="20"/>
        </w:rPr>
        <w:t>603 East Daniel St., Champaign, IL 61820</w:t>
      </w:r>
    </w:p>
    <w:p w14:paraId="0D23D507" w14:textId="77777777" w:rsidR="00FF577F" w:rsidRPr="00551E7E" w:rsidRDefault="00FF577F" w:rsidP="003218DF">
      <w:pPr>
        <w:rPr>
          <w:rFonts w:ascii="Arial" w:hAnsi="Arial" w:cs="Arial"/>
          <w:sz w:val="20"/>
          <w:szCs w:val="20"/>
        </w:rPr>
      </w:pPr>
      <w:r w:rsidRPr="00551E7E">
        <w:rPr>
          <w:rFonts w:ascii="Arial" w:hAnsi="Arial" w:cs="Arial"/>
          <w:sz w:val="20"/>
          <w:szCs w:val="20"/>
        </w:rPr>
        <w:t>Email: jrhodes@illinois.edu</w:t>
      </w:r>
    </w:p>
    <w:p w14:paraId="304419E3" w14:textId="77777777" w:rsidR="00370690" w:rsidRDefault="00FF577F" w:rsidP="003218DF">
      <w:pPr>
        <w:rPr>
          <w:rFonts w:ascii="Arial" w:hAnsi="Arial" w:cs="Arial"/>
          <w:sz w:val="20"/>
          <w:szCs w:val="20"/>
        </w:rPr>
      </w:pPr>
      <w:r w:rsidRPr="00551E7E">
        <w:rPr>
          <w:rFonts w:ascii="Arial" w:hAnsi="Arial" w:cs="Arial"/>
          <w:sz w:val="20"/>
          <w:szCs w:val="20"/>
        </w:rPr>
        <w:t>Phone: 503-413-9241</w:t>
      </w:r>
    </w:p>
    <w:p w14:paraId="2C025C1F" w14:textId="77777777" w:rsidR="00370690" w:rsidRDefault="00370690" w:rsidP="00370690">
      <w:pPr>
        <w:tabs>
          <w:tab w:val="left" w:pos="2405"/>
        </w:tabs>
        <w:rPr>
          <w:rFonts w:ascii="Arial" w:hAnsi="Arial" w:cs="Arial"/>
          <w:sz w:val="20"/>
          <w:szCs w:val="20"/>
        </w:rPr>
      </w:pPr>
    </w:p>
    <w:p w14:paraId="69B2089E"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Author Contributions</w:t>
      </w:r>
    </w:p>
    <w:p w14:paraId="42F29D12"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Competing Interest Statement</w:t>
      </w:r>
    </w:p>
    <w:p w14:paraId="34331622"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Classification</w:t>
      </w:r>
    </w:p>
    <w:p w14:paraId="1B4B289E"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Keywords</w:t>
      </w:r>
    </w:p>
    <w:p w14:paraId="25D9234C" w14:textId="77777777" w:rsidR="00370690" w:rsidRPr="00370690" w:rsidRDefault="00370690" w:rsidP="00370690">
      <w:pPr>
        <w:rPr>
          <w:rFonts w:ascii="Arial" w:hAnsi="Arial" w:cs="Arial"/>
          <w:b/>
          <w:bCs/>
          <w:sz w:val="20"/>
          <w:szCs w:val="20"/>
        </w:rPr>
      </w:pPr>
    </w:p>
    <w:p w14:paraId="162BEE62" w14:textId="77777777" w:rsidR="00370690" w:rsidRPr="00370690" w:rsidRDefault="00370690" w:rsidP="00370690">
      <w:pPr>
        <w:rPr>
          <w:rFonts w:ascii="Arial" w:hAnsi="Arial" w:cs="Arial"/>
          <w:b/>
          <w:bCs/>
          <w:sz w:val="20"/>
          <w:szCs w:val="20"/>
        </w:rPr>
      </w:pPr>
      <w:r w:rsidRPr="00370690">
        <w:rPr>
          <w:rFonts w:ascii="Arial" w:hAnsi="Arial" w:cs="Arial"/>
          <w:b/>
          <w:bCs/>
          <w:sz w:val="20"/>
          <w:szCs w:val="20"/>
        </w:rPr>
        <w:t>This PDF file includes:</w:t>
      </w:r>
    </w:p>
    <w:p w14:paraId="2E64DBED" w14:textId="77777777" w:rsidR="00370690" w:rsidRPr="00370690" w:rsidRDefault="00370690" w:rsidP="00370690">
      <w:pPr>
        <w:ind w:firstLine="720"/>
        <w:rPr>
          <w:rFonts w:ascii="Arial" w:hAnsi="Arial" w:cs="Arial"/>
          <w:sz w:val="20"/>
          <w:szCs w:val="20"/>
        </w:rPr>
      </w:pPr>
      <w:r w:rsidRPr="00370690">
        <w:rPr>
          <w:rFonts w:ascii="Arial" w:hAnsi="Arial" w:cs="Arial"/>
          <w:sz w:val="20"/>
          <w:szCs w:val="20"/>
        </w:rPr>
        <w:t>Main Text</w:t>
      </w:r>
    </w:p>
    <w:p w14:paraId="6E55E105" w14:textId="77777777" w:rsidR="00370690" w:rsidRPr="00370690" w:rsidRDefault="00370690" w:rsidP="00370690">
      <w:pPr>
        <w:ind w:firstLine="720"/>
        <w:rPr>
          <w:rFonts w:ascii="Arial" w:hAnsi="Arial" w:cs="Arial"/>
          <w:sz w:val="20"/>
          <w:szCs w:val="20"/>
        </w:rPr>
      </w:pPr>
      <w:r w:rsidRPr="00370690">
        <w:rPr>
          <w:rFonts w:ascii="Arial" w:hAnsi="Arial" w:cs="Arial"/>
          <w:sz w:val="20"/>
          <w:szCs w:val="20"/>
        </w:rPr>
        <w:t>Figures 1 to X</w:t>
      </w:r>
    </w:p>
    <w:p w14:paraId="448614B8" w14:textId="1E20D458" w:rsidR="00E1149A" w:rsidRPr="00370690" w:rsidRDefault="006537FF" w:rsidP="00370690">
      <w:pPr>
        <w:rPr>
          <w:rFonts w:ascii="Arial" w:hAnsi="Arial" w:cs="Arial"/>
          <w:b/>
          <w:bCs/>
          <w:sz w:val="20"/>
          <w:szCs w:val="20"/>
        </w:rPr>
      </w:pPr>
      <w:r w:rsidRPr="00370690">
        <w:rPr>
          <w:rFonts w:ascii="Arial" w:hAnsi="Arial" w:cs="Arial"/>
          <w:b/>
          <w:bCs/>
          <w:sz w:val="20"/>
          <w:szCs w:val="20"/>
        </w:rPr>
        <w:br w:type="page"/>
      </w:r>
      <w:r w:rsidR="00E1149A" w:rsidRPr="00370690">
        <w:rPr>
          <w:rFonts w:ascii="Arial" w:hAnsi="Arial" w:cs="Arial"/>
          <w:b/>
          <w:bCs/>
          <w:sz w:val="20"/>
          <w:szCs w:val="20"/>
        </w:rPr>
        <w:lastRenderedPageBreak/>
        <w:t>Abstract</w:t>
      </w:r>
    </w:p>
    <w:p w14:paraId="30ED63F8" w14:textId="51259984" w:rsidR="00E1149A" w:rsidRPr="00551E7E" w:rsidRDefault="00A335BB" w:rsidP="00B27562">
      <w:pPr>
        <w:ind w:firstLine="720"/>
        <w:rPr>
          <w:rFonts w:ascii="Arial" w:hAnsi="Arial" w:cs="Arial"/>
          <w:sz w:val="20"/>
          <w:szCs w:val="20"/>
        </w:rPr>
      </w:pPr>
      <w:r w:rsidRPr="00551E7E">
        <w:rPr>
          <w:rFonts w:ascii="Arial" w:hAnsi="Arial" w:cs="Arial"/>
          <w:sz w:val="20"/>
          <w:szCs w:val="20"/>
        </w:rPr>
        <w:t>Phenotypic plasticity allows organisms to modify behavior, physiology, and morphology in response to environmental change. Among its most dramatic forms is adult sex change, in which social cues trigger transformation from one functional sex to another. In the protandrous anemonefish (</w:t>
      </w:r>
      <w:r w:rsidRPr="00551E7E">
        <w:rPr>
          <w:rFonts w:ascii="Arial" w:hAnsi="Arial" w:cs="Arial"/>
          <w:i/>
          <w:iCs/>
          <w:sz w:val="20"/>
          <w:szCs w:val="20"/>
        </w:rPr>
        <w:t>Amphiprion ocellaris</w:t>
      </w:r>
      <w:r w:rsidRPr="00551E7E">
        <w:rPr>
          <w:rFonts w:ascii="Arial" w:hAnsi="Arial" w:cs="Arial"/>
          <w:sz w:val="20"/>
          <w:szCs w:val="20"/>
        </w:rPr>
        <w:t xml:space="preserve">), males become females after attaining social dominance, but how the brain orchestrates this transition remains poorly understood. We combined single-nucleus multiomics (RNA and ATAC), spatial transcriptomics, </w:t>
      </w:r>
      <w:r w:rsidR="00540717" w:rsidRPr="00551E7E">
        <w:rPr>
          <w:rFonts w:ascii="Arial" w:hAnsi="Arial" w:cs="Arial"/>
          <w:sz w:val="20"/>
          <w:szCs w:val="20"/>
        </w:rPr>
        <w:t>sex hormone profiling, gonadal histology and</w:t>
      </w:r>
      <w:r w:rsidRPr="00551E7E">
        <w:rPr>
          <w:rFonts w:ascii="Arial" w:hAnsi="Arial" w:cs="Arial"/>
          <w:sz w:val="20"/>
          <w:szCs w:val="20"/>
        </w:rPr>
        <w:t xml:space="preserve"> behavior</w:t>
      </w:r>
      <w:r w:rsidR="00540717" w:rsidRPr="00551E7E">
        <w:rPr>
          <w:rFonts w:ascii="Arial" w:hAnsi="Arial" w:cs="Arial"/>
          <w:sz w:val="20"/>
          <w:szCs w:val="20"/>
        </w:rPr>
        <w:t>al analysis</w:t>
      </w:r>
      <w:r w:rsidRPr="00551E7E">
        <w:rPr>
          <w:rFonts w:ascii="Arial" w:hAnsi="Arial" w:cs="Arial"/>
          <w:sz w:val="20"/>
          <w:szCs w:val="20"/>
        </w:rPr>
        <w:t xml:space="preserve"> to characterize remodeling of the preoptic area (POA) and adjacent regions across sex change. Analysis of 35,364 nuclei revealed extensive cell-type-specific remodeling, with radial glia cells (RGCs) and POA neurons showing </w:t>
      </w:r>
      <w:r w:rsidR="00540717" w:rsidRPr="00551E7E">
        <w:rPr>
          <w:rFonts w:ascii="Arial" w:hAnsi="Arial" w:cs="Arial"/>
          <w:sz w:val="20"/>
          <w:szCs w:val="20"/>
        </w:rPr>
        <w:t xml:space="preserve">the most </w:t>
      </w:r>
      <w:r w:rsidRPr="00551E7E">
        <w:rPr>
          <w:rFonts w:ascii="Arial" w:hAnsi="Arial" w:cs="Arial"/>
          <w:sz w:val="20"/>
          <w:szCs w:val="20"/>
        </w:rPr>
        <w:t xml:space="preserve">prominent changes in abundance, gene expression, and chromatin accessibility. Machine-learning models revealed asynchronous transitions across cell types, with many female-specific transcriptional programs emerging only after gonadal transformation. During the intermediate phase, RGCs showed reduced brain aromatase and transcriptional and chromatin signatures consistent with increased neurogenic activity. POA neurons concurrently showed evidence of immature-neuron incorporation, including expansion of a cholecystokinin-expressing population implicated in ovarian development. Changes in POA neuropeptide expression </w:t>
      </w:r>
      <w:r w:rsidR="00D70532" w:rsidRPr="00551E7E">
        <w:rPr>
          <w:rFonts w:ascii="Arial" w:hAnsi="Arial" w:cs="Arial"/>
          <w:sz w:val="20"/>
          <w:szCs w:val="20"/>
        </w:rPr>
        <w:t>predict</w:t>
      </w:r>
      <w:r w:rsidRPr="00551E7E">
        <w:rPr>
          <w:rFonts w:ascii="Arial" w:hAnsi="Arial" w:cs="Arial"/>
          <w:sz w:val="20"/>
          <w:szCs w:val="20"/>
        </w:rPr>
        <w:t xml:space="preserve"> decreased luteinizing hormone</w:t>
      </w:r>
      <w:r w:rsidR="000B4F36" w:rsidRPr="00551E7E">
        <w:rPr>
          <w:rFonts w:ascii="Arial" w:hAnsi="Arial" w:cs="Arial"/>
          <w:sz w:val="20"/>
          <w:szCs w:val="20"/>
        </w:rPr>
        <w:t xml:space="preserve"> (LH)</w:t>
      </w:r>
      <w:r w:rsidRPr="00551E7E">
        <w:rPr>
          <w:rFonts w:ascii="Arial" w:hAnsi="Arial" w:cs="Arial"/>
          <w:sz w:val="20"/>
          <w:szCs w:val="20"/>
        </w:rPr>
        <w:t xml:space="preserve"> and increased follicle-stimulating hormone</w:t>
      </w:r>
      <w:r w:rsidR="000B4F36" w:rsidRPr="00551E7E">
        <w:rPr>
          <w:rFonts w:ascii="Arial" w:hAnsi="Arial" w:cs="Arial"/>
          <w:sz w:val="20"/>
          <w:szCs w:val="20"/>
        </w:rPr>
        <w:t xml:space="preserve"> (FSH)</w:t>
      </w:r>
      <w:r w:rsidRPr="00551E7E">
        <w:rPr>
          <w:rFonts w:ascii="Arial" w:hAnsi="Arial" w:cs="Arial"/>
          <w:sz w:val="20"/>
          <w:szCs w:val="20"/>
        </w:rPr>
        <w:t xml:space="preserve"> production</w:t>
      </w:r>
      <w:r w:rsidR="00540717" w:rsidRPr="00551E7E">
        <w:rPr>
          <w:rFonts w:ascii="Arial" w:hAnsi="Arial" w:cs="Arial"/>
          <w:sz w:val="20"/>
          <w:szCs w:val="20"/>
        </w:rPr>
        <w:t xml:space="preserve"> as sex change progressed</w:t>
      </w:r>
      <w:r w:rsidRPr="00551E7E">
        <w:rPr>
          <w:rFonts w:ascii="Arial" w:hAnsi="Arial" w:cs="Arial"/>
          <w:sz w:val="20"/>
          <w:szCs w:val="20"/>
        </w:rPr>
        <w:t xml:space="preserve">. Regulatory analyses implicated </w:t>
      </w:r>
      <w:r w:rsidRPr="00551E7E">
        <w:rPr>
          <w:rFonts w:ascii="Arial" w:hAnsi="Arial" w:cs="Arial"/>
          <w:i/>
          <w:iCs/>
          <w:sz w:val="20"/>
          <w:szCs w:val="20"/>
        </w:rPr>
        <w:t>gli1</w:t>
      </w:r>
      <w:r w:rsidRPr="00551E7E">
        <w:rPr>
          <w:rFonts w:ascii="Arial" w:hAnsi="Arial" w:cs="Arial"/>
          <w:sz w:val="20"/>
          <w:szCs w:val="20"/>
        </w:rPr>
        <w:t xml:space="preserve"> and </w:t>
      </w:r>
      <w:r w:rsidRPr="00551E7E">
        <w:rPr>
          <w:rFonts w:ascii="Arial" w:hAnsi="Arial" w:cs="Arial"/>
          <w:i/>
          <w:iCs/>
          <w:sz w:val="20"/>
          <w:szCs w:val="20"/>
        </w:rPr>
        <w:t>uncx</w:t>
      </w:r>
      <w:r w:rsidRPr="00551E7E">
        <w:rPr>
          <w:rFonts w:ascii="Arial" w:hAnsi="Arial" w:cs="Arial"/>
          <w:sz w:val="20"/>
          <w:szCs w:val="20"/>
        </w:rPr>
        <w:t xml:space="preserve"> in RGC remodeling and </w:t>
      </w:r>
      <w:r w:rsidRPr="00551E7E">
        <w:rPr>
          <w:rFonts w:ascii="Arial" w:hAnsi="Arial" w:cs="Arial"/>
          <w:i/>
          <w:iCs/>
          <w:sz w:val="20"/>
          <w:szCs w:val="20"/>
        </w:rPr>
        <w:t>esr2b</w:t>
      </w:r>
      <w:r w:rsidRPr="00551E7E">
        <w:rPr>
          <w:rFonts w:ascii="Arial" w:hAnsi="Arial" w:cs="Arial"/>
          <w:sz w:val="20"/>
          <w:szCs w:val="20"/>
        </w:rPr>
        <w:t xml:space="preserve">, </w:t>
      </w:r>
      <w:r w:rsidRPr="00551E7E">
        <w:rPr>
          <w:rFonts w:ascii="Arial" w:hAnsi="Arial" w:cs="Arial"/>
          <w:i/>
          <w:iCs/>
          <w:sz w:val="20"/>
          <w:szCs w:val="20"/>
        </w:rPr>
        <w:t>pgr</w:t>
      </w:r>
      <w:r w:rsidRPr="00551E7E">
        <w:rPr>
          <w:rFonts w:ascii="Arial" w:hAnsi="Arial" w:cs="Arial"/>
          <w:sz w:val="20"/>
          <w:szCs w:val="20"/>
        </w:rPr>
        <w:t xml:space="preserve">, </w:t>
      </w:r>
      <w:r w:rsidRPr="00551E7E">
        <w:rPr>
          <w:rFonts w:ascii="Arial" w:hAnsi="Arial" w:cs="Arial"/>
          <w:i/>
          <w:iCs/>
          <w:sz w:val="20"/>
          <w:szCs w:val="20"/>
        </w:rPr>
        <w:t>ar</w:t>
      </w:r>
      <w:r w:rsidRPr="00551E7E">
        <w:rPr>
          <w:rFonts w:ascii="Arial" w:hAnsi="Arial" w:cs="Arial"/>
          <w:sz w:val="20"/>
          <w:szCs w:val="20"/>
        </w:rPr>
        <w:t xml:space="preserve">, and </w:t>
      </w:r>
      <w:r w:rsidRPr="00551E7E">
        <w:rPr>
          <w:rFonts w:ascii="Arial" w:hAnsi="Arial" w:cs="Arial"/>
          <w:i/>
          <w:iCs/>
          <w:sz w:val="20"/>
          <w:szCs w:val="20"/>
        </w:rPr>
        <w:t>egr1</w:t>
      </w:r>
      <w:r w:rsidRPr="00551E7E">
        <w:rPr>
          <w:rFonts w:ascii="Arial" w:hAnsi="Arial" w:cs="Arial"/>
          <w:sz w:val="20"/>
          <w:szCs w:val="20"/>
        </w:rPr>
        <w:t xml:space="preserve"> in POA neurons. Together, these findings support a parallel model in which remodeling of LH-regulating cells and production of new FSH-stimulating cells establish a neural substrate for sex change, while broader feminization of pituitary-regulating circuits follows ovarian development and the altered sex-steroid milieu.</w:t>
      </w:r>
    </w:p>
    <w:p w14:paraId="285DA173" w14:textId="77777777" w:rsidR="00E1149A" w:rsidRPr="00551E7E" w:rsidRDefault="00E1149A">
      <w:pPr>
        <w:rPr>
          <w:rFonts w:ascii="Arial" w:hAnsi="Arial" w:cs="Arial"/>
          <w:b/>
          <w:bCs/>
          <w:sz w:val="20"/>
          <w:szCs w:val="20"/>
          <w:u w:val="single"/>
        </w:rPr>
      </w:pPr>
      <w:r w:rsidRPr="00551E7E">
        <w:rPr>
          <w:rFonts w:ascii="Arial" w:hAnsi="Arial" w:cs="Arial"/>
          <w:b/>
          <w:bCs/>
          <w:sz w:val="20"/>
          <w:szCs w:val="20"/>
          <w:u w:val="single"/>
        </w:rPr>
        <w:br w:type="page"/>
      </w:r>
    </w:p>
    <w:p w14:paraId="2275A4A1" w14:textId="756DED22" w:rsidR="00551E7E" w:rsidRPr="00551E7E" w:rsidRDefault="00551E7E" w:rsidP="003218DF">
      <w:pPr>
        <w:rPr>
          <w:rFonts w:ascii="Arial" w:hAnsi="Arial" w:cs="Arial"/>
          <w:b/>
          <w:bCs/>
          <w:sz w:val="20"/>
          <w:szCs w:val="20"/>
        </w:rPr>
      </w:pPr>
      <w:r w:rsidRPr="00551E7E">
        <w:rPr>
          <w:rFonts w:ascii="Arial" w:hAnsi="Arial" w:cs="Arial"/>
          <w:b/>
          <w:bCs/>
          <w:sz w:val="20"/>
          <w:szCs w:val="20"/>
        </w:rPr>
        <w:lastRenderedPageBreak/>
        <w:t>Main Text</w:t>
      </w:r>
    </w:p>
    <w:p w14:paraId="1E20ED99" w14:textId="427876E2" w:rsidR="00E1149A" w:rsidRPr="00551E7E" w:rsidRDefault="00E1149A" w:rsidP="003218DF">
      <w:pPr>
        <w:rPr>
          <w:rFonts w:ascii="Arial" w:hAnsi="Arial" w:cs="Arial"/>
          <w:b/>
          <w:bCs/>
          <w:sz w:val="20"/>
          <w:szCs w:val="20"/>
        </w:rPr>
      </w:pPr>
      <w:commentRangeStart w:id="7"/>
      <w:r w:rsidRPr="00551E7E">
        <w:rPr>
          <w:rFonts w:ascii="Arial" w:hAnsi="Arial" w:cs="Arial"/>
          <w:b/>
          <w:bCs/>
          <w:sz w:val="20"/>
          <w:szCs w:val="20"/>
        </w:rPr>
        <w:t>Introduction</w:t>
      </w:r>
      <w:commentRangeEnd w:id="7"/>
      <w:r w:rsidR="00BA05D3" w:rsidRPr="00551E7E">
        <w:rPr>
          <w:rStyle w:val="CommentReference"/>
          <w:rFonts w:ascii="Arial" w:hAnsi="Arial" w:cs="Arial"/>
          <w:b/>
          <w:bCs/>
          <w:sz w:val="20"/>
          <w:szCs w:val="20"/>
        </w:rPr>
        <w:commentReference w:id="7"/>
      </w:r>
    </w:p>
    <w:p w14:paraId="1FC47503" w14:textId="21986AD8"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The ability of the adult brain to reorganize in response to changing environmental conditions is one of the most remarkable adaptations in biology. Across </w:t>
      </w:r>
      <w:r w:rsidR="00810A40" w:rsidRPr="00551E7E">
        <w:rPr>
          <w:rFonts w:ascii="Arial" w:hAnsi="Arial" w:cs="Arial"/>
          <w:sz w:val="20"/>
          <w:szCs w:val="20"/>
        </w:rPr>
        <w:t>vertebrate taxa</w:t>
      </w:r>
      <w:r w:rsidRPr="00551E7E">
        <w:rPr>
          <w:rFonts w:ascii="Arial" w:hAnsi="Arial" w:cs="Arial"/>
          <w:sz w:val="20"/>
          <w:szCs w:val="20"/>
        </w:rPr>
        <w:t xml:space="preserve">, </w:t>
      </w:r>
      <w:r w:rsidR="00810A40" w:rsidRPr="00551E7E">
        <w:rPr>
          <w:rFonts w:ascii="Arial" w:hAnsi="Arial" w:cs="Arial"/>
          <w:sz w:val="20"/>
          <w:szCs w:val="20"/>
        </w:rPr>
        <w:t>neuroplasticity</w:t>
      </w:r>
      <w:r w:rsidRPr="00551E7E">
        <w:rPr>
          <w:rFonts w:ascii="Arial" w:hAnsi="Arial" w:cs="Arial"/>
          <w:sz w:val="20"/>
          <w:szCs w:val="20"/>
        </w:rPr>
        <w:t xml:space="preserve"> allows animals to modify behavior, physiology, and reproduction in ways that improve fitness in an unpredictable world. </w:t>
      </w:r>
      <w:r w:rsidR="00CC4CF3" w:rsidRPr="00551E7E">
        <w:rPr>
          <w:rFonts w:ascii="Arial" w:hAnsi="Arial" w:cs="Arial"/>
          <w:sz w:val="20"/>
          <w:szCs w:val="20"/>
        </w:rPr>
        <w:t xml:space="preserve">Such plasticity can be extensive, ranging from changes in neural structure and connectivity to adult neurogenesis and, in some vertebrates, regeneration of damaged neural tissue </w:t>
      </w:r>
      <w:r w:rsidR="000B4F36"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pmDzwsFy","properties":{"unsorted":false,"formattedCitation":"(1\\uc0\\u8211{}3)","plainCitation":"(1–3)","noteIndex":0},"citationItems":[{"id":6605,"uris":["http://zotero.org/users/11313215/items/SLRSZL5X"],"itemData":{"id":6605,"type":"article-journal","abstract":"Traumatic brain injury (TBI) is a global health challenge, leading to chronic cognitive and motor deficits. The limited neuroregenerative capacity of adult mammals hampers the development of effective therapies. In contrast, zebrafish exhibit remarkable brain regeneration, making them an ideal model for studying molecular and cellular mechanisms underlying TBI.","container-title":"Journal of Translational Medicine","DOI":"10.1186/s12967-025-07400-7","ISSN":"1479-5876","issue":"1","journalAbbreviation":"J Transl Med","language":"en","page":"87","source":"Springer Link","title":"From injury to recovery: transcriptomic dynamics in zebrafish brain regeneration","title-short":"From injury to recovery","volume":"24","author":[{"family":"Bhasin","given":"Sidharth"},{"family":"Kaushal","given":"Shruti"},{"family":"Srivastava","given":"Priyanka Prakash"},{"family":"Menon","given":"Manoj B."},{"family":"Ramachandran","given":"Rajesh"},{"family":"Dhanjal","given":"Jaspreet Kaur"},{"family":"Minocha","given":"Shilpi"}],"issued":{"date-parts":[["2025",12,2]]}}},{"id":6612,"uris":["http://zotero.org/users/11313215/items/N8VY9388"],"itemData":{"id":6612,"type":"article-journal","abstract":"The capacity of the central nervous system for structural plasticity and regeneration is commonly believed to show a decreasing progression from “small and simple” brains to the larger, more complex brains of mammals. However, recent findings revealed that some forms of neural plasticity can show a reverse trend. Although plasticity is a well-preserved, transversal feature across the animal world, a variety of cell populations and mechanisms seem to have evolved to enable structural modifications to take place in widely different brains, likely as adaptations to selective pressures. Increasing evidence now indicates that a trade-off has occurred between regenerative (mostly stem cell–driven) plasticity and developmental (mostly juvenile) remodeling, with the latter primarily aimed not at brain repair but rather at “sculpting” the neural circuits based on experience. In particular, an evolutionary trade-off has occurred between neurogenic processes intended to support the possibility of recruiting new neurons throughout life and the different ways of obtaining new neurons, and between the different brain locations in which plasticity occurs. This review first briefly surveys the different types of plasticity and the complexity of their possible outcomes and then focuses on recent findings showing that the mammalian brain has a stem cell–independent integration of new neurons into pre-existing (mature) neural circuits. This process is still largely unknown but involves neuronal cells that have been blocked in arrested maturation since their embryonic origin (also termed “immature” or “dormant” neurons). These cells can then restart maturation throughout the animal’s lifespan to become functional neurons in brain regions, such as the cerebral cortex and amygdala, that are relevant to high-order cognition and emotions. Unlike stem cell–driven postnatal/adult neurogenesis, which significantly decreases from small-brained, short-living species to large-brained ones, immature neurons are particularly abundant in large-brained, long-living mammals, including humans. The immature neural cell populations hosted in these complex brains are an interesting example of an “enlarged road” in the phylogenetic trend of plastic potential decreases commonly observed in the animal world. The topic of dormant neurons that covary with brain size and gyrencephaly represents a prospective turning point in the field of neuroplasticity, with important translational outcomes. These cells can represent a reservoir of undifferentiated neurons, potentially granting plasticity within the high-order circuits subserving the most sophisticated cognitive skills that are important in the growing brains of young, healthy individuals and are frequently affected by debilitating neurodevelopmental and degenerative disorders.","container-title":"Neural Regeneration Research","DOI":"10.4103/NRR.NRR-D-24-01438","ISSN":"1673-5374","issue":"5","journalAbbreviation":"Neural Regen Res","page":"1669-1680","PMID":"40145954","PMCID":"PMC12694648","source":"PubMed Central","title":"Brain structural plasticity in large-brained mammals: Not only narrowing roads","title-short":"Brain structural plasticity in large-brained mammals","volume":"21","author":[{"family":"Ghibaudi","given":"Marco"},{"family":"Zanone","given":"Alessandro"},{"family":"Bonfanti","given":"Luca"}],"issued":{"date-parts":[["2025",3,25]]}}},{"id":6609,"uris":["http://zotero.org/users/11313215/items/SQNBBMBA"],"itemData":{"id":6609,"type":"article-journal","abstract":"In all vertebrate species studied thus far, the adult central nervous system harbors neural stem cells that sustain constitutive neurogenesis, as well as latent neural progenitors that can be awakened in lesional contexts. In spite of this common theme, many species differ dramatically in their ability to recruit constitutive progenitors, to awaken latent progenitors, or to enhance or bias neural progenitor fate to achieve successful neuronal repair. This Review summarizes the striking similarities in the essential molecular and cellular properties of adult neural stem cells between different vertebrate species, both under physiological and reparative conditions. It also emphasizes the differences in the reparative process across evolution and how the study of non-mammalian models can provide insights into both basic neural stem cell properties and stimulatory cues shared between vertebrates, and subsequent neurogenic events, which are abortive under reparative conditions in mammals.","container-title":"Development","DOI":"10.1242/dev.122796","ISSN":"0950-1991","issue":"5","journalAbbreviation":"Development","page":"741-753","source":"Silverchair","title":"A comparative view of regenerative neurogenesis in vertebrates","volume":"143","author":[{"family":"Alunni","given":"Alessandro"},{"family":"Bally-Cuif","given":"Laure"}],"issued":{"date-parts":[["2016",3,1]]}}}],"schema":"https://github.com/citation-style-language/schema/raw/master/csl-citation.json"} </w:instrText>
      </w:r>
      <w:r w:rsidR="000B4F36" w:rsidRPr="00551E7E">
        <w:rPr>
          <w:rFonts w:ascii="Arial" w:hAnsi="Arial" w:cs="Arial"/>
          <w:sz w:val="20"/>
          <w:szCs w:val="20"/>
        </w:rPr>
        <w:fldChar w:fldCharType="separate"/>
      </w:r>
      <w:r w:rsidR="0072390C" w:rsidRPr="00551E7E">
        <w:rPr>
          <w:rFonts w:ascii="Arial" w:hAnsi="Arial" w:cs="Arial"/>
          <w:color w:val="000000"/>
          <w:kern w:val="0"/>
          <w:sz w:val="20"/>
          <w:szCs w:val="20"/>
        </w:rPr>
        <w:t>(1–3)</w:t>
      </w:r>
      <w:r w:rsidR="000B4F36" w:rsidRPr="00551E7E">
        <w:rPr>
          <w:rFonts w:ascii="Arial" w:hAnsi="Arial" w:cs="Arial"/>
          <w:sz w:val="20"/>
          <w:szCs w:val="20"/>
        </w:rPr>
        <w:fldChar w:fldCharType="end"/>
      </w:r>
      <w:r w:rsidR="00CC4CF3" w:rsidRPr="00551E7E">
        <w:rPr>
          <w:rFonts w:ascii="Arial" w:hAnsi="Arial" w:cs="Arial"/>
          <w:sz w:val="20"/>
          <w:szCs w:val="20"/>
        </w:rPr>
        <w:t xml:space="preserve">. Yet few naturally occurring forms of adult plasticity require the brain to coordinate a transformation across so many levels of biological organization </w:t>
      </w:r>
      <w:r w:rsidR="001770F5"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{"citationID":"FJ79bzys","properties":{"unsorted":false,"formattedCitation":"(4)","plainCitation":"(4)","noteIndex":0},"citationItems":[{"id":6607,"uris":["http://zotero.org/users/11313215/items/XI4NN9JR"],"itemData":{"id":6607,"type":"article","abstract":"Animals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Antonietta"}],"accessed":{"date-parts":[["2026",9,9]]},"issued":{"date-parts":[["2026",7,25]]}}}],"schema":"https://github.com/citation-style-language/schema/raw/master/csl-citation.json"} </w:instrText>
      </w:r>
      <w:r w:rsidR="001770F5" w:rsidRPr="00551E7E">
        <w:rPr>
          <w:rFonts w:ascii="Arial" w:hAnsi="Arial" w:cs="Arial"/>
          <w:sz w:val="20"/>
          <w:szCs w:val="20"/>
        </w:rPr>
        <w:fldChar w:fldCharType="separate"/>
      </w:r>
      <w:r w:rsidR="0072390C" w:rsidRPr="00551E7E">
        <w:rPr>
          <w:rFonts w:ascii="Arial" w:hAnsi="Arial" w:cs="Arial"/>
          <w:noProof/>
          <w:sz w:val="20"/>
          <w:szCs w:val="20"/>
        </w:rPr>
        <w:t>(4)</w:t>
      </w:r>
      <w:r w:rsidR="001770F5" w:rsidRPr="00551E7E">
        <w:rPr>
          <w:rFonts w:ascii="Arial" w:hAnsi="Arial" w:cs="Arial"/>
          <w:sz w:val="20"/>
          <w:szCs w:val="20"/>
        </w:rPr>
        <w:fldChar w:fldCharType="end"/>
      </w:r>
      <w:r w:rsidR="00CC4CF3" w:rsidRPr="00551E7E">
        <w:rPr>
          <w:rFonts w:ascii="Arial" w:hAnsi="Arial" w:cs="Arial"/>
          <w:sz w:val="20"/>
          <w:szCs w:val="20"/>
        </w:rPr>
        <w:t>. Sex change represents an extraordinary example: social cues initiate a transition from one fully functional adult sexual phenotype to another, requiring coordinated changes in behavior, neuroendocrine state, gonadal function, physiology, and morphology. How the adult brain initiates and orchestrates such organism-wide transformation remains a major challenge in biology</w:t>
      </w:r>
      <w:r w:rsidR="006B2C09" w:rsidRPr="00551E7E">
        <w:rPr>
          <w:rFonts w:ascii="Arial" w:hAnsi="Arial" w:cs="Arial"/>
          <w:sz w:val="20"/>
          <w:szCs w:val="20"/>
        </w:rPr>
        <w:t xml:space="preserve"> </w:t>
      </w:r>
      <w:r w:rsidR="001770F5"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UbtRywHq","properties":{"unsorted":false,"formattedCitation":"(4\\uc0\\u8211{}7)","plainCitation":"(4–7)","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1770F5" w:rsidRPr="00551E7E">
        <w:rPr>
          <w:rFonts w:ascii="Arial" w:hAnsi="Arial" w:cs="Arial"/>
          <w:sz w:val="20"/>
          <w:szCs w:val="20"/>
        </w:rPr>
        <w:fldChar w:fldCharType="separate"/>
      </w:r>
      <w:r w:rsidR="0072390C" w:rsidRPr="00551E7E">
        <w:rPr>
          <w:rFonts w:ascii="Arial" w:hAnsi="Arial" w:cs="Arial"/>
          <w:color w:val="000000"/>
          <w:kern w:val="0"/>
          <w:sz w:val="20"/>
          <w:szCs w:val="20"/>
        </w:rPr>
        <w:t>(4–7)</w:t>
      </w:r>
      <w:r w:rsidR="001770F5" w:rsidRPr="00551E7E">
        <w:rPr>
          <w:rFonts w:ascii="Arial" w:hAnsi="Arial" w:cs="Arial"/>
          <w:sz w:val="20"/>
          <w:szCs w:val="20"/>
        </w:rPr>
        <w:fldChar w:fldCharType="end"/>
      </w:r>
      <w:r w:rsidR="00CC4CF3" w:rsidRPr="00551E7E">
        <w:rPr>
          <w:rFonts w:ascii="Arial" w:hAnsi="Arial" w:cs="Arial"/>
          <w:sz w:val="20"/>
          <w:szCs w:val="20"/>
        </w:rPr>
        <w:t>.</w:t>
      </w:r>
    </w:p>
    <w:p w14:paraId="29FD2E0A" w14:textId="5853045E"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Most mechanistic studies of sex change have focused on protogynous species in which females transform into males following changes in social status. In these species, behavioral masculinization often occurs rapidly, within hours or days of social ascent, and is followed by progressive gonadal transformation and increased androgen production. Current models emphasize changes in neuroendocrine signaling, including alterations in aromatase activity and hypothalamic regulation of pituitary gonadotropins, which ultimately drive ovarian degeneration and testicular development. Once the gonads </w:t>
      </w:r>
      <w:r w:rsidR="00CF7C9D" w:rsidRPr="00551E7E">
        <w:rPr>
          <w:rFonts w:ascii="Arial" w:hAnsi="Arial" w:cs="Arial"/>
          <w:sz w:val="20"/>
          <w:szCs w:val="20"/>
        </w:rPr>
        <w:t>change</w:t>
      </w:r>
      <w:r w:rsidRPr="00551E7E">
        <w:rPr>
          <w:rFonts w:ascii="Arial" w:hAnsi="Arial" w:cs="Arial"/>
          <w:sz w:val="20"/>
          <w:szCs w:val="20"/>
        </w:rPr>
        <w:t>, gonadal steroid hormones further reinforce male physiology, morphology, and behavior</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{"citationID":"4RMgEEgJ","properties":{"unsorted":false,"formattedCitation":"(8)","plainCitation":"(8)","noteIndex":0},"citationItems":[{"id":12,"uris":["http://zotero.org/users/11313215/items/XSLSMKMD"],"itemData":{"id":12,"type":"article-journal","abstract":"The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(8)</w:t>
      </w:r>
      <w:r w:rsidR="00933230" w:rsidRPr="00551E7E">
        <w:rPr>
          <w:rFonts w:ascii="Arial" w:hAnsi="Arial" w:cs="Arial"/>
          <w:sz w:val="20"/>
          <w:szCs w:val="20"/>
        </w:rPr>
        <w:fldChar w:fldCharType="end"/>
      </w:r>
      <w:r w:rsidRPr="00551E7E">
        <w:rPr>
          <w:rFonts w:ascii="Arial" w:hAnsi="Arial" w:cs="Arial"/>
          <w:sz w:val="20"/>
          <w:szCs w:val="20"/>
        </w:rPr>
        <w:t>.</w:t>
      </w:r>
    </w:p>
    <w:p w14:paraId="41005808" w14:textId="7F4F9C35" w:rsidR="00E1149A" w:rsidRPr="00551E7E" w:rsidRDefault="00E1149A" w:rsidP="003E4206">
      <w:pPr>
        <w:ind w:firstLine="720"/>
        <w:rPr>
          <w:rFonts w:ascii="Arial" w:hAnsi="Arial" w:cs="Arial"/>
          <w:sz w:val="20"/>
          <w:szCs w:val="20"/>
        </w:rPr>
      </w:pPr>
      <w:r w:rsidRPr="00551E7E">
        <w:rPr>
          <w:rFonts w:ascii="Arial" w:hAnsi="Arial" w:cs="Arial"/>
          <w:sz w:val="20"/>
          <w:szCs w:val="20"/>
        </w:rPr>
        <w:t>Protandrous sex change in anemonefish (</w:t>
      </w:r>
      <w:r w:rsidRPr="00551E7E">
        <w:rPr>
          <w:rFonts w:ascii="Arial" w:hAnsi="Arial" w:cs="Arial"/>
          <w:i/>
          <w:iCs/>
          <w:sz w:val="20"/>
          <w:szCs w:val="20"/>
        </w:rPr>
        <w:t>Amphiprion</w:t>
      </w:r>
      <w:r w:rsidRPr="00551E7E">
        <w:rPr>
          <w:rFonts w:ascii="Arial" w:hAnsi="Arial" w:cs="Arial"/>
          <w:sz w:val="20"/>
          <w:szCs w:val="20"/>
        </w:rPr>
        <w:t xml:space="preserve"> spp.) appears to follow a fundamentally different trajectory</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{"citationID":"mZMcj6Re","properties":{"unsorted":false,"formattedCitation":"(9)","plainCitation":"(9)","noteIndex":0},"citationItems":[{"id":4563,"uris":["http://zotero.org/users/11313215/items/8RMJ4EHJ"],"itemData":{"id":4563,"type":"article-journal","abstract":"Sex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(9)</w:t>
      </w:r>
      <w:r w:rsidR="00933230" w:rsidRPr="00551E7E">
        <w:rPr>
          <w:rFonts w:ascii="Arial" w:hAnsi="Arial" w:cs="Arial"/>
          <w:sz w:val="20"/>
          <w:szCs w:val="20"/>
        </w:rPr>
        <w:fldChar w:fldCharType="end"/>
      </w:r>
      <w:r w:rsidRPr="00551E7E">
        <w:rPr>
          <w:rFonts w:ascii="Arial" w:hAnsi="Arial" w:cs="Arial"/>
          <w:sz w:val="20"/>
          <w:szCs w:val="20"/>
        </w:rPr>
        <w:t xml:space="preserve">. Following social ascent, sex-changing individuals can remain in an intermediate state for months before ovarian development occurs. During this period, male reproductive behaviors, circulating steroid </w:t>
      </w:r>
      <w:r w:rsidR="003979F8" w:rsidRPr="00551E7E">
        <w:rPr>
          <w:rFonts w:ascii="Arial" w:hAnsi="Arial" w:cs="Arial"/>
          <w:sz w:val="20"/>
          <w:szCs w:val="20"/>
        </w:rPr>
        <w:t>milieu</w:t>
      </w:r>
      <w:r w:rsidRPr="00551E7E">
        <w:rPr>
          <w:rFonts w:ascii="Arial" w:hAnsi="Arial" w:cs="Arial"/>
          <w:sz w:val="20"/>
          <w:szCs w:val="20"/>
        </w:rPr>
        <w:t xml:space="preserve">, and portions of the male gonad are retained. Rather than undergoing progressive feminization, the gonads enter a prolonged state characterized by reduced testicular tissue and immature ovarian tissue. Because a similar gonadal phenotype is observed in the reproductive partner of the sex-changing fish, this state </w:t>
      </w:r>
      <w:r w:rsidR="00D770B1" w:rsidRPr="00551E7E">
        <w:rPr>
          <w:rFonts w:ascii="Arial" w:hAnsi="Arial" w:cs="Arial"/>
          <w:sz w:val="20"/>
          <w:szCs w:val="20"/>
        </w:rPr>
        <w:t>likely</w:t>
      </w:r>
      <w:r w:rsidRPr="00551E7E">
        <w:rPr>
          <w:rFonts w:ascii="Arial" w:hAnsi="Arial" w:cs="Arial"/>
          <w:sz w:val="20"/>
          <w:szCs w:val="20"/>
        </w:rPr>
        <w:t xml:space="preserve"> reflect</w:t>
      </w:r>
      <w:r w:rsidR="00D770B1" w:rsidRPr="00551E7E">
        <w:rPr>
          <w:rFonts w:ascii="Arial" w:hAnsi="Arial" w:cs="Arial"/>
          <w:sz w:val="20"/>
          <w:szCs w:val="20"/>
        </w:rPr>
        <w:t>s</w:t>
      </w:r>
      <w:r w:rsidRPr="00551E7E">
        <w:rPr>
          <w:rFonts w:ascii="Arial" w:hAnsi="Arial" w:cs="Arial"/>
          <w:sz w:val="20"/>
          <w:szCs w:val="20"/>
        </w:rPr>
        <w:t xml:space="preserve"> reproductive stasis associated with the cessation of spawning rather than gonadal sex change itself. Only later</w:t>
      </w:r>
      <w:r w:rsidR="003979F8" w:rsidRPr="00551E7E">
        <w:rPr>
          <w:rFonts w:ascii="Arial" w:hAnsi="Arial" w:cs="Arial"/>
          <w:sz w:val="20"/>
          <w:szCs w:val="20"/>
        </w:rPr>
        <w:t xml:space="preserve"> </w:t>
      </w:r>
      <w:r w:rsidRPr="00551E7E">
        <w:rPr>
          <w:rFonts w:ascii="Arial" w:hAnsi="Arial" w:cs="Arial"/>
          <w:sz w:val="20"/>
          <w:szCs w:val="20"/>
        </w:rPr>
        <w:t xml:space="preserve">does the remaining testicular tissue disappear </w:t>
      </w:r>
      <w:r w:rsidR="00E53DE5" w:rsidRPr="00551E7E">
        <w:rPr>
          <w:rFonts w:ascii="Arial" w:hAnsi="Arial" w:cs="Arial"/>
          <w:sz w:val="20"/>
          <w:szCs w:val="20"/>
        </w:rPr>
        <w:t xml:space="preserve">and </w:t>
      </w:r>
      <w:r w:rsidR="003979F8" w:rsidRPr="00551E7E">
        <w:rPr>
          <w:rFonts w:ascii="Arial" w:hAnsi="Arial" w:cs="Arial"/>
          <w:sz w:val="20"/>
          <w:szCs w:val="20"/>
        </w:rPr>
        <w:t>vitellogenesis occurs</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{"citationID":"Hew3RTDY","properties":{"unsorted":false,"formattedCitation":"(7)","plainCitation":"(7)","noteIndex":0},"citationItems":[{"id":43,"uris":["http://zotero.org/users/11313215/items/TBICN8KA"],"itemData":{"id":43,"type":"article-journal","abstract":"Many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(7)</w:t>
      </w:r>
      <w:r w:rsidR="00933230" w:rsidRPr="00551E7E">
        <w:rPr>
          <w:rFonts w:ascii="Arial" w:hAnsi="Arial" w:cs="Arial"/>
          <w:sz w:val="20"/>
          <w:szCs w:val="20"/>
        </w:rPr>
        <w:fldChar w:fldCharType="end"/>
      </w:r>
      <w:r w:rsidRPr="00551E7E">
        <w:rPr>
          <w:rFonts w:ascii="Arial" w:hAnsi="Arial" w:cs="Arial"/>
          <w:sz w:val="20"/>
          <w:szCs w:val="20"/>
        </w:rPr>
        <w:t>.</w:t>
      </w:r>
      <w:r w:rsidR="00D14B33" w:rsidRPr="00551E7E">
        <w:rPr>
          <w:rFonts w:ascii="Arial" w:hAnsi="Arial" w:cs="Arial"/>
          <w:sz w:val="20"/>
          <w:szCs w:val="20"/>
        </w:rPr>
        <w:t xml:space="preserve"> These observations suggest that, unlike the progressive feminization of protogynous species, sex change in anemonefish proceeds in two distinct stages: a prolonged period of reproductive stasis followed by overt gonadal transformation.</w:t>
      </w:r>
    </w:p>
    <w:p w14:paraId="776B6381" w14:textId="5E746C5B"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Despite the apparent stability of the gonads during this prolonged intermediate period, previous work suggests that substantial neural remodeling is already underway. The preoptic area (POA), a conserved </w:t>
      </w:r>
      <w:r w:rsidR="003979F8" w:rsidRPr="00551E7E">
        <w:rPr>
          <w:rFonts w:ascii="Arial" w:hAnsi="Arial" w:cs="Arial"/>
          <w:sz w:val="20"/>
          <w:szCs w:val="20"/>
        </w:rPr>
        <w:t xml:space="preserve">reproductive </w:t>
      </w:r>
      <w:r w:rsidRPr="00551E7E">
        <w:rPr>
          <w:rFonts w:ascii="Arial" w:hAnsi="Arial" w:cs="Arial"/>
          <w:sz w:val="20"/>
          <w:szCs w:val="20"/>
        </w:rPr>
        <w:t xml:space="preserve">center that regulates </w:t>
      </w:r>
      <w:r w:rsidR="00CF7C9D" w:rsidRPr="00551E7E">
        <w:rPr>
          <w:rFonts w:ascii="Arial" w:hAnsi="Arial" w:cs="Arial"/>
          <w:sz w:val="20"/>
          <w:szCs w:val="20"/>
        </w:rPr>
        <w:t>pituitary gonadotrophs</w:t>
      </w:r>
      <w:r w:rsidRPr="00551E7E">
        <w:rPr>
          <w:rFonts w:ascii="Arial" w:hAnsi="Arial" w:cs="Arial"/>
          <w:sz w:val="20"/>
          <w:szCs w:val="20"/>
        </w:rPr>
        <w:t xml:space="preserve"> and reproductive physiology, has emerged as a particularly important region during protandrous sex change. Earlier studies demonstrated increased cell proliferation and neurogenesis within the POA during sex change, with evidence for a pronounced increase around the time of gonadal transformation. These findings suggest that neural reorganization precede</w:t>
      </w:r>
      <w:r w:rsidR="00CF7C9D" w:rsidRPr="00551E7E">
        <w:rPr>
          <w:rFonts w:ascii="Arial" w:hAnsi="Arial" w:cs="Arial"/>
          <w:sz w:val="20"/>
          <w:szCs w:val="20"/>
        </w:rPr>
        <w:t>s</w:t>
      </w:r>
      <w:r w:rsidRPr="00551E7E">
        <w:rPr>
          <w:rFonts w:ascii="Arial" w:hAnsi="Arial" w:cs="Arial"/>
          <w:sz w:val="20"/>
          <w:szCs w:val="20"/>
        </w:rPr>
        <w:t xml:space="preserve"> and potentially contribute</w:t>
      </w:r>
      <w:r w:rsidR="00CF7C9D" w:rsidRPr="00551E7E">
        <w:rPr>
          <w:rFonts w:ascii="Arial" w:hAnsi="Arial" w:cs="Arial"/>
          <w:sz w:val="20"/>
          <w:szCs w:val="20"/>
        </w:rPr>
        <w:t>s</w:t>
      </w:r>
      <w:r w:rsidRPr="00551E7E">
        <w:rPr>
          <w:rFonts w:ascii="Arial" w:hAnsi="Arial" w:cs="Arial"/>
          <w:sz w:val="20"/>
          <w:szCs w:val="20"/>
        </w:rPr>
        <w:t xml:space="preserve"> to subsequent gonadal feminization</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{"citationID":"C3YqLQBn","properties":{"unsorted":false,"formattedCitation":"(6)","plainCitation":"(6)","noteIndex":0},"citationItems":[{"id":16,"uris":["http://zotero.org/users/11313215/items/VGA9PBJ3"],"itemData":{"id":16,"type":"article-journal","abstract":"Sex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(6)</w:t>
      </w:r>
      <w:r w:rsidR="00933230" w:rsidRPr="00551E7E">
        <w:rPr>
          <w:rFonts w:ascii="Arial" w:hAnsi="Arial" w:cs="Arial"/>
          <w:sz w:val="20"/>
          <w:szCs w:val="20"/>
        </w:rPr>
        <w:fldChar w:fldCharType="end"/>
      </w:r>
      <w:r w:rsidRPr="00551E7E">
        <w:rPr>
          <w:rFonts w:ascii="Arial" w:hAnsi="Arial" w:cs="Arial"/>
          <w:sz w:val="20"/>
          <w:szCs w:val="20"/>
        </w:rPr>
        <w:t xml:space="preserve">. However, the identities of the newly generated cells, and the extent to which neurogenesis contributes to functional remodeling of </w:t>
      </w:r>
      <w:r w:rsidR="00E71265" w:rsidRPr="00551E7E">
        <w:rPr>
          <w:rFonts w:ascii="Arial" w:hAnsi="Arial" w:cs="Arial"/>
          <w:sz w:val="20"/>
          <w:szCs w:val="20"/>
        </w:rPr>
        <w:t>the POA</w:t>
      </w:r>
      <w:r w:rsidR="003979F8" w:rsidRPr="00551E7E">
        <w:rPr>
          <w:rFonts w:ascii="Arial" w:hAnsi="Arial" w:cs="Arial"/>
          <w:sz w:val="20"/>
          <w:szCs w:val="20"/>
        </w:rPr>
        <w:t xml:space="preserve"> </w:t>
      </w:r>
      <w:r w:rsidRPr="00551E7E">
        <w:rPr>
          <w:rFonts w:ascii="Arial" w:hAnsi="Arial" w:cs="Arial"/>
          <w:sz w:val="20"/>
          <w:szCs w:val="20"/>
        </w:rPr>
        <w:t>remain</w:t>
      </w:r>
      <w:r w:rsidR="00E71265" w:rsidRPr="00551E7E">
        <w:rPr>
          <w:rFonts w:ascii="Arial" w:hAnsi="Arial" w:cs="Arial"/>
          <w:sz w:val="20"/>
          <w:szCs w:val="20"/>
        </w:rPr>
        <w:t>s</w:t>
      </w:r>
      <w:r w:rsidRPr="00551E7E">
        <w:rPr>
          <w:rFonts w:ascii="Arial" w:hAnsi="Arial" w:cs="Arial"/>
          <w:sz w:val="20"/>
          <w:szCs w:val="20"/>
        </w:rPr>
        <w:t xml:space="preserve"> unknown.</w:t>
      </w:r>
    </w:p>
    <w:p w14:paraId="29194DD7" w14:textId="3E1A3ADC"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A major challenge in understanding protandrous sex change has been the lack of </w:t>
      </w:r>
      <w:r w:rsidR="003979F8" w:rsidRPr="00551E7E">
        <w:rPr>
          <w:rFonts w:ascii="Arial" w:hAnsi="Arial" w:cs="Arial"/>
          <w:sz w:val="20"/>
          <w:szCs w:val="20"/>
        </w:rPr>
        <w:t xml:space="preserve">cell-level </w:t>
      </w:r>
      <w:r w:rsidR="00C77AD7" w:rsidRPr="00551E7E">
        <w:rPr>
          <w:rFonts w:ascii="Arial" w:hAnsi="Arial" w:cs="Arial"/>
          <w:sz w:val="20"/>
          <w:szCs w:val="20"/>
        </w:rPr>
        <w:t>information</w:t>
      </w:r>
      <w:r w:rsidRPr="00551E7E">
        <w:rPr>
          <w:rFonts w:ascii="Arial" w:hAnsi="Arial" w:cs="Arial"/>
          <w:sz w:val="20"/>
          <w:szCs w:val="20"/>
        </w:rPr>
        <w:t xml:space="preserve"> about the neural populations involved. Recently, we generated the first single-nucleus transcriptomic atlas of the sex-changing anemonefish forebrain, including the telencephalon and </w:t>
      </w:r>
      <w:r w:rsidR="00933230" w:rsidRPr="00551E7E">
        <w:rPr>
          <w:rFonts w:ascii="Arial" w:hAnsi="Arial" w:cs="Arial"/>
          <w:sz w:val="20"/>
          <w:szCs w:val="20"/>
        </w:rPr>
        <w:t>POA</w:t>
      </w:r>
      <w:r w:rsidRPr="00551E7E">
        <w:rPr>
          <w:rFonts w:ascii="Arial" w:hAnsi="Arial" w:cs="Arial"/>
          <w:sz w:val="20"/>
          <w:szCs w:val="20"/>
        </w:rPr>
        <w:t xml:space="preserve">, and identified extensive </w:t>
      </w:r>
      <w:r w:rsidR="00CF7C9D" w:rsidRPr="00551E7E">
        <w:rPr>
          <w:rFonts w:ascii="Arial" w:hAnsi="Arial" w:cs="Arial"/>
          <w:sz w:val="20"/>
          <w:szCs w:val="20"/>
        </w:rPr>
        <w:t>sex differences</w:t>
      </w:r>
      <w:r w:rsidRPr="00551E7E">
        <w:rPr>
          <w:rFonts w:ascii="Arial" w:hAnsi="Arial" w:cs="Arial"/>
          <w:sz w:val="20"/>
          <w:szCs w:val="20"/>
        </w:rPr>
        <w:t xml:space="preserve"> across neuronal and glial populations. That study revealed widespread sex differences in gene expression, cell-type abundance</w:t>
      </w:r>
      <w:r w:rsidR="00C77AD7" w:rsidRPr="00551E7E">
        <w:rPr>
          <w:rFonts w:ascii="Arial" w:hAnsi="Arial" w:cs="Arial"/>
          <w:sz w:val="20"/>
          <w:szCs w:val="20"/>
        </w:rPr>
        <w:t xml:space="preserve">, </w:t>
      </w:r>
      <w:r w:rsidRPr="00551E7E">
        <w:rPr>
          <w:rFonts w:ascii="Arial" w:hAnsi="Arial" w:cs="Arial"/>
          <w:sz w:val="20"/>
          <w:szCs w:val="20"/>
        </w:rPr>
        <w:t>and predicted cellular communication networks. Particularly striking differences were observed among radial glia</w:t>
      </w:r>
      <w:r w:rsidR="00CF7C9D" w:rsidRPr="00551E7E">
        <w:rPr>
          <w:rFonts w:ascii="Arial" w:hAnsi="Arial" w:cs="Arial"/>
          <w:sz w:val="20"/>
          <w:szCs w:val="20"/>
        </w:rPr>
        <w:t>l cells (RGCs)</w:t>
      </w:r>
      <w:r w:rsidRPr="00551E7E">
        <w:rPr>
          <w:rFonts w:ascii="Arial" w:hAnsi="Arial" w:cs="Arial"/>
          <w:sz w:val="20"/>
          <w:szCs w:val="20"/>
        </w:rPr>
        <w:t xml:space="preserve"> and </w:t>
      </w:r>
      <w:r w:rsidR="00E71265" w:rsidRPr="00551E7E">
        <w:rPr>
          <w:rFonts w:ascii="Arial" w:hAnsi="Arial" w:cs="Arial"/>
          <w:sz w:val="20"/>
          <w:szCs w:val="20"/>
        </w:rPr>
        <w:t xml:space="preserve">putatively </w:t>
      </w:r>
      <w:r w:rsidR="00C77AD7" w:rsidRPr="00551E7E">
        <w:rPr>
          <w:rFonts w:ascii="Arial" w:hAnsi="Arial" w:cs="Arial"/>
          <w:sz w:val="20"/>
          <w:szCs w:val="20"/>
        </w:rPr>
        <w:t>POA</w:t>
      </w:r>
      <w:r w:rsidRPr="00551E7E">
        <w:rPr>
          <w:rFonts w:ascii="Arial" w:hAnsi="Arial" w:cs="Arial"/>
          <w:sz w:val="20"/>
          <w:szCs w:val="20"/>
        </w:rPr>
        <w:t xml:space="preserve"> populations implicated in gonadal regulation. These findings established the male and female endpoints of neural </w:t>
      </w:r>
      <w:r w:rsidR="00D770B1" w:rsidRPr="00551E7E">
        <w:rPr>
          <w:rFonts w:ascii="Arial" w:hAnsi="Arial" w:cs="Arial"/>
          <w:sz w:val="20"/>
          <w:szCs w:val="20"/>
        </w:rPr>
        <w:t>sex change</w:t>
      </w:r>
      <w:r w:rsidRPr="00551E7E">
        <w:rPr>
          <w:rFonts w:ascii="Arial" w:hAnsi="Arial" w:cs="Arial"/>
          <w:sz w:val="20"/>
          <w:szCs w:val="20"/>
        </w:rPr>
        <w:t xml:space="preserve"> and identified the </w:t>
      </w:r>
      <w:r w:rsidR="00C77AD7" w:rsidRPr="00551E7E">
        <w:rPr>
          <w:rFonts w:ascii="Arial" w:hAnsi="Arial" w:cs="Arial"/>
          <w:sz w:val="20"/>
          <w:szCs w:val="20"/>
        </w:rPr>
        <w:t>POA</w:t>
      </w:r>
      <w:r w:rsidRPr="00551E7E">
        <w:rPr>
          <w:rFonts w:ascii="Arial" w:hAnsi="Arial" w:cs="Arial"/>
          <w:sz w:val="20"/>
          <w:szCs w:val="20"/>
        </w:rPr>
        <w:t xml:space="preserve"> as a major site of cellular remodeling </w:t>
      </w:r>
      <w:r w:rsidR="00D770B1" w:rsidRPr="00551E7E">
        <w:rPr>
          <w:rFonts w:ascii="Arial" w:hAnsi="Arial" w:cs="Arial"/>
          <w:sz w:val="20"/>
          <w:szCs w:val="20"/>
        </w:rPr>
        <w:t>during the process</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{"citationID":"HK9AAkqP","properties":{"unsorted":false,"formattedCitation":"(5)","plainCitation":"(5)","noteIndex":0},"citationItems":[{"id":3227,"uris":["http://zotero.org/users/11313215/items/RWMZ9QFA"],"itemData":{"id":3227,"type":"article-journal","abstract":"BACKGROUND: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(5)</w:t>
      </w:r>
      <w:r w:rsidR="00933230" w:rsidRPr="00551E7E">
        <w:rPr>
          <w:rFonts w:ascii="Arial" w:hAnsi="Arial" w:cs="Arial"/>
          <w:sz w:val="20"/>
          <w:szCs w:val="20"/>
        </w:rPr>
        <w:fldChar w:fldCharType="end"/>
      </w:r>
      <w:r w:rsidRPr="00551E7E">
        <w:rPr>
          <w:rFonts w:ascii="Arial" w:hAnsi="Arial" w:cs="Arial"/>
          <w:sz w:val="20"/>
          <w:szCs w:val="20"/>
        </w:rPr>
        <w:t>.</w:t>
      </w:r>
    </w:p>
    <w:p w14:paraId="0F290A79" w14:textId="21874390"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However, the previous </w:t>
      </w:r>
      <w:r w:rsidR="00C77AD7" w:rsidRPr="00551E7E">
        <w:rPr>
          <w:rFonts w:ascii="Arial" w:hAnsi="Arial" w:cs="Arial"/>
          <w:sz w:val="20"/>
          <w:szCs w:val="20"/>
        </w:rPr>
        <w:t xml:space="preserve">study </w:t>
      </w:r>
      <w:r w:rsidRPr="00551E7E">
        <w:rPr>
          <w:rFonts w:ascii="Arial" w:hAnsi="Arial" w:cs="Arial"/>
          <w:sz w:val="20"/>
          <w:szCs w:val="20"/>
        </w:rPr>
        <w:t xml:space="preserve">compared only reproductively active males and females and therefore could not determine when these cellular differences emerged or whether they preceded or followed gonadal transformation. Consequently, the temporal sequence of neural remodeling during sex change remains unresolved. In particular, it is unknown whether the extensive changes observed in </w:t>
      </w:r>
      <w:r w:rsidR="00C77AD7" w:rsidRPr="00551E7E">
        <w:rPr>
          <w:rFonts w:ascii="Arial" w:hAnsi="Arial" w:cs="Arial"/>
          <w:sz w:val="20"/>
          <w:szCs w:val="20"/>
        </w:rPr>
        <w:t>the POA</w:t>
      </w:r>
      <w:r w:rsidRPr="00551E7E">
        <w:rPr>
          <w:rFonts w:ascii="Arial" w:hAnsi="Arial" w:cs="Arial"/>
          <w:sz w:val="20"/>
          <w:szCs w:val="20"/>
        </w:rPr>
        <w:t xml:space="preserve"> arise during the prolonged period of reproductive stasis, during gonadal transformation itself, or only after female reproductive physiology has been established. Furthermore, because </w:t>
      </w:r>
      <w:r w:rsidR="00C77AD7" w:rsidRPr="00551E7E">
        <w:rPr>
          <w:rFonts w:ascii="Arial" w:hAnsi="Arial" w:cs="Arial"/>
          <w:sz w:val="20"/>
          <w:szCs w:val="20"/>
        </w:rPr>
        <w:t>that analysis</w:t>
      </w:r>
      <w:r w:rsidRPr="00551E7E">
        <w:rPr>
          <w:rFonts w:ascii="Arial" w:hAnsi="Arial" w:cs="Arial"/>
          <w:sz w:val="20"/>
          <w:szCs w:val="20"/>
        </w:rPr>
        <w:t xml:space="preserve"> sampled the entire telencephalon</w:t>
      </w:r>
      <w:r w:rsidR="00D770B1" w:rsidRPr="00551E7E">
        <w:rPr>
          <w:rFonts w:ascii="Arial" w:hAnsi="Arial" w:cs="Arial"/>
          <w:sz w:val="20"/>
          <w:szCs w:val="20"/>
        </w:rPr>
        <w:t>,</w:t>
      </w:r>
      <w:r w:rsidRPr="00551E7E">
        <w:rPr>
          <w:rFonts w:ascii="Arial" w:hAnsi="Arial" w:cs="Arial"/>
          <w:sz w:val="20"/>
          <w:szCs w:val="20"/>
        </w:rPr>
        <w:t xml:space="preserve"> </w:t>
      </w:r>
      <w:r w:rsidR="00CF7C9D" w:rsidRPr="00551E7E">
        <w:rPr>
          <w:rFonts w:ascii="Arial" w:hAnsi="Arial" w:cs="Arial"/>
          <w:sz w:val="20"/>
          <w:szCs w:val="20"/>
        </w:rPr>
        <w:t>only a limited number of nuclei from the POA were sampled</w:t>
      </w:r>
      <w:r w:rsidRPr="00551E7E">
        <w:rPr>
          <w:rFonts w:ascii="Arial" w:hAnsi="Arial" w:cs="Arial"/>
          <w:sz w:val="20"/>
          <w:szCs w:val="20"/>
        </w:rPr>
        <w:t xml:space="preserve">. Although this </w:t>
      </w:r>
      <w:r w:rsidRPr="00551E7E">
        <w:rPr>
          <w:rFonts w:ascii="Arial" w:hAnsi="Arial" w:cs="Arial"/>
          <w:sz w:val="20"/>
          <w:szCs w:val="20"/>
        </w:rPr>
        <w:lastRenderedPageBreak/>
        <w:t xml:space="preserve">population exhibited some of the most striking sex differences in the dataset, its limited representation constrained our ability to resolve </w:t>
      </w:r>
      <w:r w:rsidR="00C77AD7" w:rsidRPr="00551E7E">
        <w:rPr>
          <w:rFonts w:ascii="Arial" w:hAnsi="Arial" w:cs="Arial"/>
          <w:sz w:val="20"/>
          <w:szCs w:val="20"/>
        </w:rPr>
        <w:t xml:space="preserve">changes in </w:t>
      </w:r>
      <w:r w:rsidRPr="00551E7E">
        <w:rPr>
          <w:rFonts w:ascii="Arial" w:hAnsi="Arial" w:cs="Arial"/>
          <w:sz w:val="20"/>
          <w:szCs w:val="20"/>
        </w:rPr>
        <w:t xml:space="preserve">this key </w:t>
      </w:r>
      <w:r w:rsidR="00CF7C9D" w:rsidRPr="00551E7E">
        <w:rPr>
          <w:rFonts w:ascii="Arial" w:hAnsi="Arial" w:cs="Arial"/>
          <w:sz w:val="20"/>
          <w:szCs w:val="20"/>
        </w:rPr>
        <w:t>population</w:t>
      </w:r>
      <w:r w:rsidRPr="00551E7E">
        <w:rPr>
          <w:rFonts w:ascii="Arial" w:hAnsi="Arial" w:cs="Arial"/>
          <w:sz w:val="20"/>
          <w:szCs w:val="20"/>
        </w:rPr>
        <w:t xml:space="preserve">. We therefore focused the present study on a targeted dissection centered on the POA and adjacent </w:t>
      </w:r>
      <w:r w:rsidR="00C77AD7" w:rsidRPr="00551E7E">
        <w:rPr>
          <w:rFonts w:ascii="Arial" w:hAnsi="Arial" w:cs="Arial"/>
          <w:sz w:val="20"/>
          <w:szCs w:val="20"/>
        </w:rPr>
        <w:t>regions</w:t>
      </w:r>
      <w:r w:rsidRPr="00551E7E">
        <w:rPr>
          <w:rFonts w:ascii="Arial" w:hAnsi="Arial" w:cs="Arial"/>
          <w:sz w:val="20"/>
          <w:szCs w:val="20"/>
        </w:rPr>
        <w:t xml:space="preserve"> while removing most of the telencephalon, </w:t>
      </w:r>
      <w:r w:rsidR="00CF7C9D" w:rsidRPr="00551E7E">
        <w:rPr>
          <w:rFonts w:ascii="Arial" w:hAnsi="Arial" w:cs="Arial"/>
          <w:sz w:val="20"/>
          <w:szCs w:val="20"/>
        </w:rPr>
        <w:t>enriching</w:t>
      </w:r>
      <w:r w:rsidRPr="00551E7E">
        <w:rPr>
          <w:rFonts w:ascii="Arial" w:hAnsi="Arial" w:cs="Arial"/>
          <w:sz w:val="20"/>
          <w:szCs w:val="20"/>
        </w:rPr>
        <w:t xml:space="preserve"> representation of</w:t>
      </w:r>
      <w:r w:rsidR="00CF7C9D" w:rsidRPr="00551E7E">
        <w:rPr>
          <w:rFonts w:ascii="Arial" w:hAnsi="Arial" w:cs="Arial"/>
          <w:sz w:val="20"/>
          <w:szCs w:val="20"/>
        </w:rPr>
        <w:t xml:space="preserve"> the</w:t>
      </w:r>
      <w:r w:rsidRPr="00551E7E">
        <w:rPr>
          <w:rFonts w:ascii="Arial" w:hAnsi="Arial" w:cs="Arial"/>
          <w:sz w:val="20"/>
          <w:szCs w:val="20"/>
        </w:rPr>
        <w:t xml:space="preserve"> </w:t>
      </w:r>
      <w:r w:rsidR="00CF7C9D" w:rsidRPr="00551E7E">
        <w:rPr>
          <w:rFonts w:ascii="Arial" w:hAnsi="Arial" w:cs="Arial"/>
          <w:sz w:val="20"/>
          <w:szCs w:val="20"/>
        </w:rPr>
        <w:t>POA in our dataset</w:t>
      </w:r>
      <w:r w:rsidRPr="00551E7E">
        <w:rPr>
          <w:rFonts w:ascii="Arial" w:hAnsi="Arial" w:cs="Arial"/>
          <w:sz w:val="20"/>
          <w:szCs w:val="20"/>
        </w:rPr>
        <w:t>.</w:t>
      </w:r>
    </w:p>
    <w:p w14:paraId="0C75A6B5" w14:textId="7DF5ED3E" w:rsidR="00E1149A" w:rsidRPr="00551E7E" w:rsidRDefault="00D770B1" w:rsidP="003E4206">
      <w:pPr>
        <w:ind w:firstLine="720"/>
        <w:rPr>
          <w:rFonts w:ascii="Arial" w:hAnsi="Arial" w:cs="Arial"/>
          <w:b/>
          <w:bCs/>
          <w:sz w:val="20"/>
          <w:szCs w:val="20"/>
          <w:u w:val="single"/>
        </w:rPr>
      </w:pPr>
      <w:r w:rsidRPr="00551E7E">
        <w:rPr>
          <w:rFonts w:ascii="Arial" w:hAnsi="Arial" w:cs="Arial"/>
          <w:sz w:val="20"/>
          <w:szCs w:val="20"/>
        </w:rPr>
        <w:t>Here, w</w:t>
      </w:r>
      <w:r w:rsidR="00AB19C0" w:rsidRPr="00551E7E">
        <w:rPr>
          <w:rFonts w:ascii="Arial" w:hAnsi="Arial" w:cs="Arial"/>
          <w:sz w:val="20"/>
          <w:szCs w:val="20"/>
        </w:rPr>
        <w:t xml:space="preserve">e combine single-nucleus multiomics with spatial transcriptomics to characterize the </w:t>
      </w:r>
      <w:r w:rsidR="00CF7C9D" w:rsidRPr="00551E7E">
        <w:rPr>
          <w:rFonts w:ascii="Arial" w:hAnsi="Arial" w:cs="Arial"/>
          <w:sz w:val="20"/>
          <w:szCs w:val="20"/>
        </w:rPr>
        <w:t>POA</w:t>
      </w:r>
      <w:r w:rsidR="00AB19C0" w:rsidRPr="00551E7E">
        <w:rPr>
          <w:rFonts w:ascii="Arial" w:hAnsi="Arial" w:cs="Arial"/>
          <w:sz w:val="20"/>
          <w:szCs w:val="20"/>
        </w:rPr>
        <w:t xml:space="preserve"> </w:t>
      </w:r>
      <w:r w:rsidR="00B04808" w:rsidRPr="00551E7E">
        <w:rPr>
          <w:rFonts w:ascii="Arial" w:hAnsi="Arial" w:cs="Arial"/>
          <w:sz w:val="20"/>
          <w:szCs w:val="20"/>
        </w:rPr>
        <w:t xml:space="preserve">and </w:t>
      </w:r>
      <w:r w:rsidR="00064EA0" w:rsidRPr="00551E7E">
        <w:rPr>
          <w:rFonts w:ascii="Arial" w:hAnsi="Arial" w:cs="Arial"/>
          <w:sz w:val="20"/>
          <w:szCs w:val="20"/>
        </w:rPr>
        <w:t xml:space="preserve">adjacent </w:t>
      </w:r>
      <w:r w:rsidR="00B04808" w:rsidRPr="00551E7E">
        <w:rPr>
          <w:rFonts w:ascii="Arial" w:hAnsi="Arial" w:cs="Arial"/>
          <w:sz w:val="20"/>
          <w:szCs w:val="20"/>
        </w:rPr>
        <w:t xml:space="preserve">regions </w:t>
      </w:r>
      <w:r w:rsidR="00AB19C0" w:rsidRPr="00551E7E">
        <w:rPr>
          <w:rFonts w:ascii="Arial" w:hAnsi="Arial" w:cs="Arial"/>
          <w:sz w:val="20"/>
          <w:szCs w:val="20"/>
        </w:rPr>
        <w:t xml:space="preserve">across multiple stages of protandrous sex change. By integrating transcriptional state, chromatin accessibility, spatial localization, endocrine phenotype, gonadal morphology, and behavior, we </w:t>
      </w:r>
      <w:r w:rsidR="00E44871" w:rsidRPr="00551E7E">
        <w:rPr>
          <w:rFonts w:ascii="Arial" w:hAnsi="Arial" w:cs="Arial"/>
          <w:sz w:val="20"/>
          <w:szCs w:val="20"/>
        </w:rPr>
        <w:t xml:space="preserve">show </w:t>
      </w:r>
      <w:r w:rsidR="00AB19C0" w:rsidRPr="00551E7E">
        <w:rPr>
          <w:rFonts w:ascii="Arial" w:hAnsi="Arial" w:cs="Arial"/>
          <w:sz w:val="20"/>
          <w:szCs w:val="20"/>
        </w:rPr>
        <w:t xml:space="preserve">the cellular and molecular progression of sex change from reproductive males through intermediate stages to reproductive females. Our analyses reveal stage-specific remodeling of </w:t>
      </w:r>
      <w:r w:rsidR="00E44871" w:rsidRPr="00551E7E">
        <w:rPr>
          <w:rFonts w:ascii="Arial" w:hAnsi="Arial" w:cs="Arial"/>
          <w:sz w:val="20"/>
          <w:szCs w:val="20"/>
        </w:rPr>
        <w:t>RGCs</w:t>
      </w:r>
      <w:r w:rsidR="00AB19C0" w:rsidRPr="00551E7E">
        <w:rPr>
          <w:rFonts w:ascii="Arial" w:hAnsi="Arial" w:cs="Arial"/>
          <w:sz w:val="20"/>
          <w:szCs w:val="20"/>
        </w:rPr>
        <w:t xml:space="preserve"> and </w:t>
      </w:r>
      <w:r w:rsidR="00C77AD7" w:rsidRPr="00551E7E">
        <w:rPr>
          <w:rFonts w:ascii="Arial" w:hAnsi="Arial" w:cs="Arial"/>
          <w:sz w:val="20"/>
          <w:szCs w:val="20"/>
        </w:rPr>
        <w:t xml:space="preserve">gonadotroph regulating </w:t>
      </w:r>
      <w:r w:rsidR="00AB19C0" w:rsidRPr="00551E7E">
        <w:rPr>
          <w:rFonts w:ascii="Arial" w:hAnsi="Arial" w:cs="Arial"/>
          <w:sz w:val="20"/>
          <w:szCs w:val="20"/>
        </w:rPr>
        <w:t xml:space="preserve">cell populations that define the progression of sex change before and after overt gonadal transformation. Together, these findings provide a </w:t>
      </w:r>
      <w:r w:rsidRPr="00551E7E">
        <w:rPr>
          <w:rFonts w:ascii="Arial" w:hAnsi="Arial" w:cs="Arial"/>
          <w:sz w:val="20"/>
          <w:szCs w:val="20"/>
        </w:rPr>
        <w:t>novel</w:t>
      </w:r>
      <w:r w:rsidR="00AB19C0" w:rsidRPr="00551E7E">
        <w:rPr>
          <w:rFonts w:ascii="Arial" w:hAnsi="Arial" w:cs="Arial"/>
          <w:sz w:val="20"/>
          <w:szCs w:val="20"/>
        </w:rPr>
        <w:t xml:space="preserve"> framework for understanding how neural remodeling precedes and potentially orchestrates the transition to the female reproductive state.</w:t>
      </w:r>
    </w:p>
    <w:p w14:paraId="601D227C" w14:textId="77777777" w:rsidR="00E1149A" w:rsidRPr="00551E7E" w:rsidRDefault="00E1149A" w:rsidP="003218DF">
      <w:pPr>
        <w:rPr>
          <w:rFonts w:ascii="Arial" w:hAnsi="Arial" w:cs="Arial"/>
          <w:sz w:val="20"/>
          <w:szCs w:val="20"/>
        </w:rPr>
      </w:pPr>
    </w:p>
    <w:p w14:paraId="4CEF35DF" w14:textId="58C0C823" w:rsidR="004816FA" w:rsidRPr="00551E7E" w:rsidRDefault="004816FA" w:rsidP="00E1149A">
      <w:pPr>
        <w:rPr>
          <w:rFonts w:ascii="Arial" w:hAnsi="Arial" w:cs="Arial"/>
          <w:b/>
          <w:bCs/>
          <w:sz w:val="20"/>
          <w:szCs w:val="20"/>
        </w:rPr>
      </w:pPr>
      <w:r w:rsidRPr="00551E7E">
        <w:rPr>
          <w:rFonts w:ascii="Arial" w:hAnsi="Arial" w:cs="Arial"/>
          <w:b/>
          <w:bCs/>
          <w:sz w:val="20"/>
          <w:szCs w:val="20"/>
        </w:rPr>
        <w:t>Results</w:t>
      </w:r>
    </w:p>
    <w:p w14:paraId="0FF27CF0" w14:textId="77777777" w:rsidR="004816FA" w:rsidRPr="00551E7E" w:rsidRDefault="004816FA" w:rsidP="00753C87">
      <w:pPr>
        <w:rPr>
          <w:rFonts w:ascii="Arial" w:hAnsi="Arial" w:cs="Arial"/>
          <w:b/>
          <w:bCs/>
          <w:sz w:val="20"/>
          <w:szCs w:val="20"/>
        </w:rPr>
      </w:pPr>
      <w:r w:rsidRPr="00551E7E">
        <w:rPr>
          <w:rFonts w:ascii="Arial" w:hAnsi="Arial" w:cs="Arial"/>
          <w:b/>
          <w:bCs/>
          <w:sz w:val="20"/>
          <w:szCs w:val="20"/>
        </w:rPr>
        <w:t>Male, Intermediate and Female Anemonefish Display Distinct Physiology and Behavior</w:t>
      </w:r>
    </w:p>
    <w:p w14:paraId="10C976F3" w14:textId="716A022C" w:rsidR="0018081A" w:rsidRPr="00551E7E" w:rsidRDefault="0018081A" w:rsidP="0018081A">
      <w:pPr>
        <w:ind w:firstLine="720"/>
        <w:rPr>
          <w:rFonts w:ascii="Arial" w:hAnsi="Arial" w:cs="Arial"/>
          <w:sz w:val="20"/>
          <w:szCs w:val="20"/>
        </w:rPr>
      </w:pPr>
      <w:r w:rsidRPr="00551E7E">
        <w:rPr>
          <w:rFonts w:ascii="Arial" w:hAnsi="Arial" w:cs="Arial"/>
          <w:sz w:val="20"/>
          <w:szCs w:val="20"/>
        </w:rPr>
        <w:t>To understand the process of protandrous sex change, we compared 6 reproductively active anemonefish pairs (n = 6 males and 6 females) to 10 pairs (n = 20) of male anemonefish housed together for 6 months (</w:t>
      </w:r>
      <w:r w:rsidRPr="00551E7E">
        <w:rPr>
          <w:rFonts w:ascii="Arial" w:hAnsi="Arial" w:cs="Arial"/>
          <w:sz w:val="20"/>
          <w:szCs w:val="20"/>
          <w:highlight w:val="yellow"/>
        </w:rPr>
        <w:t>Fig. 1A</w:t>
      </w:r>
      <w:r w:rsidRPr="00551E7E">
        <w:rPr>
          <w:rFonts w:ascii="Arial" w:hAnsi="Arial" w:cs="Arial"/>
          <w:sz w:val="20"/>
          <w:szCs w:val="20"/>
        </w:rPr>
        <w:t xml:space="preserve">, </w:t>
      </w:r>
      <w:r w:rsidR="003440F3" w:rsidRPr="00551E7E">
        <w:rPr>
          <w:rFonts w:ascii="Arial" w:hAnsi="Arial" w:cs="Arial"/>
          <w:sz w:val="20"/>
          <w:szCs w:val="20"/>
          <w:highlight w:val="yellow"/>
        </w:rPr>
        <w:t>M</w:t>
      </w:r>
      <w:r w:rsidRPr="00551E7E">
        <w:rPr>
          <w:rFonts w:ascii="Arial" w:hAnsi="Arial" w:cs="Arial"/>
          <w:sz w:val="20"/>
          <w:szCs w:val="20"/>
          <w:highlight w:val="yellow"/>
        </w:rPr>
        <w:t>ethods</w:t>
      </w:r>
      <w:r w:rsidRPr="00551E7E">
        <w:rPr>
          <w:rFonts w:ascii="Arial" w:hAnsi="Arial" w:cs="Arial"/>
          <w:sz w:val="20"/>
          <w:szCs w:val="20"/>
        </w:rPr>
        <w:t>). We paired males such that one male was notably larger than the other and was expected to occupy the α position in the social dominance hierarchy. These males (hereafter referred to as “</w:t>
      </w:r>
      <w:r w:rsidR="00F339F4" w:rsidRPr="00551E7E">
        <w:rPr>
          <w:rFonts w:ascii="Arial" w:hAnsi="Arial" w:cs="Arial"/>
          <w:sz w:val="20"/>
          <w:szCs w:val="20"/>
        </w:rPr>
        <w:t>I</w:t>
      </w:r>
      <w:r w:rsidRPr="00551E7E">
        <w:rPr>
          <w:rFonts w:ascii="Arial" w:hAnsi="Arial" w:cs="Arial"/>
          <w:sz w:val="20"/>
          <w:szCs w:val="20"/>
        </w:rPr>
        <w:t>ntermediates”) are destined to undergo protandrous sex change, and given enough time, will become reproductively active females. The partners of intermediates, males expected to remain males, are referred to as “</w:t>
      </w:r>
      <w:r w:rsidR="00F339F4" w:rsidRPr="00551E7E">
        <w:rPr>
          <w:rFonts w:ascii="Arial" w:hAnsi="Arial" w:cs="Arial"/>
          <w:sz w:val="20"/>
          <w:szCs w:val="20"/>
        </w:rPr>
        <w:t>I</w:t>
      </w:r>
      <w:r w:rsidRPr="00551E7E">
        <w:rPr>
          <w:rFonts w:ascii="Arial" w:hAnsi="Arial" w:cs="Arial"/>
          <w:sz w:val="20"/>
          <w:szCs w:val="20"/>
        </w:rPr>
        <w:t xml:space="preserve">ntermediate </w:t>
      </w:r>
      <w:r w:rsidR="00F339F4" w:rsidRPr="00551E7E">
        <w:rPr>
          <w:rFonts w:ascii="Arial" w:hAnsi="Arial" w:cs="Arial"/>
          <w:sz w:val="20"/>
          <w:szCs w:val="20"/>
        </w:rPr>
        <w:t>P</w:t>
      </w:r>
      <w:r w:rsidRPr="00551E7E">
        <w:rPr>
          <w:rFonts w:ascii="Arial" w:hAnsi="Arial" w:cs="Arial"/>
          <w:sz w:val="20"/>
          <w:szCs w:val="20"/>
        </w:rPr>
        <w:t>artners”. We chose the 6-month timepoint as previous work in our lab has shown that at six months, approximately 10% of fish will have completed sex change, while the remaining fish will be in various intermediate stages determined by individual variation</w:t>
      </w:r>
      <w:r w:rsidR="00B01C34"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{"citationID":"rUsOMn9I","properties":{"formattedCitation":"(7)","plainCitation":"(7)","noteIndex":0},"citationItems":[{"id":43,"uris":["http://zotero.org/users/11313215/items/TBICN8KA"],"itemData":{"id":43,"type":"article-journal","abstract":"Many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(7)</w:t>
      </w:r>
      <w:r w:rsidRPr="00551E7E">
        <w:rPr>
          <w:rFonts w:ascii="Arial" w:hAnsi="Arial" w:cs="Arial"/>
          <w:sz w:val="20"/>
          <w:szCs w:val="20"/>
        </w:rPr>
        <w:fldChar w:fldCharType="end"/>
      </w:r>
      <w:r w:rsidRPr="00551E7E">
        <w:rPr>
          <w:rFonts w:ascii="Arial" w:hAnsi="Arial" w:cs="Arial"/>
          <w:sz w:val="20"/>
          <w:szCs w:val="20"/>
        </w:rPr>
        <w:t>. Indeed, at this timepoint we found that one individual had completed sex change as indicated by the presence of vitellogenic oocytes (thus this individual was classified as a “New Female” and its partner as “New Male”)</w:t>
      </w:r>
      <w:r w:rsidR="0023586C" w:rsidRPr="00551E7E">
        <w:rPr>
          <w:rFonts w:ascii="Arial" w:hAnsi="Arial" w:cs="Arial"/>
          <w:sz w:val="20"/>
          <w:szCs w:val="20"/>
        </w:rPr>
        <w:t>. T</w:t>
      </w:r>
      <w:r w:rsidRPr="00551E7E">
        <w:rPr>
          <w:rFonts w:ascii="Arial" w:hAnsi="Arial" w:cs="Arial"/>
          <w:sz w:val="20"/>
          <w:szCs w:val="20"/>
        </w:rPr>
        <w:t>wo other individuals had a distinct gonadal phenotype defined</w:t>
      </w:r>
      <w:r w:rsidR="0023586C" w:rsidRPr="00551E7E">
        <w:rPr>
          <w:rFonts w:ascii="Arial" w:hAnsi="Arial" w:cs="Arial"/>
          <w:sz w:val="20"/>
          <w:szCs w:val="20"/>
        </w:rPr>
        <w:t xml:space="preserve"> by having</w:t>
      </w:r>
      <w:r w:rsidRPr="00551E7E">
        <w:rPr>
          <w:rFonts w:ascii="Arial" w:hAnsi="Arial" w:cs="Arial"/>
          <w:sz w:val="20"/>
          <w:szCs w:val="20"/>
        </w:rPr>
        <w:t xml:space="preserve"> </w:t>
      </w:r>
      <w:r w:rsidR="0023586C" w:rsidRPr="00551E7E">
        <w:rPr>
          <w:rFonts w:ascii="Arial" w:hAnsi="Arial" w:cs="Arial"/>
          <w:sz w:val="20"/>
          <w:szCs w:val="20"/>
        </w:rPr>
        <w:t xml:space="preserve">only non-vitellogenic oocytes, no testicular tissue, no vitellogenic oocytes, and </w:t>
      </w:r>
      <w:r w:rsidRPr="00551E7E">
        <w:rPr>
          <w:rFonts w:ascii="Arial" w:hAnsi="Arial" w:cs="Arial"/>
          <w:sz w:val="20"/>
          <w:szCs w:val="20"/>
        </w:rPr>
        <w:t>a large volume of empty space. These individuals were classified as “Late Intermediates” and their partners as “Late Intermediate Partners”. Throughout this manuscript, we refer to these various stages of sex change as “phases”.</w:t>
      </w:r>
    </w:p>
    <w:p w14:paraId="7747D916" w14:textId="5DD275B9" w:rsidR="0023586C" w:rsidRPr="00AE16ED" w:rsidRDefault="002F5974" w:rsidP="00AE16ED">
      <w:r>
        <w:rPr>
          <w:rFonts w:ascii="Arial" w:hAnsi="Arial" w:cs="Arial"/>
          <w:sz w:val="20"/>
          <w:szCs w:val="20"/>
        </w:rPr>
        <w:tab/>
        <w:t xml:space="preserve">Over the course of the experiment, </w:t>
      </w:r>
      <w:r w:rsidRPr="00551E7E">
        <w:rPr>
          <w:rFonts w:ascii="Arial" w:hAnsi="Arial" w:cs="Arial"/>
          <w:sz w:val="20"/>
          <w:szCs w:val="20"/>
        </w:rPr>
        <w:t xml:space="preserve">Intermediates </w:t>
      </w:r>
      <w:r>
        <w:rPr>
          <w:rFonts w:ascii="Arial" w:hAnsi="Arial" w:cs="Arial"/>
          <w:sz w:val="20"/>
          <w:szCs w:val="20"/>
        </w:rPr>
        <w:t xml:space="preserve">increased their length by xx% and xx% respectively whereas their partners barely changed (xx% and xx%, respectively).  This difference was significant as indicated by significant </w:t>
      </w:r>
      <w:commentRangeStart w:id="8"/>
      <w:r w:rsidRPr="00AE16ED">
        <w:rPr>
          <w:rFonts w:ascii="Arial" w:hAnsi="Arial" w:cs="Arial"/>
          <w:sz w:val="20"/>
          <w:szCs w:val="20"/>
          <w:highlight w:val="yellow"/>
        </w:rPr>
        <w:t>interaction</w:t>
      </w:r>
      <w:r>
        <w:rPr>
          <w:rFonts w:ascii="Arial" w:hAnsi="Arial" w:cs="Arial"/>
          <w:sz w:val="20"/>
          <w:szCs w:val="20"/>
          <w:highlight w:val="yellow"/>
        </w:rPr>
        <w:t xml:space="preserve"> in the 2 wqway repeated measures ANOVA</w:t>
      </w:r>
      <w:r w:rsidRPr="00AE16ED">
        <w:rPr>
          <w:rFonts w:ascii="Arial" w:hAnsi="Arial" w:cs="Arial"/>
          <w:sz w:val="20"/>
          <w:szCs w:val="20"/>
          <w:highlight w:val="yellow"/>
        </w:rPr>
        <w:t>xx give stats</w:t>
      </w:r>
      <w:r w:rsidR="0023586C" w:rsidRPr="00551E7E">
        <w:rPr>
          <w:rFonts w:ascii="Arial" w:hAnsi="Arial" w:cs="Arial"/>
          <w:sz w:val="20"/>
          <w:szCs w:val="20"/>
        </w:rPr>
        <w:t xml:space="preserve"> </w:t>
      </w:r>
      <w:r w:rsidR="00042EF3">
        <w:rPr>
          <w:rFonts w:ascii="Arial" w:hAnsi="Arial" w:cs="Arial"/>
          <w:sz w:val="20"/>
          <w:szCs w:val="20"/>
        </w:rPr>
        <w:t xml:space="preserve">The Late Intermediates showed the same pattern, and the new female grew by the largest margin </w:t>
      </w:r>
      <w:r w:rsidR="0023586C" w:rsidRPr="00551E7E">
        <w:rPr>
          <w:rFonts w:ascii="Arial" w:hAnsi="Arial" w:cs="Arial"/>
          <w:sz w:val="20"/>
          <w:szCs w:val="20"/>
        </w:rPr>
        <w:t>(</w:t>
      </w:r>
      <w:r w:rsidR="0023586C" w:rsidRPr="00551E7E">
        <w:rPr>
          <w:rFonts w:ascii="Arial" w:hAnsi="Arial" w:cs="Arial"/>
          <w:sz w:val="20"/>
          <w:szCs w:val="20"/>
          <w:highlight w:val="yellow"/>
        </w:rPr>
        <w:t>Fig. S1A</w:t>
      </w:r>
      <w:r w:rsidR="001E33C3" w:rsidRPr="00551E7E">
        <w:rPr>
          <w:rFonts w:ascii="Arial" w:hAnsi="Arial" w:cs="Arial"/>
          <w:sz w:val="20"/>
          <w:szCs w:val="20"/>
          <w:highlight w:val="yellow"/>
        </w:rPr>
        <w:t>-D</w:t>
      </w:r>
      <w:r w:rsidR="0023586C" w:rsidRPr="00551E7E">
        <w:rPr>
          <w:rFonts w:ascii="Arial" w:hAnsi="Arial" w:cs="Arial"/>
          <w:sz w:val="20"/>
          <w:szCs w:val="20"/>
        </w:rPr>
        <w:t>).</w:t>
      </w:r>
      <w:commentRangeEnd w:id="8"/>
      <w:r>
        <w:rPr>
          <w:rStyle w:val="CommentReference"/>
          <w:rFonts w:ascii="Arial" w:hAnsi="Arial" w:cs="Arial"/>
          <w:sz w:val="20"/>
          <w:szCs w:val="20"/>
        </w:rPr>
        <w:commentReference w:id="8"/>
      </w:r>
      <w:r w:rsidR="00042EF3">
        <w:rPr>
          <w:rFonts w:ascii="Arial" w:hAnsi="Arial" w:cs="Arial"/>
          <w:sz w:val="20"/>
          <w:szCs w:val="20"/>
        </w:rPr>
        <w:t xml:space="preserve">  Together these data confirm that the Intermediate and Late Intermediate fish were in the process of changing sex.  </w:t>
      </w:r>
    </w:p>
    <w:p w14:paraId="3E18E491" w14:textId="6F79FCEE" w:rsidR="0018081A" w:rsidRPr="00551E7E" w:rsidRDefault="0018081A" w:rsidP="0018081A">
      <w:pPr>
        <w:ind w:firstLine="720"/>
        <w:rPr>
          <w:rFonts w:ascii="Arial" w:hAnsi="Arial" w:cs="Arial"/>
          <w:sz w:val="20"/>
          <w:szCs w:val="20"/>
        </w:rPr>
      </w:pPr>
      <w:r w:rsidRPr="00551E7E">
        <w:rPr>
          <w:rFonts w:ascii="Arial" w:hAnsi="Arial" w:cs="Arial"/>
          <w:sz w:val="20"/>
          <w:szCs w:val="20"/>
        </w:rPr>
        <w:t xml:space="preserve">To assess the behavioral sex of the fish, we used a parental-care assay which has been shown to produce robust differences between males and females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{"citationID":"RIxgXoHZ","properties":{"formattedCitation":"(7, 10\\uc0\\u8211{}14)","plainCitation":"(7, 10–14)","noteIndex":0},"citationItems":[{"id":43,"uris":["http://zotero.org/users/11313215/items/TBICN8KA"],"itemData":{"id":43,"type":"article-journal","abstract":"Many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color w:val="000000"/>
          <w:kern w:val="0"/>
          <w:sz w:val="20"/>
          <w:szCs w:val="20"/>
        </w:rPr>
        <w:t>(7, 10–14)</w:t>
      </w:r>
      <w:r w:rsidRPr="00551E7E">
        <w:rPr>
          <w:rFonts w:ascii="Arial" w:hAnsi="Arial" w:cs="Arial"/>
          <w:sz w:val="20"/>
          <w:szCs w:val="20"/>
        </w:rPr>
        <w:fldChar w:fldCharType="end"/>
      </w:r>
      <w:r w:rsidRPr="00551E7E">
        <w:rPr>
          <w:rFonts w:ascii="Arial" w:hAnsi="Arial" w:cs="Arial"/>
          <w:sz w:val="20"/>
          <w:szCs w:val="20"/>
        </w:rPr>
        <w:t xml:space="preserve">. As expected, males performed significantly more parental care behaviors and spent significantly more time in the nest than their female partners </w:t>
      </w:r>
      <w:r w:rsidRPr="00551E7E">
        <w:rPr>
          <w:rFonts w:ascii="Arial" w:hAnsi="Arial" w:cs="Arial"/>
          <w:sz w:val="20"/>
          <w:szCs w:val="20"/>
          <w:highlight w:val="yellow"/>
        </w:rPr>
        <w:t>(Fig.1B</w:t>
      </w:r>
      <w:r w:rsidRPr="00551E7E">
        <w:rPr>
          <w:rFonts w:ascii="Arial" w:hAnsi="Arial" w:cs="Arial"/>
          <w:sz w:val="20"/>
          <w:szCs w:val="20"/>
        </w:rPr>
        <w:t>). In agreement with previous results</w:t>
      </w:r>
      <w:r w:rsidR="002108AE"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{"citationID":"zLifntjj","properties":{"formattedCitation":"(7)","plainCitation":"(7)","noteIndex":0},"citationItems":[{"id":43,"uris":["http://zotero.org/users/11313215/items/TBICN8KA"],"itemData":{"id":43,"type":"article-journal","abstract":"Many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(7)</w:t>
      </w:r>
      <w:r w:rsidRPr="00551E7E">
        <w:rPr>
          <w:rFonts w:ascii="Arial" w:hAnsi="Arial" w:cs="Arial"/>
          <w:sz w:val="20"/>
          <w:szCs w:val="20"/>
        </w:rPr>
        <w:fldChar w:fldCharType="end"/>
      </w:r>
      <w:r w:rsidRPr="00551E7E">
        <w:rPr>
          <w:rFonts w:ascii="Arial" w:hAnsi="Arial" w:cs="Arial"/>
          <w:sz w:val="20"/>
          <w:szCs w:val="20"/>
        </w:rPr>
        <w:t xml:space="preserve">, intermediates retained male levels of parental care and prevented their partners from performing parental care. Late intermediates and their partners’ behavior aligned with female and male patterns of behavior respectively as did the new female and new male. </w:t>
      </w:r>
    </w:p>
    <w:p w14:paraId="5C055867" w14:textId="0E471ED6" w:rsidR="0018081A" w:rsidRPr="00551E7E" w:rsidRDefault="002108AE" w:rsidP="0018081A">
      <w:pPr>
        <w:ind w:firstLine="720"/>
        <w:rPr>
          <w:rFonts w:ascii="Arial" w:hAnsi="Arial" w:cs="Arial"/>
          <w:sz w:val="20"/>
          <w:szCs w:val="20"/>
        </w:rPr>
      </w:pPr>
      <w:r w:rsidRPr="00551E7E">
        <w:rPr>
          <w:rFonts w:ascii="Arial" w:hAnsi="Arial" w:cs="Arial"/>
          <w:sz w:val="20"/>
          <w:szCs w:val="20"/>
        </w:rPr>
        <w:t>We</w:t>
      </w:r>
      <w:r w:rsidR="0018081A" w:rsidRPr="00551E7E">
        <w:rPr>
          <w:rFonts w:ascii="Arial" w:hAnsi="Arial" w:cs="Arial"/>
          <w:sz w:val="20"/>
          <w:szCs w:val="20"/>
        </w:rPr>
        <w:t xml:space="preserve"> </w:t>
      </w:r>
      <w:r w:rsidRPr="00551E7E">
        <w:rPr>
          <w:rFonts w:ascii="Arial" w:hAnsi="Arial" w:cs="Arial"/>
          <w:sz w:val="20"/>
          <w:szCs w:val="20"/>
        </w:rPr>
        <w:t>next</w:t>
      </w:r>
      <w:r w:rsidR="0018081A" w:rsidRPr="00551E7E">
        <w:rPr>
          <w:rFonts w:ascii="Arial" w:hAnsi="Arial" w:cs="Arial"/>
          <w:sz w:val="20"/>
          <w:szCs w:val="20"/>
        </w:rPr>
        <w:t xml:space="preserve"> </w:t>
      </w:r>
      <w:r w:rsidRPr="00551E7E">
        <w:rPr>
          <w:rFonts w:ascii="Arial" w:hAnsi="Arial" w:cs="Arial"/>
          <w:sz w:val="20"/>
          <w:szCs w:val="20"/>
        </w:rPr>
        <w:t>measured</w:t>
      </w:r>
      <w:r w:rsidR="0018081A" w:rsidRPr="00551E7E">
        <w:rPr>
          <w:rFonts w:ascii="Arial" w:hAnsi="Arial" w:cs="Arial"/>
          <w:sz w:val="20"/>
          <w:szCs w:val="20"/>
        </w:rPr>
        <w:t xml:space="preserve"> circulating levels of 11-ketotestosterone (11KT), the primary bioactive androgen in teleosts </w:t>
      </w:r>
      <w:r w:rsidRPr="00551E7E">
        <w:rPr>
          <w:rFonts w:ascii="Arial" w:hAnsi="Arial" w:cs="Arial"/>
          <w:sz w:val="20"/>
          <w:szCs w:val="20"/>
        </w:rPr>
        <w:t>which</w:t>
      </w:r>
      <w:r w:rsidR="0018081A" w:rsidRPr="00551E7E">
        <w:rPr>
          <w:rFonts w:ascii="Arial" w:hAnsi="Arial" w:cs="Arial"/>
          <w:sz w:val="20"/>
          <w:szCs w:val="20"/>
        </w:rPr>
        <w:t xml:space="preserve"> displays extensive sexual dimorphism. Like behavior, intermediates retained male levels, while late intermediates and new females aligned with female levels. Late intermediate partners and new males aligned with male levels </w:t>
      </w:r>
      <w:r w:rsidR="0018081A" w:rsidRPr="00551E7E">
        <w:rPr>
          <w:rFonts w:ascii="Arial" w:hAnsi="Arial" w:cs="Arial"/>
          <w:sz w:val="20"/>
          <w:szCs w:val="20"/>
          <w:highlight w:val="yellow"/>
        </w:rPr>
        <w:t>(Fig.1B</w:t>
      </w:r>
      <w:r w:rsidR="0018081A" w:rsidRPr="00551E7E">
        <w:rPr>
          <w:rFonts w:ascii="Arial" w:hAnsi="Arial" w:cs="Arial"/>
          <w:sz w:val="20"/>
          <w:szCs w:val="20"/>
        </w:rPr>
        <w:t xml:space="preserve">). </w:t>
      </w:r>
    </w:p>
    <w:p w14:paraId="541D5D6E" w14:textId="202C3FB6" w:rsidR="0018081A" w:rsidRPr="00551E7E" w:rsidRDefault="0018081A" w:rsidP="002108AE">
      <w:pPr>
        <w:ind w:firstLine="720"/>
        <w:rPr>
          <w:rFonts w:ascii="Arial" w:hAnsi="Arial" w:cs="Arial"/>
          <w:sz w:val="20"/>
          <w:szCs w:val="20"/>
        </w:rPr>
      </w:pPr>
      <w:r w:rsidRPr="00551E7E">
        <w:rPr>
          <w:rFonts w:ascii="Arial" w:hAnsi="Arial" w:cs="Arial"/>
          <w:sz w:val="20"/>
          <w:szCs w:val="20"/>
        </w:rPr>
        <w:t xml:space="preserve">We </w:t>
      </w:r>
      <w:r w:rsidR="002108AE" w:rsidRPr="00551E7E">
        <w:rPr>
          <w:rFonts w:ascii="Arial" w:hAnsi="Arial" w:cs="Arial"/>
          <w:sz w:val="20"/>
          <w:szCs w:val="20"/>
        </w:rPr>
        <w:t xml:space="preserve">next </w:t>
      </w:r>
      <w:r w:rsidRPr="00551E7E">
        <w:rPr>
          <w:rFonts w:ascii="Arial" w:hAnsi="Arial" w:cs="Arial"/>
          <w:sz w:val="20"/>
          <w:szCs w:val="20"/>
        </w:rPr>
        <w:t>euthanized the fish and collected gonads for histological analysis. In contrast to the behavioral and hormonal measures, intermediates differed significantly from males in gonadal morphology. Specifically, intermediates exhibited a reduced proportion of testicular tissue, with a corresponding increase in proportion of immature ovarian tissue in their ovotestes</w:t>
      </w:r>
      <w:r w:rsidR="002108AE" w:rsidRPr="00551E7E">
        <w:rPr>
          <w:rFonts w:ascii="Arial" w:hAnsi="Arial" w:cs="Arial"/>
          <w:sz w:val="20"/>
          <w:szCs w:val="20"/>
        </w:rPr>
        <w:t>. Further, intermediates had</w:t>
      </w:r>
      <w:r w:rsidRPr="00551E7E">
        <w:rPr>
          <w:rFonts w:ascii="Arial" w:hAnsi="Arial" w:cs="Arial"/>
          <w:sz w:val="20"/>
          <w:szCs w:val="20"/>
        </w:rPr>
        <w:t xml:space="preserve"> significantly </w:t>
      </w:r>
      <w:r w:rsidR="002108AE" w:rsidRPr="00551E7E">
        <w:rPr>
          <w:rFonts w:ascii="Arial" w:hAnsi="Arial" w:cs="Arial"/>
          <w:sz w:val="20"/>
          <w:szCs w:val="20"/>
        </w:rPr>
        <w:t xml:space="preserve">lower </w:t>
      </w:r>
      <w:r w:rsidRPr="00551E7E">
        <w:rPr>
          <w:rFonts w:ascii="Arial" w:hAnsi="Arial" w:cs="Arial"/>
          <w:sz w:val="20"/>
          <w:szCs w:val="20"/>
        </w:rPr>
        <w:t>total gonadal volume than males</w:t>
      </w:r>
      <w:r w:rsidR="001E33C3" w:rsidRPr="00551E7E">
        <w:rPr>
          <w:rFonts w:ascii="Arial" w:hAnsi="Arial" w:cs="Arial"/>
          <w:sz w:val="20"/>
          <w:szCs w:val="20"/>
        </w:rPr>
        <w:t xml:space="preserve">, displaying a decrease in testicular tissue and an increase in ovarian tissue </w:t>
      </w:r>
      <w:r w:rsidRPr="00551E7E">
        <w:rPr>
          <w:rFonts w:ascii="Arial" w:hAnsi="Arial" w:cs="Arial"/>
          <w:sz w:val="20"/>
          <w:szCs w:val="20"/>
        </w:rPr>
        <w:t>(</w:t>
      </w:r>
      <w:r w:rsidRPr="00551E7E">
        <w:rPr>
          <w:rFonts w:ascii="Arial" w:hAnsi="Arial" w:cs="Arial"/>
          <w:sz w:val="20"/>
          <w:szCs w:val="20"/>
          <w:highlight w:val="yellow"/>
        </w:rPr>
        <w:t>Fig. 1C</w:t>
      </w:r>
      <w:r w:rsidR="001E33C3" w:rsidRPr="00551E7E">
        <w:rPr>
          <w:rFonts w:ascii="Arial" w:hAnsi="Arial" w:cs="Arial"/>
          <w:sz w:val="20"/>
          <w:szCs w:val="20"/>
          <w:highlight w:val="yellow"/>
        </w:rPr>
        <w:t>, S1E</w:t>
      </w:r>
      <w:r w:rsidR="00697079">
        <w:rPr>
          <w:rFonts w:ascii="Arial" w:hAnsi="Arial" w:cs="Arial"/>
          <w:sz w:val="20"/>
          <w:szCs w:val="20"/>
          <w:highlight w:val="yellow"/>
        </w:rPr>
        <w:t>,</w:t>
      </w:r>
      <w:r w:rsidR="001E33C3" w:rsidRPr="00551E7E">
        <w:rPr>
          <w:rFonts w:ascii="Arial" w:hAnsi="Arial" w:cs="Arial"/>
          <w:sz w:val="20"/>
          <w:szCs w:val="20"/>
          <w:highlight w:val="yellow"/>
        </w:rPr>
        <w:t>F</w:t>
      </w:r>
      <w:r w:rsidRPr="00551E7E">
        <w:rPr>
          <w:rFonts w:ascii="Arial" w:hAnsi="Arial" w:cs="Arial"/>
          <w:sz w:val="20"/>
          <w:szCs w:val="20"/>
          <w:highlight w:val="yellow"/>
        </w:rPr>
        <w:t>).</w:t>
      </w:r>
      <w:r w:rsidRPr="00551E7E">
        <w:rPr>
          <w:rFonts w:ascii="Arial" w:hAnsi="Arial" w:cs="Arial"/>
          <w:sz w:val="20"/>
          <w:szCs w:val="20"/>
        </w:rPr>
        <w:t xml:space="preserve"> Importantly, this loss of testicular tissue is unlikely to reflect the onset of gonadal sex change, as intermediates and their partners remained similar in gonadal composition. Instead, it most likely represents gonadal regression associated with the temporary reproductive stasis that accompanies sex change</w:t>
      </w:r>
      <w:r w:rsidR="002108AE" w:rsidRPr="00551E7E">
        <w:rPr>
          <w:rFonts w:ascii="Arial" w:hAnsi="Arial" w:cs="Arial"/>
          <w:sz w:val="20"/>
          <w:szCs w:val="20"/>
        </w:rPr>
        <w:t xml:space="preserve"> </w:t>
      </w:r>
      <w:r w:rsidR="002108AE"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{"citationID":"GK75VMh7","properties":{"unsorted":false,"formattedCitation":"(7)","plainCitation":"(7)","noteIndex":0},"citationItems":[{"id":43,"uris":["http://zotero.org/users/11313215/items/TBICN8KA"],"itemData":{"id":43,"type":"article-journal","abstract":"Many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2108AE" w:rsidRPr="00551E7E">
        <w:rPr>
          <w:rFonts w:ascii="Arial" w:hAnsi="Arial" w:cs="Arial"/>
          <w:sz w:val="20"/>
          <w:szCs w:val="20"/>
        </w:rPr>
        <w:fldChar w:fldCharType="separate"/>
      </w:r>
      <w:r w:rsidR="0072390C" w:rsidRPr="00551E7E">
        <w:rPr>
          <w:rFonts w:ascii="Arial" w:hAnsi="Arial" w:cs="Arial"/>
          <w:noProof/>
          <w:sz w:val="20"/>
          <w:szCs w:val="20"/>
        </w:rPr>
        <w:t>(7)</w:t>
      </w:r>
      <w:r w:rsidR="002108AE" w:rsidRPr="00551E7E">
        <w:rPr>
          <w:rFonts w:ascii="Arial" w:hAnsi="Arial" w:cs="Arial"/>
          <w:sz w:val="20"/>
          <w:szCs w:val="20"/>
        </w:rPr>
        <w:fldChar w:fldCharType="end"/>
      </w:r>
      <w:r w:rsidRPr="00551E7E">
        <w:rPr>
          <w:rFonts w:ascii="Arial" w:hAnsi="Arial" w:cs="Arial"/>
          <w:sz w:val="20"/>
          <w:szCs w:val="20"/>
        </w:rPr>
        <w:t xml:space="preserve">. By the late intermediate stage, no measurable </w:t>
      </w:r>
      <w:r w:rsidRPr="00551E7E">
        <w:rPr>
          <w:rFonts w:ascii="Arial" w:hAnsi="Arial" w:cs="Arial"/>
          <w:sz w:val="20"/>
          <w:szCs w:val="20"/>
        </w:rPr>
        <w:lastRenderedPageBreak/>
        <w:t xml:space="preserve">testicular tissue </w:t>
      </w:r>
      <w:r w:rsidR="00F339F4" w:rsidRPr="00551E7E">
        <w:rPr>
          <w:rFonts w:ascii="Arial" w:hAnsi="Arial" w:cs="Arial"/>
          <w:sz w:val="20"/>
          <w:szCs w:val="20"/>
        </w:rPr>
        <w:t>remained,</w:t>
      </w:r>
      <w:r w:rsidR="00D770B1" w:rsidRPr="00551E7E">
        <w:rPr>
          <w:rFonts w:ascii="Arial" w:hAnsi="Arial" w:cs="Arial"/>
          <w:sz w:val="20"/>
          <w:szCs w:val="20"/>
        </w:rPr>
        <w:t xml:space="preserve"> and</w:t>
      </w:r>
      <w:r w:rsidRPr="00551E7E">
        <w:rPr>
          <w:rFonts w:ascii="Arial" w:hAnsi="Arial" w:cs="Arial"/>
          <w:sz w:val="20"/>
          <w:szCs w:val="20"/>
        </w:rPr>
        <w:t xml:space="preserve"> the gonad consisted only of immature ovarian tissue, connective tissue, and empty space (</w:t>
      </w:r>
      <w:r w:rsidRPr="00551E7E">
        <w:rPr>
          <w:rFonts w:ascii="Arial" w:hAnsi="Arial" w:cs="Arial"/>
          <w:sz w:val="20"/>
          <w:szCs w:val="20"/>
          <w:highlight w:val="yellow"/>
        </w:rPr>
        <w:t>Fig. 1D</w:t>
      </w:r>
      <w:r w:rsidRPr="00551E7E">
        <w:rPr>
          <w:rFonts w:ascii="Arial" w:hAnsi="Arial" w:cs="Arial"/>
          <w:sz w:val="20"/>
          <w:szCs w:val="20"/>
        </w:rPr>
        <w:t>).</w:t>
      </w:r>
    </w:p>
    <w:p w14:paraId="7523EA4F" w14:textId="77777777" w:rsidR="0072779C" w:rsidRPr="00551E7E" w:rsidRDefault="0072779C" w:rsidP="004816FA">
      <w:pPr>
        <w:ind w:firstLine="720"/>
        <w:rPr>
          <w:rFonts w:ascii="Arial" w:hAnsi="Arial" w:cs="Arial"/>
          <w:sz w:val="20"/>
          <w:szCs w:val="20"/>
        </w:rPr>
      </w:pPr>
    </w:p>
    <w:p w14:paraId="52DFE827" w14:textId="77777777" w:rsidR="004816FA" w:rsidRPr="00551E7E" w:rsidRDefault="004816FA" w:rsidP="00753C87">
      <w:pPr>
        <w:rPr>
          <w:rFonts w:ascii="Arial" w:hAnsi="Arial" w:cs="Arial"/>
          <w:b/>
          <w:bCs/>
          <w:sz w:val="20"/>
          <w:szCs w:val="20"/>
        </w:rPr>
      </w:pPr>
      <w:r w:rsidRPr="00551E7E">
        <w:rPr>
          <w:rFonts w:ascii="Arial" w:hAnsi="Arial" w:cs="Arial"/>
          <w:b/>
          <w:bCs/>
          <w:sz w:val="20"/>
          <w:szCs w:val="20"/>
        </w:rPr>
        <w:t>Multiomics Capture High Quality Transcriptomes, Epigenomes, and Spatial Transcriptomes</w:t>
      </w:r>
    </w:p>
    <w:p w14:paraId="08DAC190" w14:textId="0A48F7AA" w:rsidR="0018081A" w:rsidRPr="00551E7E" w:rsidRDefault="0018081A" w:rsidP="003E4206">
      <w:pPr>
        <w:ind w:firstLine="720"/>
        <w:rPr>
          <w:rFonts w:ascii="Arial" w:hAnsi="Arial" w:cs="Arial"/>
          <w:sz w:val="20"/>
          <w:szCs w:val="20"/>
        </w:rPr>
      </w:pPr>
      <w:r w:rsidRPr="00551E7E">
        <w:rPr>
          <w:rFonts w:ascii="Arial" w:hAnsi="Arial" w:cs="Arial"/>
          <w:sz w:val="20"/>
          <w:szCs w:val="20"/>
        </w:rPr>
        <w:t>Following euthanasia, we dissected out the ventrocaudal telencephala (</w:t>
      </w:r>
      <w:r w:rsidR="00DB4306" w:rsidRPr="00551E7E">
        <w:rPr>
          <w:rFonts w:ascii="Arial" w:hAnsi="Arial" w:cs="Arial"/>
          <w:sz w:val="20"/>
          <w:szCs w:val="20"/>
          <w:highlight w:val="yellow"/>
        </w:rPr>
        <w:t>M</w:t>
      </w:r>
      <w:r w:rsidRPr="00551E7E">
        <w:rPr>
          <w:rFonts w:ascii="Arial" w:hAnsi="Arial" w:cs="Arial"/>
          <w:sz w:val="20"/>
          <w:szCs w:val="20"/>
          <w:highlight w:val="yellow"/>
        </w:rPr>
        <w:t>ethods</w:t>
      </w:r>
      <w:r w:rsidR="00715C76" w:rsidRPr="00551E7E">
        <w:rPr>
          <w:rFonts w:ascii="Arial" w:hAnsi="Arial" w:cs="Arial"/>
          <w:sz w:val="20"/>
          <w:szCs w:val="20"/>
        </w:rPr>
        <w:t xml:space="preserve">, </w:t>
      </w:r>
      <w:r w:rsidR="00715C76" w:rsidRPr="00170D0A">
        <w:rPr>
          <w:rFonts w:ascii="Arial" w:hAnsi="Arial" w:cs="Arial"/>
          <w:sz w:val="20"/>
          <w:szCs w:val="20"/>
          <w:highlight w:val="yellow"/>
        </w:rPr>
        <w:t xml:space="preserve">Fig. </w:t>
      </w:r>
      <w:commentRangeStart w:id="9"/>
      <w:r w:rsidR="00715C76" w:rsidRPr="00170D0A">
        <w:rPr>
          <w:rFonts w:ascii="Arial" w:hAnsi="Arial" w:cs="Arial"/>
          <w:sz w:val="20"/>
          <w:szCs w:val="20"/>
          <w:highlight w:val="yellow"/>
        </w:rPr>
        <w:t>S2</w:t>
      </w:r>
      <w:commentRangeEnd w:id="9"/>
      <w:r w:rsidR="00715C76">
        <w:rPr>
          <w:rStyle w:val="CommentReference"/>
          <w:rFonts w:ascii="Arial" w:hAnsi="Arial" w:cs="Arial"/>
          <w:sz w:val="20"/>
          <w:szCs w:val="20"/>
        </w:rPr>
        <w:commentReference w:id="9"/>
      </w:r>
      <w:r w:rsidR="00170D0A">
        <w:rPr>
          <w:rFonts w:ascii="Arial" w:hAnsi="Arial" w:cs="Arial"/>
          <w:sz w:val="20"/>
          <w:szCs w:val="20"/>
        </w:rPr>
        <w:t xml:space="preserve"> </w:t>
      </w:r>
      <w:r w:rsidR="00170D0A" w:rsidRPr="00170D0A">
        <w:rPr>
          <w:rFonts w:ascii="Arial" w:hAnsi="Arial" w:cs="Arial"/>
          <w:sz w:val="20"/>
          <w:szCs w:val="20"/>
          <w:highlight w:val="yellow"/>
        </w:rPr>
        <w:t>A, B</w:t>
      </w:r>
      <w:r w:rsidR="00433010" w:rsidRPr="00551E7E">
        <w:rPr>
          <w:rFonts w:ascii="Arial" w:hAnsi="Arial" w:cs="Arial"/>
          <w:sz w:val="20"/>
          <w:szCs w:val="20"/>
        </w:rPr>
        <w:t xml:space="preserve"> </w:t>
      </w:r>
      <w:r w:rsidR="00433010" w:rsidRPr="00551E7E">
        <w:rPr>
          <w:rFonts w:ascii="Arial" w:hAnsi="Arial" w:cs="Arial"/>
          <w:sz w:val="20"/>
          <w:szCs w:val="20"/>
          <w:highlight w:val="yellow"/>
        </w:rPr>
        <w:t>xx Coltan can you review the figure and see if there is anything you want to change about it</w:t>
      </w:r>
      <w:r w:rsidRPr="00551E7E">
        <w:rPr>
          <w:rFonts w:ascii="Arial" w:hAnsi="Arial" w:cs="Arial"/>
          <w:sz w:val="20"/>
          <w:szCs w:val="20"/>
        </w:rPr>
        <w:t xml:space="preserve">) targeting the </w:t>
      </w:r>
      <w:r w:rsidR="00E318E3" w:rsidRPr="00551E7E">
        <w:rPr>
          <w:rFonts w:ascii="Arial" w:hAnsi="Arial" w:cs="Arial"/>
          <w:sz w:val="20"/>
          <w:szCs w:val="20"/>
        </w:rPr>
        <w:t>P</w:t>
      </w:r>
      <w:r w:rsidRPr="00551E7E">
        <w:rPr>
          <w:rFonts w:ascii="Arial" w:hAnsi="Arial" w:cs="Arial"/>
          <w:sz w:val="20"/>
          <w:szCs w:val="20"/>
        </w:rPr>
        <w:t>OA</w:t>
      </w:r>
      <w:r w:rsidR="00E318E3" w:rsidRPr="00551E7E">
        <w:rPr>
          <w:rFonts w:ascii="Arial" w:hAnsi="Arial" w:cs="Arial"/>
          <w:sz w:val="20"/>
          <w:szCs w:val="20"/>
        </w:rPr>
        <w:t>s</w:t>
      </w:r>
      <w:r w:rsidRPr="00551E7E">
        <w:rPr>
          <w:rFonts w:ascii="Arial" w:hAnsi="Arial" w:cs="Arial"/>
          <w:sz w:val="20"/>
          <w:szCs w:val="20"/>
        </w:rPr>
        <w:t xml:space="preserve"> from males (n = 6), intermediates (n = 7), late intermediates (n = 2), the new female (n =1), and females (n = 6) and used single-nucleus multiomics (snMultiome; RNA + ATAC modalities) to profile gene expression and chromatin accessibility changes during sex change. In total, 35,364 nuclei passed quality control (</w:t>
      </w:r>
      <w:r w:rsidRPr="00551E7E">
        <w:rPr>
          <w:rFonts w:ascii="Arial" w:hAnsi="Arial" w:cs="Arial"/>
          <w:sz w:val="20"/>
          <w:szCs w:val="20"/>
          <w:highlight w:val="yellow"/>
        </w:rPr>
        <w:t>Methods</w:t>
      </w:r>
      <w:r w:rsidRPr="00551E7E">
        <w:rPr>
          <w:rFonts w:ascii="Arial" w:hAnsi="Arial" w:cs="Arial"/>
          <w:sz w:val="20"/>
          <w:szCs w:val="20"/>
        </w:rPr>
        <w:t>) and were clustered using weighted shared nearest neighbors analysis</w:t>
      </w:r>
      <w:r w:rsidR="00433010" w:rsidRPr="00551E7E">
        <w:rPr>
          <w:rFonts w:ascii="Arial" w:hAnsi="Arial" w:cs="Arial"/>
          <w:sz w:val="20"/>
          <w:szCs w:val="20"/>
        </w:rPr>
        <w:t xml:space="preserve"> </w:t>
      </w:r>
      <w:r w:rsidR="00860220" w:rsidRPr="00551E7E">
        <w:rPr>
          <w:rFonts w:ascii="Arial" w:hAnsi="Arial" w:cs="Arial"/>
          <w:sz w:val="20"/>
          <w:szCs w:val="20"/>
          <w:highlight w:val="yellow"/>
        </w:rPr>
        <w:t>xx</w:t>
      </w:r>
      <w:r w:rsidR="00433010" w:rsidRPr="00551E7E">
        <w:rPr>
          <w:rFonts w:ascii="Arial" w:hAnsi="Arial" w:cs="Arial"/>
          <w:sz w:val="20"/>
          <w:szCs w:val="20"/>
          <w:highlight w:val="yellow"/>
        </w:rPr>
        <w:t xml:space="preserve"> Katie I’m not sure if you want to edit this since we used harmony for the clustering, or if you want to keep that to only being discussed in methods</w:t>
      </w:r>
      <w:r w:rsidRPr="00551E7E">
        <w:rPr>
          <w:rFonts w:ascii="Arial" w:hAnsi="Arial" w:cs="Arial"/>
          <w:sz w:val="20"/>
          <w:szCs w:val="20"/>
        </w:rPr>
        <w:t xml:space="preserve">. Hierarchical clustering yielded 27 clusters: 20 neuronal and seven glial </w:t>
      </w:r>
      <w:r w:rsidRPr="00551E7E">
        <w:rPr>
          <w:rFonts w:ascii="Arial" w:hAnsi="Arial" w:cs="Arial"/>
          <w:sz w:val="20"/>
          <w:szCs w:val="20"/>
          <w:highlight w:val="yellow"/>
        </w:rPr>
        <w:t>(Fig. 2A)</w:t>
      </w:r>
      <w:r w:rsidRPr="00551E7E">
        <w:rPr>
          <w:rFonts w:ascii="Arial" w:hAnsi="Arial" w:cs="Arial"/>
          <w:sz w:val="20"/>
          <w:szCs w:val="20"/>
        </w:rPr>
        <w:t xml:space="preserve">. </w:t>
      </w:r>
    </w:p>
    <w:p w14:paraId="4B40617E" w14:textId="77777777" w:rsidR="0018081A" w:rsidRPr="00551E7E" w:rsidRDefault="0018081A" w:rsidP="0018081A">
      <w:pPr>
        <w:ind w:firstLine="720"/>
        <w:rPr>
          <w:rFonts w:ascii="Arial" w:hAnsi="Arial" w:cs="Arial"/>
          <w:sz w:val="20"/>
          <w:szCs w:val="20"/>
        </w:rPr>
      </w:pPr>
      <w:r w:rsidRPr="00551E7E">
        <w:rPr>
          <w:rFonts w:ascii="Arial" w:hAnsi="Arial" w:cs="Arial"/>
          <w:sz w:val="20"/>
          <w:szCs w:val="20"/>
        </w:rPr>
        <w:t>Following clustering, we identified 10 glutamatergic (</w:t>
      </w:r>
      <w:r w:rsidRPr="00551E7E">
        <w:rPr>
          <w:rFonts w:ascii="Arial" w:hAnsi="Arial" w:cs="Arial"/>
          <w:i/>
          <w:iCs/>
          <w:sz w:val="20"/>
          <w:szCs w:val="20"/>
        </w:rPr>
        <w:t xml:space="preserve">slc17a6b+ </w:t>
      </w:r>
      <w:r w:rsidRPr="00551E7E">
        <w:rPr>
          <w:rFonts w:ascii="Arial" w:hAnsi="Arial" w:cs="Arial"/>
          <w:sz w:val="20"/>
          <w:szCs w:val="20"/>
        </w:rPr>
        <w:t>or</w:t>
      </w:r>
      <w:r w:rsidRPr="00551E7E">
        <w:rPr>
          <w:rFonts w:ascii="Arial" w:hAnsi="Arial" w:cs="Arial"/>
          <w:i/>
          <w:iCs/>
          <w:sz w:val="20"/>
          <w:szCs w:val="20"/>
        </w:rPr>
        <w:t xml:space="preserve"> slc17a7a+</w:t>
      </w:r>
      <w:r w:rsidRPr="00551E7E">
        <w:rPr>
          <w:rFonts w:ascii="Arial" w:hAnsi="Arial" w:cs="Arial"/>
          <w:sz w:val="20"/>
          <w:szCs w:val="20"/>
        </w:rPr>
        <w:t>), six GABAergic (</w:t>
      </w:r>
      <w:r w:rsidRPr="00551E7E">
        <w:rPr>
          <w:rFonts w:ascii="Arial" w:hAnsi="Arial" w:cs="Arial"/>
          <w:i/>
          <w:iCs/>
          <w:sz w:val="20"/>
          <w:szCs w:val="20"/>
        </w:rPr>
        <w:t xml:space="preserve">gad1+ </w:t>
      </w:r>
      <w:r w:rsidRPr="00551E7E">
        <w:rPr>
          <w:rFonts w:ascii="Arial" w:hAnsi="Arial" w:cs="Arial"/>
          <w:sz w:val="20"/>
          <w:szCs w:val="20"/>
        </w:rPr>
        <w:t xml:space="preserve">or </w:t>
      </w:r>
      <w:r w:rsidRPr="00551E7E">
        <w:rPr>
          <w:rFonts w:ascii="Arial" w:hAnsi="Arial" w:cs="Arial"/>
          <w:i/>
          <w:iCs/>
          <w:sz w:val="20"/>
          <w:szCs w:val="20"/>
        </w:rPr>
        <w:t>gad2+</w:t>
      </w:r>
      <w:r w:rsidRPr="00551E7E">
        <w:rPr>
          <w:rFonts w:ascii="Arial" w:hAnsi="Arial" w:cs="Arial"/>
          <w:sz w:val="20"/>
          <w:szCs w:val="20"/>
        </w:rPr>
        <w:t xml:space="preserve">), and four mixed (GABA and glutamatergic markers) neuronal clusters. Further, we detected clusters of radial glial cells (1_RGC, </w:t>
      </w:r>
      <w:r w:rsidRPr="00551E7E">
        <w:rPr>
          <w:rFonts w:ascii="Arial" w:hAnsi="Arial" w:cs="Arial"/>
          <w:i/>
          <w:iCs/>
          <w:sz w:val="20"/>
          <w:szCs w:val="20"/>
        </w:rPr>
        <w:t xml:space="preserve">gfap+ </w:t>
      </w:r>
      <w:r w:rsidRPr="00551E7E">
        <w:rPr>
          <w:rFonts w:ascii="Arial" w:hAnsi="Arial" w:cs="Arial"/>
          <w:sz w:val="20"/>
          <w:szCs w:val="20"/>
        </w:rPr>
        <w:t xml:space="preserve">and </w:t>
      </w:r>
      <w:r w:rsidRPr="00551E7E">
        <w:rPr>
          <w:rFonts w:ascii="Arial" w:hAnsi="Arial" w:cs="Arial"/>
          <w:i/>
          <w:iCs/>
          <w:sz w:val="20"/>
          <w:szCs w:val="20"/>
        </w:rPr>
        <w:t>crocc2-</w:t>
      </w:r>
      <w:r w:rsidRPr="00551E7E">
        <w:rPr>
          <w:rFonts w:ascii="Arial" w:hAnsi="Arial" w:cs="Arial"/>
          <w:sz w:val="20"/>
          <w:szCs w:val="20"/>
        </w:rPr>
        <w:t xml:space="preserve">), ependymal cells (15_EC, </w:t>
      </w:r>
      <w:r w:rsidRPr="00551E7E">
        <w:rPr>
          <w:rFonts w:ascii="Arial" w:hAnsi="Arial" w:cs="Arial"/>
          <w:i/>
          <w:iCs/>
          <w:sz w:val="20"/>
          <w:szCs w:val="20"/>
        </w:rPr>
        <w:t xml:space="preserve">gfap+ </w:t>
      </w:r>
      <w:r w:rsidRPr="00551E7E">
        <w:rPr>
          <w:rFonts w:ascii="Arial" w:hAnsi="Arial" w:cs="Arial"/>
          <w:sz w:val="20"/>
          <w:szCs w:val="20"/>
        </w:rPr>
        <w:t xml:space="preserve">and </w:t>
      </w:r>
      <w:r w:rsidRPr="00551E7E">
        <w:rPr>
          <w:rFonts w:ascii="Arial" w:hAnsi="Arial" w:cs="Arial"/>
          <w:i/>
          <w:iCs/>
          <w:sz w:val="20"/>
          <w:szCs w:val="20"/>
        </w:rPr>
        <w:t>crocc2+</w:t>
      </w:r>
      <w:r w:rsidRPr="00551E7E">
        <w:rPr>
          <w:rFonts w:ascii="Arial" w:hAnsi="Arial" w:cs="Arial"/>
          <w:sz w:val="20"/>
          <w:szCs w:val="20"/>
        </w:rPr>
        <w:t xml:space="preserve">), dividing glia (26_DG, </w:t>
      </w:r>
      <w:r w:rsidRPr="00551E7E">
        <w:rPr>
          <w:rFonts w:ascii="Arial" w:hAnsi="Arial" w:cs="Arial"/>
          <w:i/>
          <w:iCs/>
          <w:sz w:val="20"/>
          <w:szCs w:val="20"/>
        </w:rPr>
        <w:t xml:space="preserve">gfap+ </w:t>
      </w:r>
      <w:r w:rsidRPr="00551E7E">
        <w:rPr>
          <w:rFonts w:ascii="Arial" w:hAnsi="Arial" w:cs="Arial"/>
          <w:sz w:val="20"/>
          <w:szCs w:val="20"/>
        </w:rPr>
        <w:t xml:space="preserve">and </w:t>
      </w:r>
      <w:r w:rsidRPr="00551E7E">
        <w:rPr>
          <w:rFonts w:ascii="Arial" w:hAnsi="Arial" w:cs="Arial"/>
          <w:i/>
          <w:iCs/>
          <w:sz w:val="20"/>
          <w:szCs w:val="20"/>
        </w:rPr>
        <w:t>top2a+</w:t>
      </w:r>
      <w:r w:rsidRPr="00551E7E">
        <w:rPr>
          <w:rFonts w:ascii="Arial" w:hAnsi="Arial" w:cs="Arial"/>
          <w:sz w:val="20"/>
          <w:szCs w:val="20"/>
        </w:rPr>
        <w:t xml:space="preserve">), oligodendrocytes (2_OL, </w:t>
      </w:r>
      <w:r w:rsidRPr="00551E7E">
        <w:rPr>
          <w:rFonts w:ascii="Arial" w:hAnsi="Arial" w:cs="Arial"/>
          <w:i/>
          <w:iCs/>
          <w:sz w:val="20"/>
          <w:szCs w:val="20"/>
        </w:rPr>
        <w:t>mbpa+</w:t>
      </w:r>
      <w:r w:rsidRPr="00551E7E">
        <w:rPr>
          <w:rFonts w:ascii="Arial" w:hAnsi="Arial" w:cs="Arial"/>
          <w:sz w:val="20"/>
          <w:szCs w:val="20"/>
        </w:rPr>
        <w:t xml:space="preserve">), oligodendrocyte precursor cells (13_OPC, </w:t>
      </w:r>
      <w:r w:rsidRPr="00551E7E">
        <w:rPr>
          <w:rFonts w:ascii="Arial" w:hAnsi="Arial" w:cs="Arial"/>
          <w:i/>
          <w:iCs/>
          <w:sz w:val="20"/>
          <w:szCs w:val="20"/>
        </w:rPr>
        <w:t>cspg+</w:t>
      </w:r>
      <w:r w:rsidRPr="00551E7E">
        <w:rPr>
          <w:rFonts w:ascii="Arial" w:hAnsi="Arial" w:cs="Arial"/>
          <w:sz w:val="20"/>
          <w:szCs w:val="20"/>
        </w:rPr>
        <w:t xml:space="preserve">), microglia (11_MG, </w:t>
      </w:r>
      <w:r w:rsidRPr="00551E7E">
        <w:rPr>
          <w:rFonts w:ascii="Arial" w:hAnsi="Arial" w:cs="Arial"/>
          <w:i/>
          <w:iCs/>
          <w:sz w:val="20"/>
          <w:szCs w:val="20"/>
        </w:rPr>
        <w:t xml:space="preserve">ptprc+ </w:t>
      </w:r>
      <w:r w:rsidRPr="00551E7E">
        <w:rPr>
          <w:rFonts w:ascii="Arial" w:hAnsi="Arial" w:cs="Arial"/>
          <w:sz w:val="20"/>
          <w:szCs w:val="20"/>
        </w:rPr>
        <w:t xml:space="preserve">and </w:t>
      </w:r>
      <w:r w:rsidRPr="00551E7E">
        <w:rPr>
          <w:rFonts w:ascii="Arial" w:hAnsi="Arial" w:cs="Arial"/>
          <w:i/>
          <w:iCs/>
          <w:sz w:val="20"/>
          <w:szCs w:val="20"/>
        </w:rPr>
        <w:t>p2ry12+</w:t>
      </w:r>
      <w:r w:rsidRPr="00551E7E">
        <w:rPr>
          <w:rFonts w:ascii="Arial" w:hAnsi="Arial" w:cs="Arial"/>
          <w:sz w:val="20"/>
          <w:szCs w:val="20"/>
        </w:rPr>
        <w:t xml:space="preserve">) and leukocytes (20_Leuko, </w:t>
      </w:r>
      <w:r w:rsidRPr="00551E7E">
        <w:rPr>
          <w:rFonts w:ascii="Arial" w:hAnsi="Arial" w:cs="Arial"/>
          <w:i/>
          <w:iCs/>
          <w:sz w:val="20"/>
          <w:szCs w:val="20"/>
        </w:rPr>
        <w:t xml:space="preserve">ptprc+ </w:t>
      </w:r>
      <w:r w:rsidRPr="00551E7E">
        <w:rPr>
          <w:rFonts w:ascii="Arial" w:hAnsi="Arial" w:cs="Arial"/>
          <w:sz w:val="20"/>
          <w:szCs w:val="20"/>
        </w:rPr>
        <w:t xml:space="preserve">and </w:t>
      </w:r>
      <w:r w:rsidRPr="00551E7E">
        <w:rPr>
          <w:rFonts w:ascii="Arial" w:hAnsi="Arial" w:cs="Arial"/>
          <w:i/>
          <w:iCs/>
          <w:sz w:val="20"/>
          <w:szCs w:val="20"/>
        </w:rPr>
        <w:t>p2ry12-</w:t>
      </w:r>
      <w:r w:rsidRPr="00551E7E">
        <w:rPr>
          <w:rFonts w:ascii="Arial" w:hAnsi="Arial" w:cs="Arial"/>
          <w:sz w:val="20"/>
          <w:szCs w:val="20"/>
        </w:rPr>
        <w:t xml:space="preserve">). These markers along with strong markers for each cluster from Seurat’s “FindMarkers” function are shown in </w:t>
      </w:r>
      <w:r w:rsidRPr="00551E7E">
        <w:rPr>
          <w:rFonts w:ascii="Arial" w:hAnsi="Arial" w:cs="Arial"/>
          <w:sz w:val="20"/>
          <w:szCs w:val="20"/>
          <w:highlight w:val="yellow"/>
        </w:rPr>
        <w:t>Figure 2B</w:t>
      </w:r>
      <w:r w:rsidRPr="00551E7E">
        <w:rPr>
          <w:rFonts w:ascii="Arial" w:hAnsi="Arial" w:cs="Arial"/>
          <w:sz w:val="20"/>
          <w:szCs w:val="20"/>
        </w:rPr>
        <w:t>.</w:t>
      </w:r>
    </w:p>
    <w:p w14:paraId="26689E4A" w14:textId="180E37AE" w:rsidR="0018081A" w:rsidRPr="00551E7E" w:rsidRDefault="0018081A" w:rsidP="0018081A">
      <w:pPr>
        <w:rPr>
          <w:rFonts w:ascii="Arial" w:hAnsi="Arial" w:cs="Arial"/>
          <w:sz w:val="20"/>
          <w:szCs w:val="20"/>
        </w:rPr>
      </w:pPr>
      <w:r w:rsidRPr="00551E7E">
        <w:rPr>
          <w:rFonts w:ascii="Arial" w:hAnsi="Arial" w:cs="Arial"/>
          <w:sz w:val="20"/>
          <w:szCs w:val="20"/>
        </w:rPr>
        <w:tab/>
      </w:r>
      <w:commentRangeStart w:id="10"/>
      <w:r w:rsidRPr="00551E7E">
        <w:rPr>
          <w:rFonts w:ascii="Arial" w:hAnsi="Arial" w:cs="Arial"/>
          <w:sz w:val="20"/>
          <w:szCs w:val="20"/>
        </w:rPr>
        <w:t>Using Visium HD, we further generated spatial transcriptomic atlases of anemonefish telencephala and adjacent regions using n =6 male and 6 female anemonefish. In total 433,999 cell segmented polygons passed quality control. We then manually annotated neuroanatomical regions (</w:t>
      </w:r>
      <w:r w:rsidR="003247AC" w:rsidRPr="00551E7E">
        <w:rPr>
          <w:rFonts w:ascii="Arial" w:hAnsi="Arial" w:cs="Arial"/>
          <w:sz w:val="20"/>
          <w:szCs w:val="20"/>
        </w:rPr>
        <w:t>M</w:t>
      </w:r>
      <w:r w:rsidRPr="00551E7E">
        <w:rPr>
          <w:rFonts w:ascii="Arial" w:hAnsi="Arial" w:cs="Arial"/>
          <w:sz w:val="20"/>
          <w:szCs w:val="20"/>
        </w:rPr>
        <w:t xml:space="preserve">ethods, </w:t>
      </w:r>
      <w:commentRangeEnd w:id="10"/>
      <w:r w:rsidRPr="00551E7E">
        <w:rPr>
          <w:rStyle w:val="CommentReference"/>
          <w:rFonts w:ascii="Arial" w:hAnsi="Arial" w:cs="Arial"/>
          <w:sz w:val="20"/>
          <w:szCs w:val="20"/>
          <w:highlight w:val="yellow"/>
        </w:rPr>
        <w:commentReference w:id="10"/>
      </w:r>
      <w:r w:rsidRPr="00551E7E">
        <w:rPr>
          <w:rFonts w:ascii="Arial" w:hAnsi="Arial" w:cs="Arial"/>
          <w:sz w:val="20"/>
          <w:szCs w:val="20"/>
          <w:highlight w:val="yellow"/>
        </w:rPr>
        <w:t>Fig. S2</w:t>
      </w:r>
      <w:r w:rsidRPr="00551E7E">
        <w:rPr>
          <w:rFonts w:ascii="Arial" w:hAnsi="Arial" w:cs="Arial"/>
          <w:sz w:val="20"/>
          <w:szCs w:val="20"/>
        </w:rPr>
        <w:t xml:space="preserve">). To </w:t>
      </w:r>
      <w:r w:rsidR="00D770B1" w:rsidRPr="00551E7E">
        <w:rPr>
          <w:rFonts w:ascii="Arial" w:hAnsi="Arial" w:cs="Arial"/>
          <w:sz w:val="20"/>
          <w:szCs w:val="20"/>
        </w:rPr>
        <w:t xml:space="preserve">spatially </w:t>
      </w:r>
      <w:r w:rsidRPr="00551E7E">
        <w:rPr>
          <w:rFonts w:ascii="Arial" w:hAnsi="Arial" w:cs="Arial"/>
          <w:sz w:val="20"/>
          <w:szCs w:val="20"/>
        </w:rPr>
        <w:t>annotate our snMultiome clusters, we next used Cell2location to  project the multiome clusters onto our spatial atlases</w:t>
      </w:r>
      <w:r w:rsidR="00715C76"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{"citationID":"6P8seHCt","properties":{"unsorted":false,"formattedCitation":"(15)","plainCitation":"(15)","noteIndex":0},"citationItems":[{"id":6492,"uris":["http://zotero.org/users/11313215/items/BC3FN9G6"],"itemData":{"id":6492,"type":"article-journal","abstract":"Spatial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(15)</w:t>
      </w:r>
      <w:r w:rsidRPr="00551E7E">
        <w:rPr>
          <w:rFonts w:ascii="Arial" w:hAnsi="Arial" w:cs="Arial"/>
          <w:sz w:val="20"/>
          <w:szCs w:val="20"/>
        </w:rPr>
        <w:fldChar w:fldCharType="end"/>
      </w:r>
      <w:r w:rsidRPr="00551E7E">
        <w:rPr>
          <w:rFonts w:ascii="Arial" w:hAnsi="Arial" w:cs="Arial"/>
          <w:sz w:val="20"/>
          <w:szCs w:val="20"/>
        </w:rPr>
        <w:t xml:space="preserve"> (</w:t>
      </w:r>
      <w:r w:rsidRPr="00551E7E">
        <w:rPr>
          <w:rFonts w:ascii="Arial" w:hAnsi="Arial" w:cs="Arial"/>
          <w:sz w:val="20"/>
          <w:szCs w:val="20"/>
          <w:highlight w:val="yellow"/>
        </w:rPr>
        <w:t>Fig. 2C,D</w:t>
      </w:r>
      <w:r w:rsidRPr="00551E7E">
        <w:rPr>
          <w:rFonts w:ascii="Arial" w:hAnsi="Arial" w:cs="Arial"/>
          <w:sz w:val="20"/>
          <w:szCs w:val="20"/>
        </w:rPr>
        <w:t xml:space="preserve">). </w:t>
      </w:r>
      <w:r w:rsidRPr="00551E7E">
        <w:rPr>
          <w:rFonts w:ascii="Arial" w:hAnsi="Arial" w:cs="Arial"/>
          <w:sz w:val="20"/>
          <w:szCs w:val="20"/>
          <w:highlight w:val="yellow"/>
        </w:rPr>
        <w:t>Figure 2C</w:t>
      </w:r>
      <w:r w:rsidRPr="00551E7E">
        <w:rPr>
          <w:rFonts w:ascii="Arial" w:hAnsi="Arial" w:cs="Arial"/>
          <w:sz w:val="20"/>
          <w:szCs w:val="20"/>
        </w:rPr>
        <w:t xml:space="preserve"> shows a heatmap of the cell type composition of each region. We labeled clusters based on primary cell type (neuronal versus glial), primary neurotransmitter (Glutamate, GABA, or mixed), and neuroanatomical location if the cell type was spatially localized (</w:t>
      </w:r>
      <w:r w:rsidRPr="00551E7E">
        <w:rPr>
          <w:rFonts w:ascii="Arial" w:hAnsi="Arial" w:cs="Arial"/>
          <w:sz w:val="20"/>
          <w:szCs w:val="20"/>
          <w:highlight w:val="yellow"/>
        </w:rPr>
        <w:t>see Appendix S</w:t>
      </w:r>
      <w:r w:rsidR="007276EA">
        <w:rPr>
          <w:rFonts w:ascii="Arial" w:hAnsi="Arial" w:cs="Arial"/>
          <w:sz w:val="20"/>
          <w:szCs w:val="20"/>
          <w:highlight w:val="yellow"/>
        </w:rPr>
        <w:t>1</w:t>
      </w:r>
      <w:r w:rsidRPr="00551E7E">
        <w:rPr>
          <w:rFonts w:ascii="Arial" w:hAnsi="Arial" w:cs="Arial"/>
          <w:sz w:val="20"/>
          <w:szCs w:val="20"/>
          <w:highlight w:val="yellow"/>
        </w:rPr>
        <w:t xml:space="preserve"> for all cell type labels and S</w:t>
      </w:r>
      <w:r w:rsidR="007276EA">
        <w:rPr>
          <w:rFonts w:ascii="Arial" w:hAnsi="Arial" w:cs="Arial"/>
          <w:sz w:val="20"/>
          <w:szCs w:val="20"/>
          <w:highlight w:val="yellow"/>
        </w:rPr>
        <w:t>2</w:t>
      </w:r>
      <w:r w:rsidRPr="00551E7E">
        <w:rPr>
          <w:rFonts w:ascii="Arial" w:hAnsi="Arial" w:cs="Arial"/>
          <w:sz w:val="20"/>
          <w:szCs w:val="20"/>
          <w:highlight w:val="yellow"/>
        </w:rPr>
        <w:t xml:space="preserve"> for abbreviations</w:t>
      </w:r>
      <w:r w:rsidRPr="00551E7E">
        <w:rPr>
          <w:rFonts w:ascii="Arial" w:hAnsi="Arial" w:cs="Arial"/>
          <w:sz w:val="20"/>
          <w:szCs w:val="20"/>
        </w:rPr>
        <w:t>).</w:t>
      </w:r>
    </w:p>
    <w:p w14:paraId="168D3AB4" w14:textId="0F2503DE" w:rsidR="0018081A" w:rsidRPr="00551E7E" w:rsidRDefault="0018081A" w:rsidP="0018081A">
      <w:pPr>
        <w:rPr>
          <w:rFonts w:ascii="Arial" w:hAnsi="Arial" w:cs="Arial"/>
          <w:sz w:val="20"/>
          <w:szCs w:val="20"/>
        </w:rPr>
      </w:pPr>
      <w:r w:rsidRPr="00551E7E">
        <w:rPr>
          <w:rFonts w:ascii="Arial" w:hAnsi="Arial" w:cs="Arial"/>
          <w:sz w:val="20"/>
          <w:szCs w:val="20"/>
        </w:rPr>
        <w:t xml:space="preserve"> </w:t>
      </w:r>
      <w:r w:rsidRPr="00551E7E">
        <w:rPr>
          <w:rFonts w:ascii="Arial" w:hAnsi="Arial" w:cs="Arial"/>
          <w:sz w:val="20"/>
          <w:szCs w:val="20"/>
        </w:rPr>
        <w:tab/>
        <w:t xml:space="preserve">Several multiome clusters mapped to specific neuroanatomical regions. Cluster 6 mapped strongly to parvocellular and magnocellular regions of the POA. This mapping along with expression of </w:t>
      </w:r>
      <w:r w:rsidRPr="00551E7E">
        <w:rPr>
          <w:rFonts w:ascii="Arial" w:hAnsi="Arial" w:cs="Arial"/>
          <w:i/>
          <w:iCs/>
          <w:sz w:val="20"/>
          <w:szCs w:val="20"/>
        </w:rPr>
        <w:t>hmx2, hmx3a</w:t>
      </w:r>
      <w:r w:rsidRPr="00551E7E">
        <w:rPr>
          <w:rFonts w:ascii="Arial" w:hAnsi="Arial" w:cs="Arial"/>
          <w:sz w:val="20"/>
          <w:szCs w:val="20"/>
        </w:rPr>
        <w:t xml:space="preserve">, </w:t>
      </w:r>
      <w:r w:rsidRPr="00551E7E">
        <w:rPr>
          <w:rFonts w:ascii="Arial" w:hAnsi="Arial" w:cs="Arial"/>
          <w:i/>
          <w:iCs/>
          <w:sz w:val="20"/>
          <w:szCs w:val="20"/>
        </w:rPr>
        <w:t xml:space="preserve">hmx3b, avp, oxt, cckb, otpa </w:t>
      </w:r>
      <w:commentRangeStart w:id="11"/>
      <w:r w:rsidRPr="00551E7E">
        <w:rPr>
          <w:rFonts w:ascii="Arial" w:hAnsi="Arial" w:cs="Arial"/>
          <w:i/>
          <w:iCs/>
          <w:sz w:val="20"/>
          <w:szCs w:val="20"/>
        </w:rPr>
        <w:fldChar w:fldCharType="begin"/>
      </w:r>
      <w:r w:rsidR="0072390C" w:rsidRPr="00551E7E">
        <w:rPr>
          <w:rFonts w:ascii="Arial" w:hAnsi="Arial" w:cs="Arial"/>
          <w:i/>
          <w:iCs/>
          <w:sz w:val="20"/>
          <w:szCs w:val="20"/>
        </w:rPr>
        <w:instrText xml:space="preserve"> ADDIN ZOTERO_ITEM CSL_CITATION {"citationID":"iilkUTZy","properties":{"unsorted":false,"formattedCitation":"(5, 16\\uc0\\u8211{}19)","plainCitation":"(5, 16–19)","noteIndex":0},"citationItems":[{"id":3227,"uris":["http://zotero.org/users/11313215/items/RWMZ9QFA"],"itemData":{"id":3227,"type":"article-journal","abstract":"BACKGROUND: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551E7E">
        <w:rPr>
          <w:rFonts w:ascii="Arial" w:hAnsi="Arial" w:cs="Arial"/>
          <w:i/>
          <w:iCs/>
          <w:sz w:val="20"/>
          <w:szCs w:val="20"/>
        </w:rPr>
        <w:fldChar w:fldCharType="separate"/>
      </w:r>
      <w:r w:rsidR="0072390C" w:rsidRPr="00551E7E">
        <w:rPr>
          <w:rFonts w:ascii="Arial" w:hAnsi="Arial" w:cs="Arial"/>
          <w:color w:val="000000"/>
          <w:kern w:val="0"/>
          <w:sz w:val="20"/>
          <w:szCs w:val="20"/>
        </w:rPr>
        <w:t>(5, 16–19)</w:t>
      </w:r>
      <w:r w:rsidRPr="00551E7E">
        <w:rPr>
          <w:rFonts w:ascii="Arial" w:hAnsi="Arial" w:cs="Arial"/>
          <w:i/>
          <w:iCs/>
          <w:sz w:val="20"/>
          <w:szCs w:val="20"/>
        </w:rPr>
        <w:fldChar w:fldCharType="end"/>
      </w:r>
      <w:commentRangeEnd w:id="11"/>
      <w:r w:rsidR="00D770B1" w:rsidRPr="00551E7E">
        <w:rPr>
          <w:rStyle w:val="CommentReference"/>
          <w:rFonts w:ascii="Arial" w:hAnsi="Arial" w:cs="Arial"/>
          <w:sz w:val="20"/>
          <w:szCs w:val="20"/>
        </w:rPr>
        <w:commentReference w:id="11"/>
      </w:r>
      <w:r w:rsidRPr="00551E7E">
        <w:rPr>
          <w:rFonts w:ascii="Arial" w:hAnsi="Arial" w:cs="Arial"/>
          <w:sz w:val="20"/>
          <w:szCs w:val="20"/>
        </w:rPr>
        <w:t xml:space="preserve"> lead us to annotate this cluster as the POA (6_POA_Mixed). Clusters 0, 3, 14, 21, and 24 mapped to other subpallial regions of the telencephalon (0_Spall_Mixed, 3_Spall_GABA, 14_Vsst_GABA </w:t>
      </w:r>
      <w:r w:rsidRPr="00551E7E">
        <w:rPr>
          <w:rFonts w:ascii="Arial" w:hAnsi="Arial" w:cs="Arial"/>
          <w:sz w:val="20"/>
          <w:szCs w:val="20"/>
        </w:rPr>
        <w:fldChar w:fldCharType="begin"/>
      </w:r>
      <w:r w:rsidRPr="00551E7E">
        <w:rPr>
          <w:rFonts w:ascii="Arial" w:hAnsi="Arial" w:cs="Arial"/>
          <w:sz w:val="20"/>
          <w:szCs w:val="20"/>
        </w:rPr>
        <w:instrText xml:space="preserve"> ADDIN ZOTERO_TEMP </w:instrText>
      </w:r>
      <w:r w:rsidRPr="00551E7E">
        <w:rPr>
          <w:rFonts w:ascii="Arial" w:hAnsi="Arial" w:cs="Arial"/>
          <w:sz w:val="20"/>
          <w:szCs w:val="20"/>
        </w:rPr>
        <w:fldChar w:fldCharType="separate"/>
      </w:r>
      <w:r w:rsidRPr="00551E7E">
        <w:rPr>
          <w:rFonts w:ascii="Arial" w:hAnsi="Arial" w:cs="Arial"/>
          <w:sz w:val="20"/>
          <w:szCs w:val="20"/>
        </w:rPr>
        <w:fldChar w:fldCharType="end"/>
      </w:r>
      <w:r w:rsidRPr="00551E7E">
        <w:rPr>
          <w:rFonts w:ascii="Arial" w:hAnsi="Arial" w:cs="Arial"/>
          <w:sz w:val="20"/>
          <w:szCs w:val="20"/>
        </w:rPr>
        <w:t>, 21_Spall_Gaba, 24_Vs-M_Mixed) while Cluster 7 mapped to pallial regions (7_Pall_Glut).  Clusters 4, 8, 10, 19, 22, and 23 mapped to diencephalic regions (4_TGN_Glut, 8_VOT_Glut, 10_nH_Glut 19_Di_Glut, 22_Di_Glut, 23_NLT_GABA). Drawings of Visium</w:t>
      </w:r>
      <w:r w:rsidR="00F339F4" w:rsidRPr="00551E7E">
        <w:rPr>
          <w:rFonts w:ascii="Arial" w:hAnsi="Arial" w:cs="Arial"/>
          <w:sz w:val="20"/>
          <w:szCs w:val="20"/>
        </w:rPr>
        <w:t xml:space="preserve"> </w:t>
      </w:r>
      <w:r w:rsidRPr="00551E7E">
        <w:rPr>
          <w:rFonts w:ascii="Arial" w:hAnsi="Arial" w:cs="Arial"/>
          <w:sz w:val="20"/>
          <w:szCs w:val="20"/>
        </w:rPr>
        <w:t xml:space="preserve">HD sections with neuroanatomical regions annotated are shown in </w:t>
      </w:r>
      <w:r w:rsidRPr="00551E7E">
        <w:rPr>
          <w:rFonts w:ascii="Arial" w:hAnsi="Arial" w:cs="Arial"/>
          <w:sz w:val="20"/>
          <w:szCs w:val="20"/>
          <w:highlight w:val="yellow"/>
        </w:rPr>
        <w:t>Fig. S</w:t>
      </w:r>
      <w:r w:rsidR="00715C76" w:rsidRPr="00551E7E">
        <w:rPr>
          <w:rFonts w:ascii="Arial" w:hAnsi="Arial" w:cs="Arial"/>
          <w:sz w:val="20"/>
          <w:szCs w:val="20"/>
          <w:highlight w:val="yellow"/>
        </w:rPr>
        <w:t>3</w:t>
      </w:r>
      <w:r w:rsidR="00715C76" w:rsidRPr="00551E7E">
        <w:rPr>
          <w:rFonts w:ascii="Arial" w:hAnsi="Arial" w:cs="Arial"/>
          <w:sz w:val="20"/>
          <w:szCs w:val="20"/>
        </w:rPr>
        <w:t>.</w:t>
      </w:r>
      <w:r w:rsidRPr="00551E7E">
        <w:rPr>
          <w:rFonts w:ascii="Arial" w:hAnsi="Arial" w:cs="Arial"/>
          <w:sz w:val="20"/>
          <w:szCs w:val="20"/>
        </w:rPr>
        <w:t xml:space="preserve"> </w:t>
      </w:r>
    </w:p>
    <w:p w14:paraId="37B69C26" w14:textId="1B84484C" w:rsidR="00FA5D9F" w:rsidRPr="00551E7E" w:rsidRDefault="00E318E3" w:rsidP="00C61BB7">
      <w:pPr>
        <w:ind w:firstLine="720"/>
        <w:rPr>
          <w:rFonts w:ascii="Arial" w:hAnsi="Arial" w:cs="Arial"/>
          <w:sz w:val="20"/>
          <w:szCs w:val="20"/>
        </w:rPr>
      </w:pPr>
      <w:r w:rsidRPr="00551E7E">
        <w:rPr>
          <w:rFonts w:ascii="Arial" w:hAnsi="Arial" w:cs="Arial"/>
          <w:sz w:val="20"/>
          <w:szCs w:val="20"/>
        </w:rPr>
        <w:t xml:space="preserve">We also used this opportunity to spatially annotate the clusters from our </w:t>
      </w:r>
      <w:r w:rsidR="00F339F4" w:rsidRPr="00551E7E">
        <w:rPr>
          <w:rFonts w:ascii="Arial" w:hAnsi="Arial" w:cs="Arial"/>
          <w:sz w:val="20"/>
          <w:szCs w:val="20"/>
        </w:rPr>
        <w:t xml:space="preserve">previously published </w:t>
      </w:r>
      <w:r w:rsidRPr="00551E7E">
        <w:rPr>
          <w:rFonts w:ascii="Arial" w:hAnsi="Arial" w:cs="Arial"/>
          <w:sz w:val="20"/>
          <w:szCs w:val="20"/>
        </w:rPr>
        <w:t>s</w:t>
      </w:r>
      <w:r w:rsidR="00F339F4" w:rsidRPr="00551E7E">
        <w:rPr>
          <w:rFonts w:ascii="Arial" w:hAnsi="Arial" w:cs="Arial"/>
          <w:sz w:val="20"/>
          <w:szCs w:val="20"/>
        </w:rPr>
        <w:t>ingle nucleus RNA-sequencing (s</w:t>
      </w:r>
      <w:r w:rsidRPr="00551E7E">
        <w:rPr>
          <w:rFonts w:ascii="Arial" w:hAnsi="Arial" w:cs="Arial"/>
          <w:sz w:val="20"/>
          <w:szCs w:val="20"/>
        </w:rPr>
        <w:t>nRNA-seq</w:t>
      </w:r>
      <w:r w:rsidR="00F339F4" w:rsidRPr="00551E7E">
        <w:rPr>
          <w:rFonts w:ascii="Arial" w:hAnsi="Arial" w:cs="Arial"/>
          <w:sz w:val="20"/>
          <w:szCs w:val="20"/>
        </w:rPr>
        <w:t>)</w:t>
      </w:r>
      <w:r w:rsidRPr="00551E7E">
        <w:rPr>
          <w:rFonts w:ascii="Arial" w:hAnsi="Arial" w:cs="Arial"/>
          <w:sz w:val="20"/>
          <w:szCs w:val="20"/>
        </w:rPr>
        <w:t xml:space="preserve"> atlas</w:t>
      </w:r>
      <w:r w:rsidR="00E53DE5" w:rsidRPr="00551E7E">
        <w:rPr>
          <w:rFonts w:ascii="Arial" w:hAnsi="Arial" w:cs="Arial"/>
          <w:sz w:val="20"/>
          <w:szCs w:val="20"/>
        </w:rPr>
        <w:t xml:space="preserve"> of the anemonefish telencephalon</w:t>
      </w:r>
      <w:r w:rsidRPr="00551E7E">
        <w:rPr>
          <w:rFonts w:ascii="Arial" w:hAnsi="Arial" w:cs="Arial"/>
          <w:sz w:val="20"/>
          <w:szCs w:val="20"/>
        </w:rPr>
        <w:t xml:space="preserve"> </w:t>
      </w:r>
      <w:r w:rsidR="00F339F4"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{"citationID":"rJLJnPtd","properties":{"unsorted":false,"formattedCitation":"(5)","plainCitation":"(5)","noteIndex":0},"citationItems":[{"id":3227,"uris":["http://zotero.org/users/11313215/items/RWMZ9QFA"],"itemData":{"id":3227,"type":"article-journal","abstract":"BACKGROUND: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F339F4" w:rsidRPr="00551E7E">
        <w:rPr>
          <w:rFonts w:ascii="Arial" w:hAnsi="Arial" w:cs="Arial"/>
          <w:sz w:val="20"/>
          <w:szCs w:val="20"/>
        </w:rPr>
        <w:fldChar w:fldCharType="separate"/>
      </w:r>
      <w:r w:rsidR="0072390C" w:rsidRPr="00551E7E">
        <w:rPr>
          <w:rFonts w:ascii="Arial" w:hAnsi="Arial" w:cs="Arial"/>
          <w:noProof/>
          <w:sz w:val="20"/>
          <w:szCs w:val="20"/>
        </w:rPr>
        <w:t>(5)</w:t>
      </w:r>
      <w:r w:rsidR="00F339F4" w:rsidRPr="00551E7E">
        <w:rPr>
          <w:rFonts w:ascii="Arial" w:hAnsi="Arial" w:cs="Arial"/>
          <w:sz w:val="20"/>
          <w:szCs w:val="20"/>
        </w:rPr>
        <w:fldChar w:fldCharType="end"/>
      </w:r>
      <w:r w:rsidR="00F339F4" w:rsidRPr="00551E7E">
        <w:rPr>
          <w:rFonts w:ascii="Arial" w:hAnsi="Arial" w:cs="Arial"/>
          <w:sz w:val="20"/>
          <w:szCs w:val="20"/>
        </w:rPr>
        <w:t xml:space="preserve"> </w:t>
      </w:r>
      <w:r w:rsidRPr="00551E7E">
        <w:rPr>
          <w:rFonts w:ascii="Arial" w:hAnsi="Arial" w:cs="Arial"/>
          <w:sz w:val="20"/>
          <w:szCs w:val="20"/>
        </w:rPr>
        <w:t>(</w:t>
      </w:r>
      <w:r w:rsidRPr="00551E7E">
        <w:rPr>
          <w:rFonts w:ascii="Arial" w:hAnsi="Arial" w:cs="Arial"/>
          <w:sz w:val="20"/>
          <w:szCs w:val="20"/>
          <w:highlight w:val="yellow"/>
        </w:rPr>
        <w:t>Fig. S</w:t>
      </w:r>
      <w:r w:rsidR="00376C7F" w:rsidRPr="00170D0A">
        <w:rPr>
          <w:rFonts w:ascii="Arial" w:hAnsi="Arial" w:cs="Arial"/>
          <w:sz w:val="20"/>
          <w:szCs w:val="20"/>
          <w:highlight w:val="yellow"/>
        </w:rPr>
        <w:t>4</w:t>
      </w:r>
      <w:r w:rsidRPr="00551E7E">
        <w:rPr>
          <w:rFonts w:ascii="Arial" w:hAnsi="Arial" w:cs="Arial"/>
          <w:sz w:val="20"/>
          <w:szCs w:val="20"/>
        </w:rPr>
        <w:t>).</w:t>
      </w:r>
      <w:r w:rsidR="003247AC" w:rsidRPr="00551E7E">
        <w:rPr>
          <w:rFonts w:ascii="Arial" w:hAnsi="Arial" w:cs="Arial"/>
          <w:sz w:val="20"/>
          <w:szCs w:val="20"/>
        </w:rPr>
        <w:t xml:space="preserve"> </w:t>
      </w:r>
      <w:r w:rsidR="007E5E79" w:rsidRPr="00551E7E">
        <w:rPr>
          <w:rFonts w:ascii="Arial" w:hAnsi="Arial" w:cs="Arial"/>
          <w:sz w:val="20"/>
          <w:szCs w:val="20"/>
        </w:rPr>
        <w:t>We confirmed the</w:t>
      </w:r>
      <w:r w:rsidR="003247AC" w:rsidRPr="00551E7E">
        <w:rPr>
          <w:rFonts w:ascii="Arial" w:hAnsi="Arial" w:cs="Arial"/>
          <w:sz w:val="20"/>
          <w:szCs w:val="20"/>
        </w:rPr>
        <w:t xml:space="preserve"> neuroanatomical regions</w:t>
      </w:r>
      <w:r w:rsidR="007E5E79" w:rsidRPr="00551E7E">
        <w:rPr>
          <w:rFonts w:ascii="Arial" w:hAnsi="Arial" w:cs="Arial"/>
          <w:sz w:val="20"/>
          <w:szCs w:val="20"/>
        </w:rPr>
        <w:t xml:space="preserve"> of several clusters</w:t>
      </w:r>
      <w:r w:rsidR="003247AC" w:rsidRPr="00551E7E">
        <w:rPr>
          <w:rFonts w:ascii="Arial" w:hAnsi="Arial" w:cs="Arial"/>
          <w:sz w:val="20"/>
          <w:szCs w:val="20"/>
        </w:rPr>
        <w:t xml:space="preserve"> </w:t>
      </w:r>
      <w:r w:rsidR="007E5E79" w:rsidRPr="00551E7E">
        <w:rPr>
          <w:rFonts w:ascii="Arial" w:hAnsi="Arial" w:cs="Arial"/>
          <w:sz w:val="20"/>
          <w:szCs w:val="20"/>
        </w:rPr>
        <w:t xml:space="preserve">predicted </w:t>
      </w:r>
      <w:r w:rsidR="00AF0BB8" w:rsidRPr="00551E7E">
        <w:rPr>
          <w:rFonts w:ascii="Arial" w:hAnsi="Arial" w:cs="Arial"/>
          <w:sz w:val="20"/>
          <w:szCs w:val="20"/>
        </w:rPr>
        <w:t>from that analysis</w:t>
      </w:r>
      <w:r w:rsidR="007E5E79" w:rsidRPr="00551E7E">
        <w:rPr>
          <w:rFonts w:ascii="Arial" w:hAnsi="Arial" w:cs="Arial"/>
          <w:sz w:val="20"/>
          <w:szCs w:val="20"/>
        </w:rPr>
        <w:t xml:space="preserve">, </w:t>
      </w:r>
      <w:r w:rsidR="00AF0BB8" w:rsidRPr="00551E7E">
        <w:rPr>
          <w:rFonts w:ascii="Arial" w:hAnsi="Arial" w:cs="Arial"/>
          <w:sz w:val="20"/>
          <w:szCs w:val="20"/>
        </w:rPr>
        <w:t xml:space="preserve">including the ventral telencephalon (parent cluster 9), dorsal telencephalon (parent cluster 2), POA (parent cluster 13). </w:t>
      </w:r>
    </w:p>
    <w:p w14:paraId="4C3BB7BD" w14:textId="5809DEC9" w:rsidR="00AB18FA" w:rsidRPr="00551E7E" w:rsidRDefault="00FA5D9F" w:rsidP="00D770B1">
      <w:pPr>
        <w:ind w:firstLine="720"/>
        <w:rPr>
          <w:rFonts w:ascii="Arial" w:hAnsi="Arial" w:cs="Arial"/>
          <w:sz w:val="20"/>
          <w:szCs w:val="20"/>
        </w:rPr>
      </w:pPr>
      <w:r w:rsidRPr="00551E7E">
        <w:rPr>
          <w:rFonts w:ascii="Arial" w:hAnsi="Arial" w:cs="Arial"/>
          <w:sz w:val="20"/>
          <w:szCs w:val="20"/>
        </w:rPr>
        <w:t xml:space="preserve">To further characterize our cell-types, we cross-projected cluster labels from this snMultiome dataset with </w:t>
      </w:r>
      <w:r w:rsidR="007E5E79" w:rsidRPr="00551E7E">
        <w:rPr>
          <w:rFonts w:ascii="Arial" w:hAnsi="Arial" w:cs="Arial"/>
          <w:sz w:val="20"/>
          <w:szCs w:val="20"/>
        </w:rPr>
        <w:t xml:space="preserve">the </w:t>
      </w:r>
      <w:r w:rsidR="00D770B1" w:rsidRPr="00551E7E">
        <w:rPr>
          <w:rFonts w:ascii="Arial" w:hAnsi="Arial" w:cs="Arial"/>
          <w:sz w:val="20"/>
          <w:szCs w:val="20"/>
        </w:rPr>
        <w:t xml:space="preserve">snRNA-seq </w:t>
      </w:r>
      <w:r w:rsidR="007E5E79" w:rsidRPr="00551E7E">
        <w:rPr>
          <w:rFonts w:ascii="Arial" w:hAnsi="Arial" w:cs="Arial"/>
          <w:sz w:val="20"/>
          <w:szCs w:val="20"/>
        </w:rPr>
        <w:t>telencephalon atlas and assessed agreement.</w:t>
      </w:r>
      <w:r w:rsidRPr="00551E7E">
        <w:rPr>
          <w:rFonts w:ascii="Arial" w:hAnsi="Arial" w:cs="Arial"/>
          <w:sz w:val="20"/>
          <w:szCs w:val="20"/>
        </w:rPr>
        <w:t xml:space="preserve"> Glial cell types and excitatory neurons showed strong correspondence. Further, 6_POA_Mixed was the mutual best match for the putatively POA child cluster 13d</w:t>
      </w:r>
      <w:r w:rsidR="00D770B1" w:rsidRPr="00551E7E">
        <w:rPr>
          <w:rFonts w:ascii="Arial" w:hAnsi="Arial" w:cs="Arial"/>
          <w:sz w:val="20"/>
          <w:szCs w:val="20"/>
        </w:rPr>
        <w:t xml:space="preserve"> (</w:t>
      </w:r>
      <w:commentRangeStart w:id="12"/>
      <w:commentRangeStart w:id="13"/>
      <w:r w:rsidR="00D770B1" w:rsidRPr="00551E7E">
        <w:rPr>
          <w:rFonts w:ascii="Arial" w:hAnsi="Arial" w:cs="Arial"/>
          <w:sz w:val="20"/>
          <w:szCs w:val="20"/>
          <w:highlight w:val="yellow"/>
        </w:rPr>
        <w:t>Appendix S</w:t>
      </w:r>
      <w:r w:rsidR="007276EA">
        <w:rPr>
          <w:rFonts w:ascii="Arial" w:hAnsi="Arial" w:cs="Arial"/>
          <w:sz w:val="20"/>
          <w:szCs w:val="20"/>
          <w:highlight w:val="yellow"/>
        </w:rPr>
        <w:t>3</w:t>
      </w:r>
      <w:r w:rsidR="00D770B1" w:rsidRPr="00551E7E">
        <w:rPr>
          <w:rFonts w:ascii="Arial" w:hAnsi="Arial" w:cs="Arial"/>
          <w:sz w:val="20"/>
          <w:szCs w:val="20"/>
          <w:highlight w:val="yellow"/>
        </w:rPr>
        <w:t xml:space="preserve"> and S</w:t>
      </w:r>
      <w:commentRangeEnd w:id="12"/>
      <w:r w:rsidR="00D770B1" w:rsidRPr="007276EA">
        <w:rPr>
          <w:rStyle w:val="CommentReference"/>
          <w:rFonts w:ascii="Arial" w:hAnsi="Arial" w:cs="Arial"/>
          <w:sz w:val="20"/>
          <w:szCs w:val="20"/>
          <w:highlight w:val="yellow"/>
        </w:rPr>
        <w:commentReference w:id="12"/>
      </w:r>
      <w:commentRangeEnd w:id="13"/>
      <w:r w:rsidR="00D770B1" w:rsidRPr="007276EA">
        <w:rPr>
          <w:rStyle w:val="CommentReference"/>
          <w:rFonts w:ascii="Arial" w:hAnsi="Arial" w:cs="Arial"/>
          <w:sz w:val="20"/>
          <w:szCs w:val="20"/>
          <w:highlight w:val="yellow"/>
        </w:rPr>
        <w:commentReference w:id="13"/>
      </w:r>
      <w:r w:rsidR="007276EA" w:rsidRPr="007276EA">
        <w:rPr>
          <w:rFonts w:ascii="Arial" w:hAnsi="Arial" w:cs="Arial"/>
          <w:sz w:val="20"/>
          <w:szCs w:val="20"/>
          <w:highlight w:val="yellow"/>
        </w:rPr>
        <w:t>4</w:t>
      </w:r>
      <w:r w:rsidR="00D770B1" w:rsidRPr="00551E7E">
        <w:rPr>
          <w:rFonts w:ascii="Arial" w:hAnsi="Arial" w:cs="Arial"/>
          <w:sz w:val="20"/>
          <w:szCs w:val="20"/>
        </w:rPr>
        <w:t>)</w:t>
      </w:r>
      <w:r w:rsidRPr="00551E7E">
        <w:rPr>
          <w:rFonts w:ascii="Arial" w:hAnsi="Arial" w:cs="Arial"/>
          <w:sz w:val="20"/>
          <w:szCs w:val="20"/>
        </w:rPr>
        <w:t xml:space="preserve">. We observed weaker </w:t>
      </w:r>
      <w:r w:rsidR="007E5E79" w:rsidRPr="00551E7E">
        <w:rPr>
          <w:rFonts w:ascii="Arial" w:hAnsi="Arial" w:cs="Arial"/>
          <w:sz w:val="20"/>
          <w:szCs w:val="20"/>
        </w:rPr>
        <w:t>agreement</w:t>
      </w:r>
      <w:r w:rsidRPr="00551E7E">
        <w:rPr>
          <w:rFonts w:ascii="Arial" w:hAnsi="Arial" w:cs="Arial"/>
          <w:sz w:val="20"/>
          <w:szCs w:val="20"/>
        </w:rPr>
        <w:t xml:space="preserve"> between cell types mapping to the </w:t>
      </w:r>
      <w:r w:rsidR="00256506" w:rsidRPr="00551E7E">
        <w:rPr>
          <w:rFonts w:ascii="Arial" w:hAnsi="Arial" w:cs="Arial"/>
          <w:sz w:val="20"/>
          <w:szCs w:val="20"/>
        </w:rPr>
        <w:t>subpallium. Namely</w:t>
      </w:r>
      <w:r w:rsidR="007E5E79" w:rsidRPr="00551E7E">
        <w:rPr>
          <w:rFonts w:ascii="Arial" w:hAnsi="Arial" w:cs="Arial"/>
          <w:sz w:val="20"/>
          <w:szCs w:val="20"/>
        </w:rPr>
        <w:t>,</w:t>
      </w:r>
      <w:r w:rsidR="00256506" w:rsidRPr="00551E7E">
        <w:rPr>
          <w:rFonts w:ascii="Arial" w:hAnsi="Arial" w:cs="Arial"/>
          <w:sz w:val="20"/>
          <w:szCs w:val="20"/>
        </w:rPr>
        <w:t xml:space="preserve"> parent clusters 9 and 13 which clustered separately in Parker 2024</w:t>
      </w:r>
      <w:r w:rsidR="00433010" w:rsidRPr="00551E7E">
        <w:rPr>
          <w:rFonts w:ascii="Arial" w:hAnsi="Arial" w:cs="Arial"/>
          <w:sz w:val="20"/>
          <w:szCs w:val="20"/>
        </w:rPr>
        <w:t xml:space="preserve"> </w:t>
      </w:r>
      <w:r w:rsidR="00433010" w:rsidRPr="00551E7E">
        <w:rPr>
          <w:rFonts w:ascii="Arial" w:hAnsi="Arial" w:cs="Arial"/>
          <w:sz w:val="20"/>
          <w:szCs w:val="20"/>
        </w:rPr>
        <w:fldChar w:fldCharType="begin"/>
      </w:r>
      <w:r w:rsidR="00433010" w:rsidRPr="00551E7E">
        <w:rPr>
          <w:rFonts w:ascii="Arial" w:hAnsi="Arial" w:cs="Arial"/>
          <w:sz w:val="20"/>
          <w:szCs w:val="20"/>
        </w:rPr>
        <w:instrText xml:space="preserve"> ADDIN ZOTERO_ITEM CSL_CITATION {"citationID":"mw0AU9pH","properties":{"unsorted":false,"formattedCitation":"(5)","plainCitation":"(5)","noteIndex":0},"citationItems":[{"id":3227,"uris":["http://zotero.org/users/11313215/items/RWMZ9QFA"],"itemData":{"id":3227,"type":"article-journal","abstract":"BACKGROUND: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433010" w:rsidRPr="00551E7E">
        <w:rPr>
          <w:rFonts w:ascii="Arial" w:hAnsi="Arial" w:cs="Arial"/>
          <w:sz w:val="20"/>
          <w:szCs w:val="20"/>
        </w:rPr>
        <w:fldChar w:fldCharType="separate"/>
      </w:r>
      <w:r w:rsidR="00433010" w:rsidRPr="00551E7E">
        <w:rPr>
          <w:rFonts w:ascii="Arial" w:hAnsi="Arial" w:cs="Arial"/>
          <w:noProof/>
          <w:sz w:val="20"/>
          <w:szCs w:val="20"/>
        </w:rPr>
        <w:t>(5)</w:t>
      </w:r>
      <w:r w:rsidR="00433010" w:rsidRPr="00551E7E">
        <w:rPr>
          <w:rFonts w:ascii="Arial" w:hAnsi="Arial" w:cs="Arial"/>
          <w:sz w:val="20"/>
          <w:szCs w:val="20"/>
        </w:rPr>
        <w:fldChar w:fldCharType="end"/>
      </w:r>
      <w:r w:rsidR="00C32F02" w:rsidRPr="00551E7E">
        <w:rPr>
          <w:rFonts w:ascii="Arial" w:hAnsi="Arial" w:cs="Arial"/>
          <w:sz w:val="20"/>
          <w:szCs w:val="20"/>
        </w:rPr>
        <w:t xml:space="preserve"> </w:t>
      </w:r>
      <w:r w:rsidR="00256506" w:rsidRPr="00551E7E">
        <w:rPr>
          <w:rFonts w:ascii="Arial" w:hAnsi="Arial" w:cs="Arial"/>
          <w:sz w:val="20"/>
          <w:szCs w:val="20"/>
        </w:rPr>
        <w:t>clustered together in this work (clusters 0_</w:t>
      </w:r>
      <w:r w:rsidR="007E5E79" w:rsidRPr="00551E7E">
        <w:rPr>
          <w:rFonts w:ascii="Arial" w:hAnsi="Arial" w:cs="Arial"/>
          <w:sz w:val="20"/>
          <w:szCs w:val="20"/>
        </w:rPr>
        <w:t>Spall_Mixed</w:t>
      </w:r>
      <w:r w:rsidR="00256506" w:rsidRPr="00551E7E">
        <w:rPr>
          <w:rFonts w:ascii="Arial" w:hAnsi="Arial" w:cs="Arial"/>
          <w:sz w:val="20"/>
          <w:szCs w:val="20"/>
        </w:rPr>
        <w:t>, 3</w:t>
      </w:r>
      <w:r w:rsidR="007E5E79" w:rsidRPr="00551E7E">
        <w:rPr>
          <w:rFonts w:ascii="Arial" w:hAnsi="Arial" w:cs="Arial"/>
          <w:sz w:val="20"/>
          <w:szCs w:val="20"/>
        </w:rPr>
        <w:t>_Spall_GABA</w:t>
      </w:r>
      <w:r w:rsidR="00256506" w:rsidRPr="00551E7E">
        <w:rPr>
          <w:rFonts w:ascii="Arial" w:hAnsi="Arial" w:cs="Arial"/>
          <w:sz w:val="20"/>
          <w:szCs w:val="20"/>
        </w:rPr>
        <w:t>, 5</w:t>
      </w:r>
      <w:r w:rsidR="007E5E79" w:rsidRPr="00551E7E">
        <w:rPr>
          <w:rFonts w:ascii="Arial" w:hAnsi="Arial" w:cs="Arial"/>
          <w:sz w:val="20"/>
          <w:szCs w:val="20"/>
        </w:rPr>
        <w:t>_Glut</w:t>
      </w:r>
      <w:r w:rsidR="00256506" w:rsidRPr="00551E7E">
        <w:rPr>
          <w:rFonts w:ascii="Arial" w:hAnsi="Arial" w:cs="Arial"/>
          <w:sz w:val="20"/>
          <w:szCs w:val="20"/>
        </w:rPr>
        <w:t>, 6</w:t>
      </w:r>
      <w:r w:rsidR="007E5E79" w:rsidRPr="00551E7E">
        <w:rPr>
          <w:rFonts w:ascii="Arial" w:hAnsi="Arial" w:cs="Arial"/>
          <w:sz w:val="20"/>
          <w:szCs w:val="20"/>
        </w:rPr>
        <w:t>_POA_Mixed</w:t>
      </w:r>
      <w:r w:rsidR="00256506" w:rsidRPr="00551E7E">
        <w:rPr>
          <w:rFonts w:ascii="Arial" w:hAnsi="Arial" w:cs="Arial"/>
          <w:sz w:val="20"/>
          <w:szCs w:val="20"/>
        </w:rPr>
        <w:t>, 9</w:t>
      </w:r>
      <w:r w:rsidR="007E5E79" w:rsidRPr="00551E7E">
        <w:rPr>
          <w:rFonts w:ascii="Arial" w:hAnsi="Arial" w:cs="Arial"/>
          <w:sz w:val="20"/>
          <w:szCs w:val="20"/>
        </w:rPr>
        <w:t>_Mixed</w:t>
      </w:r>
      <w:r w:rsidR="00256506" w:rsidRPr="00551E7E">
        <w:rPr>
          <w:rFonts w:ascii="Arial" w:hAnsi="Arial" w:cs="Arial"/>
          <w:sz w:val="20"/>
          <w:szCs w:val="20"/>
        </w:rPr>
        <w:t>,</w:t>
      </w:r>
      <w:r w:rsidR="007E5E79" w:rsidRPr="00551E7E">
        <w:rPr>
          <w:rFonts w:ascii="Arial" w:hAnsi="Arial" w:cs="Arial"/>
          <w:sz w:val="20"/>
          <w:szCs w:val="20"/>
        </w:rPr>
        <w:t xml:space="preserve"> </w:t>
      </w:r>
      <w:r w:rsidR="00256506" w:rsidRPr="00551E7E">
        <w:rPr>
          <w:rFonts w:ascii="Arial" w:hAnsi="Arial" w:cs="Arial"/>
          <w:sz w:val="20"/>
          <w:szCs w:val="20"/>
        </w:rPr>
        <w:t>21</w:t>
      </w:r>
      <w:r w:rsidR="007E5E79" w:rsidRPr="00551E7E">
        <w:rPr>
          <w:rFonts w:ascii="Arial" w:hAnsi="Arial" w:cs="Arial"/>
          <w:sz w:val="20"/>
          <w:szCs w:val="20"/>
        </w:rPr>
        <w:t>_Spall_GABA</w:t>
      </w:r>
      <w:r w:rsidR="00256506" w:rsidRPr="00551E7E">
        <w:rPr>
          <w:rFonts w:ascii="Arial" w:hAnsi="Arial" w:cs="Arial"/>
          <w:sz w:val="20"/>
          <w:szCs w:val="20"/>
        </w:rPr>
        <w:t>,</w:t>
      </w:r>
      <w:r w:rsidR="007E5E79" w:rsidRPr="00551E7E">
        <w:rPr>
          <w:rFonts w:ascii="Arial" w:hAnsi="Arial" w:cs="Arial"/>
          <w:sz w:val="20"/>
          <w:szCs w:val="20"/>
        </w:rPr>
        <w:t xml:space="preserve"> and </w:t>
      </w:r>
      <w:r w:rsidR="00256506" w:rsidRPr="00551E7E">
        <w:rPr>
          <w:rFonts w:ascii="Arial" w:hAnsi="Arial" w:cs="Arial"/>
          <w:sz w:val="20"/>
          <w:szCs w:val="20"/>
        </w:rPr>
        <w:t>24</w:t>
      </w:r>
      <w:r w:rsidR="007E5E79" w:rsidRPr="00551E7E">
        <w:rPr>
          <w:rFonts w:ascii="Arial" w:hAnsi="Arial" w:cs="Arial"/>
          <w:sz w:val="20"/>
          <w:szCs w:val="20"/>
        </w:rPr>
        <w:t>_Vs-m_Mixed</w:t>
      </w:r>
      <w:r w:rsidR="00256506" w:rsidRPr="00551E7E">
        <w:rPr>
          <w:rFonts w:ascii="Arial" w:hAnsi="Arial" w:cs="Arial"/>
          <w:sz w:val="20"/>
          <w:szCs w:val="20"/>
        </w:rPr>
        <w:t>)</w:t>
      </w:r>
      <w:r w:rsidRPr="00551E7E">
        <w:rPr>
          <w:rFonts w:ascii="Arial" w:hAnsi="Arial" w:cs="Arial"/>
          <w:sz w:val="20"/>
          <w:szCs w:val="20"/>
        </w:rPr>
        <w:t xml:space="preserve">. This is likely due to the weighted shared nearest neighbors clustering integrating both ATAC and RNA data used in this work reflecting their shared subpallial </w:t>
      </w:r>
      <w:r w:rsidR="007E5E79" w:rsidRPr="00551E7E">
        <w:rPr>
          <w:rFonts w:ascii="Arial" w:hAnsi="Arial" w:cs="Arial"/>
          <w:sz w:val="20"/>
          <w:szCs w:val="20"/>
        </w:rPr>
        <w:t>identity (</w:t>
      </w:r>
      <w:r w:rsidR="00E318E3" w:rsidRPr="003C65F0">
        <w:rPr>
          <w:rFonts w:ascii="Arial" w:hAnsi="Arial" w:cs="Arial"/>
          <w:sz w:val="20"/>
          <w:szCs w:val="20"/>
          <w:highlight w:val="yellow"/>
        </w:rPr>
        <w:t>Fig S</w:t>
      </w:r>
      <w:r w:rsidR="00376C7F" w:rsidRPr="003C65F0">
        <w:rPr>
          <w:rFonts w:ascii="Arial" w:hAnsi="Arial" w:cs="Arial"/>
          <w:sz w:val="20"/>
          <w:szCs w:val="20"/>
          <w:highlight w:val="yellow"/>
        </w:rPr>
        <w:t>5A-C</w:t>
      </w:r>
      <w:r w:rsidR="00E318E3" w:rsidRPr="00551E7E">
        <w:rPr>
          <w:rFonts w:ascii="Arial" w:hAnsi="Arial" w:cs="Arial"/>
          <w:sz w:val="20"/>
          <w:szCs w:val="20"/>
        </w:rPr>
        <w:t>)</w:t>
      </w:r>
      <w:r w:rsidR="003247AC" w:rsidRPr="00551E7E">
        <w:rPr>
          <w:rFonts w:ascii="Arial" w:hAnsi="Arial" w:cs="Arial"/>
          <w:sz w:val="20"/>
          <w:szCs w:val="20"/>
        </w:rPr>
        <w:t>.</w:t>
      </w:r>
      <w:r w:rsidRPr="00551E7E">
        <w:rPr>
          <w:rFonts w:ascii="Arial" w:hAnsi="Arial" w:cs="Arial"/>
          <w:sz w:val="20"/>
          <w:szCs w:val="20"/>
        </w:rPr>
        <w:t xml:space="preserve"> </w:t>
      </w:r>
      <w:r w:rsidR="00C61BB7" w:rsidRPr="00551E7E">
        <w:rPr>
          <w:rFonts w:ascii="Arial" w:hAnsi="Arial" w:cs="Arial"/>
          <w:sz w:val="20"/>
          <w:szCs w:val="20"/>
        </w:rPr>
        <w:t xml:space="preserve">These findings demonstrate the robustness and reproducibility of the identified cell types identified in this work and </w:t>
      </w:r>
      <w:r w:rsidR="00C32F02" w:rsidRPr="00551E7E">
        <w:rPr>
          <w:rFonts w:ascii="Arial" w:hAnsi="Arial" w:cs="Arial"/>
          <w:sz w:val="20"/>
          <w:szCs w:val="20"/>
        </w:rPr>
        <w:t xml:space="preserve">our </w:t>
      </w:r>
      <w:r w:rsidR="00C61BB7" w:rsidRPr="00551E7E">
        <w:rPr>
          <w:rFonts w:ascii="Arial" w:hAnsi="Arial" w:cs="Arial"/>
          <w:sz w:val="20"/>
          <w:szCs w:val="20"/>
        </w:rPr>
        <w:t xml:space="preserve">previous </w:t>
      </w:r>
      <w:r w:rsidR="00C32F02" w:rsidRPr="00551E7E">
        <w:rPr>
          <w:rFonts w:ascii="Arial" w:hAnsi="Arial" w:cs="Arial"/>
          <w:sz w:val="20"/>
          <w:szCs w:val="20"/>
        </w:rPr>
        <w:t>paper</w:t>
      </w:r>
      <w:r w:rsidR="00C61BB7" w:rsidRPr="00551E7E">
        <w:rPr>
          <w:rFonts w:ascii="Arial" w:hAnsi="Arial" w:cs="Arial"/>
          <w:sz w:val="20"/>
          <w:szCs w:val="20"/>
        </w:rPr>
        <w:t>.</w:t>
      </w:r>
    </w:p>
    <w:p w14:paraId="4B2718F7" w14:textId="77777777" w:rsidR="00C32F02" w:rsidRPr="00551E7E" w:rsidRDefault="00C32F02" w:rsidP="00D770B1">
      <w:pPr>
        <w:ind w:firstLine="720"/>
        <w:rPr>
          <w:rFonts w:ascii="Arial" w:hAnsi="Arial" w:cs="Arial"/>
          <w:sz w:val="20"/>
          <w:szCs w:val="20"/>
        </w:rPr>
      </w:pPr>
    </w:p>
    <w:p w14:paraId="46622BD7" w14:textId="77777777" w:rsidR="004816FA" w:rsidRPr="00551E7E" w:rsidRDefault="004816FA" w:rsidP="00753C87">
      <w:pPr>
        <w:rPr>
          <w:rFonts w:ascii="Arial" w:hAnsi="Arial" w:cs="Arial"/>
          <w:b/>
          <w:bCs/>
          <w:sz w:val="20"/>
          <w:szCs w:val="20"/>
        </w:rPr>
      </w:pPr>
      <w:r w:rsidRPr="00551E7E">
        <w:rPr>
          <w:rFonts w:ascii="Arial" w:hAnsi="Arial" w:cs="Arial"/>
          <w:b/>
          <w:bCs/>
          <w:sz w:val="20"/>
          <w:szCs w:val="20"/>
        </w:rPr>
        <w:t>Asynchronous Changes in Cell Type Composition During Sex Change</w:t>
      </w:r>
    </w:p>
    <w:p w14:paraId="22B4C425" w14:textId="17256F94" w:rsidR="00C65318" w:rsidRPr="00551E7E" w:rsidRDefault="00C65318" w:rsidP="00C65318">
      <w:pPr>
        <w:rPr>
          <w:rFonts w:ascii="Arial" w:hAnsi="Arial" w:cs="Arial"/>
          <w:sz w:val="20"/>
          <w:szCs w:val="20"/>
        </w:rPr>
      </w:pPr>
      <w:r w:rsidRPr="00551E7E">
        <w:rPr>
          <w:rFonts w:ascii="Arial" w:hAnsi="Arial" w:cs="Arial"/>
          <w:b/>
          <w:bCs/>
          <w:sz w:val="20"/>
          <w:szCs w:val="20"/>
        </w:rPr>
        <w:tab/>
      </w:r>
      <w:r w:rsidRPr="00551E7E">
        <w:rPr>
          <w:rFonts w:ascii="Arial" w:hAnsi="Arial" w:cs="Arial"/>
          <w:sz w:val="20"/>
          <w:szCs w:val="20"/>
        </w:rPr>
        <w:t>Because sex change is associated with changes in brain size and composition</w:t>
      </w:r>
      <w:r w:rsidR="000E7AF0"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{"citationID":"nc2JQN6K","properties":{"formattedCitation":"(6, 20)","plainCitation":"(6, 20)","noteIndex":0},"citationItems":[{"id":16,"uris":["http://zotero.org/users/11313215/items/VGA9PBJ3"],"itemData":{"id":16,"type":"article-journal","abstract":"Sex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S."}],"issued":{"date-parts":[["2023",3]]}}},{"id":3178,"uris":["http://zotero.org/users/11313215/items/TXXW73L8"],"itemData":{"id":3178,"type":"article-journal","abstract":"Teleost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(6, 20)</w:t>
      </w:r>
      <w:r w:rsidRPr="00551E7E">
        <w:rPr>
          <w:rFonts w:ascii="Arial" w:hAnsi="Arial" w:cs="Arial"/>
          <w:sz w:val="20"/>
          <w:szCs w:val="20"/>
        </w:rPr>
        <w:fldChar w:fldCharType="end"/>
      </w:r>
      <w:r w:rsidRPr="00551E7E">
        <w:rPr>
          <w:rFonts w:ascii="Arial" w:hAnsi="Arial" w:cs="Arial"/>
          <w:sz w:val="20"/>
          <w:szCs w:val="20"/>
        </w:rPr>
        <w:t xml:space="preserve">, we next analyzed changes in cell populations across sex change. </w:t>
      </w:r>
      <w:r w:rsidR="00204F66" w:rsidRPr="00551E7E">
        <w:rPr>
          <w:rFonts w:ascii="Arial" w:hAnsi="Arial" w:cs="Arial"/>
          <w:sz w:val="20"/>
          <w:szCs w:val="20"/>
        </w:rPr>
        <w:t>We then classified the changes in population according to its temporal pattern and direction of changes across males, intermediates, and females (</w:t>
      </w:r>
      <w:r w:rsidR="00204F66" w:rsidRPr="00551E7E">
        <w:rPr>
          <w:rFonts w:ascii="Arial" w:hAnsi="Arial" w:cs="Arial"/>
          <w:sz w:val="20"/>
          <w:szCs w:val="20"/>
          <w:highlight w:val="yellow"/>
        </w:rPr>
        <w:t>Methods</w:t>
      </w:r>
      <w:r w:rsidR="00204F66" w:rsidRPr="00551E7E">
        <w:rPr>
          <w:rFonts w:ascii="Arial" w:hAnsi="Arial" w:cs="Arial"/>
          <w:sz w:val="20"/>
          <w:szCs w:val="20"/>
        </w:rPr>
        <w:t xml:space="preserve">). Specifically, cell types were classified as exhibiting early, late, progressive, or transient </w:t>
      </w:r>
      <w:r w:rsidR="00204F66" w:rsidRPr="00551E7E">
        <w:rPr>
          <w:rFonts w:ascii="Arial" w:hAnsi="Arial" w:cs="Arial"/>
          <w:sz w:val="20"/>
          <w:szCs w:val="20"/>
        </w:rPr>
        <w:lastRenderedPageBreak/>
        <w:t xml:space="preserve">patterns as well as either increasing or decreasing abundance. </w:t>
      </w:r>
      <w:r w:rsidRPr="00551E7E">
        <w:rPr>
          <w:rFonts w:ascii="Arial" w:hAnsi="Arial" w:cs="Arial"/>
          <w:sz w:val="20"/>
          <w:szCs w:val="20"/>
        </w:rPr>
        <w:t xml:space="preserve">We detected significant phase differences in the </w:t>
      </w:r>
      <w:r w:rsidR="000E7AF0" w:rsidRPr="00551E7E">
        <w:rPr>
          <w:rFonts w:ascii="Arial" w:hAnsi="Arial" w:cs="Arial"/>
          <w:sz w:val="20"/>
          <w:szCs w:val="20"/>
        </w:rPr>
        <w:t xml:space="preserve">abundance </w:t>
      </w:r>
      <w:r w:rsidRPr="00551E7E">
        <w:rPr>
          <w:rFonts w:ascii="Arial" w:hAnsi="Arial" w:cs="Arial"/>
          <w:sz w:val="20"/>
          <w:szCs w:val="20"/>
        </w:rPr>
        <w:t xml:space="preserve">of cells in 12 of the 27 multiome clusters. Of these, nine were </w:t>
      </w:r>
      <w:r w:rsidR="000E7AF0" w:rsidRPr="00551E7E">
        <w:rPr>
          <w:rFonts w:ascii="Arial" w:hAnsi="Arial" w:cs="Arial"/>
          <w:sz w:val="20"/>
          <w:szCs w:val="20"/>
        </w:rPr>
        <w:t xml:space="preserve">relative </w:t>
      </w:r>
      <w:r w:rsidRPr="00551E7E">
        <w:rPr>
          <w:rFonts w:ascii="Arial" w:hAnsi="Arial" w:cs="Arial"/>
          <w:sz w:val="20"/>
          <w:szCs w:val="20"/>
        </w:rPr>
        <w:t xml:space="preserve">decreases in cell population while only three were increases. Notably, all three increases occurred in glia. Oligodendrocytes (2_OL) increased in population progressively with each phase of sex change, and microglia (11_MG) increased in population early in sex change during the male-intermediate transition </w:t>
      </w:r>
      <w:r w:rsidRPr="00551E7E">
        <w:rPr>
          <w:rFonts w:ascii="Arial" w:hAnsi="Arial" w:cs="Arial"/>
          <w:sz w:val="20"/>
          <w:szCs w:val="20"/>
          <w:highlight w:val="yellow"/>
        </w:rPr>
        <w:t>(Fig. S</w:t>
      </w:r>
      <w:r w:rsidR="00376C7F" w:rsidRPr="00551E7E">
        <w:rPr>
          <w:rFonts w:ascii="Arial" w:hAnsi="Arial" w:cs="Arial"/>
          <w:sz w:val="20"/>
          <w:szCs w:val="20"/>
          <w:highlight w:val="yellow"/>
        </w:rPr>
        <w:t>6</w:t>
      </w:r>
      <w:r w:rsidRPr="00551E7E">
        <w:rPr>
          <w:rFonts w:ascii="Arial" w:hAnsi="Arial" w:cs="Arial"/>
          <w:sz w:val="20"/>
          <w:szCs w:val="20"/>
          <w:highlight w:val="yellow"/>
        </w:rPr>
        <w:t>A</w:t>
      </w:r>
      <w:r w:rsidRPr="00551E7E">
        <w:rPr>
          <w:rFonts w:ascii="Arial" w:hAnsi="Arial" w:cs="Arial"/>
          <w:sz w:val="20"/>
          <w:szCs w:val="20"/>
        </w:rPr>
        <w:t xml:space="preserve">). Consistent with the idea that sex change is characterized by transient increases in neuro- and gliogenesis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{"citationID":"0xeA6Ki8","properties":{"unsorted":false,"formattedCitation":"(5, 6)","plainCitation":"(5, 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(5, 6)</w:t>
      </w:r>
      <w:r w:rsidRPr="00551E7E">
        <w:rPr>
          <w:rFonts w:ascii="Arial" w:hAnsi="Arial" w:cs="Arial"/>
          <w:sz w:val="20"/>
          <w:szCs w:val="20"/>
        </w:rPr>
        <w:fldChar w:fldCharType="end"/>
      </w:r>
      <w:r w:rsidRPr="00551E7E">
        <w:rPr>
          <w:rFonts w:ascii="Arial" w:hAnsi="Arial" w:cs="Arial"/>
          <w:sz w:val="20"/>
          <w:szCs w:val="20"/>
        </w:rPr>
        <w:t xml:space="preserve">, the proportion of </w:t>
      </w:r>
      <w:r w:rsidR="00910508" w:rsidRPr="00551E7E">
        <w:rPr>
          <w:rFonts w:ascii="Arial" w:hAnsi="Arial" w:cs="Arial"/>
          <w:sz w:val="20"/>
          <w:szCs w:val="20"/>
        </w:rPr>
        <w:t>RGCs</w:t>
      </w:r>
      <w:r w:rsidRPr="00551E7E">
        <w:rPr>
          <w:rFonts w:ascii="Arial" w:hAnsi="Arial" w:cs="Arial"/>
          <w:sz w:val="20"/>
          <w:szCs w:val="20"/>
        </w:rPr>
        <w:t xml:space="preserve"> (1_RGC) transiently increased in intermediates before returning to baseline levels in females (</w:t>
      </w:r>
      <w:r w:rsidRPr="00551E7E">
        <w:rPr>
          <w:rFonts w:ascii="Arial" w:hAnsi="Arial" w:cs="Arial"/>
          <w:sz w:val="20"/>
          <w:szCs w:val="20"/>
          <w:highlight w:val="yellow"/>
        </w:rPr>
        <w:t>Fig 3A</w:t>
      </w:r>
      <w:r w:rsidRPr="00551E7E">
        <w:rPr>
          <w:rFonts w:ascii="Arial" w:hAnsi="Arial" w:cs="Arial"/>
          <w:sz w:val="20"/>
          <w:szCs w:val="20"/>
        </w:rPr>
        <w:t xml:space="preserve">). Together, these findings reveal asynchronous </w:t>
      </w:r>
      <w:r w:rsidR="000E7AF0" w:rsidRPr="00551E7E">
        <w:rPr>
          <w:rFonts w:ascii="Arial" w:hAnsi="Arial" w:cs="Arial"/>
          <w:sz w:val="20"/>
          <w:szCs w:val="20"/>
        </w:rPr>
        <w:t>changes in</w:t>
      </w:r>
      <w:r w:rsidRPr="00551E7E">
        <w:rPr>
          <w:rFonts w:ascii="Arial" w:hAnsi="Arial" w:cs="Arial"/>
          <w:sz w:val="20"/>
          <w:szCs w:val="20"/>
        </w:rPr>
        <w:t xml:space="preserve"> glial populations during sex change, with an early expansion of </w:t>
      </w:r>
      <w:r w:rsidR="000E7AF0" w:rsidRPr="00551E7E">
        <w:rPr>
          <w:rFonts w:ascii="Arial" w:hAnsi="Arial" w:cs="Arial"/>
          <w:sz w:val="20"/>
          <w:szCs w:val="20"/>
        </w:rPr>
        <w:t>RGCs and microglia</w:t>
      </w:r>
      <w:r w:rsidRPr="00551E7E">
        <w:rPr>
          <w:rFonts w:ascii="Arial" w:hAnsi="Arial" w:cs="Arial"/>
          <w:sz w:val="20"/>
          <w:szCs w:val="20"/>
        </w:rPr>
        <w:t xml:space="preserve"> </w:t>
      </w:r>
      <w:r w:rsidR="000E7AF0" w:rsidRPr="00551E7E">
        <w:rPr>
          <w:rFonts w:ascii="Arial" w:hAnsi="Arial" w:cs="Arial"/>
          <w:sz w:val="20"/>
          <w:szCs w:val="20"/>
        </w:rPr>
        <w:t>followed by</w:t>
      </w:r>
      <w:r w:rsidRPr="00551E7E">
        <w:rPr>
          <w:rFonts w:ascii="Arial" w:hAnsi="Arial" w:cs="Arial"/>
          <w:sz w:val="20"/>
          <w:szCs w:val="20"/>
        </w:rPr>
        <w:t xml:space="preserve"> later accumulation of oligodendrocytes. This temporal sequence is consistent with </w:t>
      </w:r>
      <w:r w:rsidR="000E7AF0" w:rsidRPr="00551E7E">
        <w:rPr>
          <w:rFonts w:ascii="Arial" w:hAnsi="Arial" w:cs="Arial"/>
          <w:sz w:val="20"/>
          <w:szCs w:val="20"/>
        </w:rPr>
        <w:t>RGCs</w:t>
      </w:r>
      <w:r w:rsidRPr="00551E7E">
        <w:rPr>
          <w:rFonts w:ascii="Arial" w:hAnsi="Arial" w:cs="Arial"/>
          <w:sz w:val="20"/>
          <w:szCs w:val="20"/>
        </w:rPr>
        <w:t xml:space="preserve"> supporting the production of new neurons early in sex change</w:t>
      </w:r>
      <w:r w:rsidR="000E7AF0" w:rsidRPr="00551E7E">
        <w:rPr>
          <w:rFonts w:ascii="Arial" w:hAnsi="Arial" w:cs="Arial"/>
          <w:sz w:val="20"/>
          <w:szCs w:val="20"/>
        </w:rPr>
        <w:t xml:space="preserve"> and microglia supporting and maintaining the expanded population</w:t>
      </w:r>
      <w:r w:rsidRPr="00551E7E">
        <w:rPr>
          <w:rFonts w:ascii="Arial" w:hAnsi="Arial" w:cs="Arial"/>
          <w:sz w:val="20"/>
          <w:szCs w:val="20"/>
        </w:rPr>
        <w:t xml:space="preserve">, followed by </w:t>
      </w:r>
      <w:r w:rsidR="000E7AF0" w:rsidRPr="00551E7E">
        <w:rPr>
          <w:rFonts w:ascii="Arial" w:hAnsi="Arial" w:cs="Arial"/>
          <w:sz w:val="20"/>
          <w:szCs w:val="20"/>
        </w:rPr>
        <w:t>oligodendrocytes myelinating the new neurons as they integrate into circuits</w:t>
      </w:r>
      <w:r w:rsidRPr="00551E7E">
        <w:rPr>
          <w:rFonts w:ascii="Arial" w:hAnsi="Arial" w:cs="Arial"/>
          <w:sz w:val="20"/>
          <w:szCs w:val="20"/>
        </w:rPr>
        <w:t xml:space="preserve">.  </w:t>
      </w:r>
    </w:p>
    <w:p w14:paraId="260981F3" w14:textId="2D392186" w:rsidR="004816FA" w:rsidRPr="00551E7E" w:rsidRDefault="003F3C8F" w:rsidP="00D770B1">
      <w:pPr>
        <w:ind w:firstLine="720"/>
        <w:rPr>
          <w:rFonts w:ascii="Arial" w:hAnsi="Arial" w:cs="Arial"/>
          <w:sz w:val="20"/>
          <w:szCs w:val="20"/>
        </w:rPr>
      </w:pPr>
      <w:r w:rsidRPr="00551E7E">
        <w:rPr>
          <w:rFonts w:ascii="Arial" w:hAnsi="Arial" w:cs="Arial"/>
          <w:sz w:val="20"/>
          <w:szCs w:val="20"/>
        </w:rPr>
        <w:t>Because the large-scale changes in glial populations described above may obscure more subtle changes in neuronal populations, we next analyzed changes in proportion only considering neurons. Of the 20 neuronal clusters we analyzed, 11 changed in population, with four decreasing and seven increasing in population over the course of sex change. During the male-intermediate transition, we found significant increases in clusters 14_Vsst, 17_Glut, and 18_Glut. In intermediates, we found a transient increase in cluster 0_Spall_Mixed, and a transient decrease in cluster 4_TGN_Glut. During the intermediate-female transition, we found significant decreases in in 9_Mixed, 22_Di_Glut, and 24_Vs-m_Mixed and an increase in 19_Di_GABA. Importantly, we also found an increase in 6_POA_Mixed (</w:t>
      </w:r>
      <w:r w:rsidRPr="00551E7E">
        <w:rPr>
          <w:rFonts w:ascii="Arial" w:hAnsi="Arial" w:cs="Arial"/>
          <w:sz w:val="20"/>
          <w:szCs w:val="20"/>
          <w:highlight w:val="yellow"/>
        </w:rPr>
        <w:t>Fig. 3B</w:t>
      </w:r>
      <w:r w:rsidRPr="00551E7E">
        <w:rPr>
          <w:rFonts w:ascii="Arial" w:hAnsi="Arial" w:cs="Arial"/>
          <w:sz w:val="20"/>
          <w:szCs w:val="20"/>
        </w:rPr>
        <w:t xml:space="preserve">, </w:t>
      </w:r>
      <w:r w:rsidRPr="00551E7E">
        <w:rPr>
          <w:rFonts w:ascii="Arial" w:hAnsi="Arial" w:cs="Arial"/>
          <w:sz w:val="20"/>
          <w:szCs w:val="20"/>
          <w:highlight w:val="yellow"/>
        </w:rPr>
        <w:t>S</w:t>
      </w:r>
      <w:r w:rsidR="00376C7F" w:rsidRPr="00551E7E">
        <w:rPr>
          <w:rFonts w:ascii="Arial" w:hAnsi="Arial" w:cs="Arial"/>
          <w:sz w:val="20"/>
          <w:szCs w:val="20"/>
          <w:highlight w:val="yellow"/>
        </w:rPr>
        <w:t>6</w:t>
      </w:r>
      <w:r w:rsidRPr="00551E7E">
        <w:rPr>
          <w:rFonts w:ascii="Arial" w:hAnsi="Arial" w:cs="Arial"/>
          <w:sz w:val="20"/>
          <w:szCs w:val="20"/>
          <w:highlight w:val="yellow"/>
        </w:rPr>
        <w:t>B</w:t>
      </w:r>
      <w:r w:rsidRPr="00551E7E">
        <w:rPr>
          <w:rFonts w:ascii="Arial" w:hAnsi="Arial" w:cs="Arial"/>
          <w:sz w:val="20"/>
          <w:szCs w:val="20"/>
        </w:rPr>
        <w:t>). This pattern of change in 6_POA_Mixed suggests that remodeling of this cluster occurs relatively late in the sex-change process</w:t>
      </w:r>
      <w:r w:rsidR="00D770B1" w:rsidRPr="00551E7E">
        <w:rPr>
          <w:rFonts w:ascii="Arial" w:hAnsi="Arial" w:cs="Arial"/>
          <w:sz w:val="20"/>
          <w:szCs w:val="20"/>
        </w:rPr>
        <w:t>,</w:t>
      </w:r>
      <w:r w:rsidRPr="00551E7E">
        <w:rPr>
          <w:rFonts w:ascii="Arial" w:hAnsi="Arial" w:cs="Arial"/>
          <w:sz w:val="20"/>
          <w:szCs w:val="20"/>
        </w:rPr>
        <w:t xml:space="preserve"> consistent with the hypothesis that the full expansion of this POA neuronal population occurs after gonadal transformation and represents one of the final neural changes accompanying sex change</w:t>
      </w:r>
      <w:r w:rsidR="00C32F02" w:rsidRPr="00551E7E">
        <w:rPr>
          <w:rFonts w:ascii="Arial" w:hAnsi="Arial" w:cs="Arial"/>
          <w:sz w:val="20"/>
          <w:szCs w:val="20"/>
        </w:rPr>
        <w:t xml:space="preserve">. </w:t>
      </w:r>
      <w:r w:rsidR="009C5659" w:rsidRPr="00551E7E">
        <w:rPr>
          <w:rFonts w:ascii="Arial" w:hAnsi="Arial" w:cs="Arial"/>
          <w:sz w:val="20"/>
          <w:szCs w:val="20"/>
        </w:rPr>
        <w:t>Together, these findings indicate that neuronal remodeling during sex change is a staged process</w:t>
      </w:r>
      <w:r w:rsidR="00D770B1" w:rsidRPr="00551E7E">
        <w:rPr>
          <w:rFonts w:ascii="Arial" w:hAnsi="Arial" w:cs="Arial"/>
          <w:sz w:val="20"/>
          <w:szCs w:val="20"/>
        </w:rPr>
        <w:t xml:space="preserve"> where</w:t>
      </w:r>
      <w:r w:rsidR="009C5659" w:rsidRPr="00551E7E">
        <w:rPr>
          <w:rFonts w:ascii="Arial" w:hAnsi="Arial" w:cs="Arial"/>
          <w:sz w:val="20"/>
          <w:szCs w:val="20"/>
        </w:rPr>
        <w:t xml:space="preserve">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551E7E" w:rsidRDefault="00AB18FA" w:rsidP="004816FA">
      <w:pPr>
        <w:rPr>
          <w:rFonts w:ascii="Arial" w:hAnsi="Arial" w:cs="Arial"/>
          <w:sz w:val="20"/>
          <w:szCs w:val="20"/>
          <w:highlight w:val="yellow"/>
        </w:rPr>
      </w:pPr>
    </w:p>
    <w:p w14:paraId="2B35DCF9" w14:textId="04782882" w:rsidR="00E074EF" w:rsidRPr="00551E7E" w:rsidRDefault="004816FA" w:rsidP="005E315B">
      <w:pPr>
        <w:rPr>
          <w:rFonts w:ascii="Arial" w:hAnsi="Arial" w:cs="Arial"/>
          <w:b/>
          <w:bCs/>
          <w:sz w:val="20"/>
          <w:szCs w:val="20"/>
        </w:rPr>
      </w:pPr>
      <w:r w:rsidRPr="00551E7E">
        <w:rPr>
          <w:rFonts w:ascii="Arial" w:hAnsi="Arial" w:cs="Arial"/>
          <w:b/>
          <w:bCs/>
          <w:sz w:val="20"/>
          <w:szCs w:val="20"/>
        </w:rPr>
        <w:t xml:space="preserve">Cell Types Undergo Sex Change at Different Rates </w:t>
      </w:r>
    </w:p>
    <w:p w14:paraId="412C8B56" w14:textId="1E48DAD7" w:rsidR="00E074EF" w:rsidRPr="00551E7E" w:rsidRDefault="00E074EF" w:rsidP="005E315B">
      <w:pPr>
        <w:rPr>
          <w:rFonts w:ascii="Arial" w:hAnsi="Arial" w:cs="Arial"/>
          <w:sz w:val="20"/>
          <w:szCs w:val="20"/>
          <w:u w:val="single"/>
        </w:rPr>
      </w:pPr>
      <w:r w:rsidRPr="00551E7E">
        <w:rPr>
          <w:rFonts w:ascii="Arial" w:hAnsi="Arial" w:cs="Arial"/>
          <w:sz w:val="20"/>
          <w:szCs w:val="20"/>
          <w:u w:val="single"/>
        </w:rPr>
        <w:t>Transcriptomic sex change</w:t>
      </w:r>
    </w:p>
    <w:p w14:paraId="0D133D33" w14:textId="184AE8C9" w:rsidR="00E074EF" w:rsidRPr="00551E7E" w:rsidRDefault="004816FA" w:rsidP="005E315B">
      <w:pPr>
        <w:rPr>
          <w:rFonts w:ascii="Arial" w:hAnsi="Arial" w:cs="Arial"/>
          <w:sz w:val="20"/>
          <w:szCs w:val="20"/>
        </w:rPr>
      </w:pPr>
      <w:r w:rsidRPr="00551E7E">
        <w:rPr>
          <w:rFonts w:ascii="Arial" w:hAnsi="Arial" w:cs="Arial"/>
          <w:b/>
          <w:bCs/>
          <w:sz w:val="20"/>
          <w:szCs w:val="20"/>
        </w:rPr>
        <w:tab/>
      </w:r>
      <w:r w:rsidR="00264846" w:rsidRPr="00551E7E">
        <w:rPr>
          <w:rFonts w:ascii="Arial" w:hAnsi="Arial" w:cs="Arial"/>
          <w:sz w:val="20"/>
          <w:szCs w:val="20"/>
        </w:rPr>
        <w:t xml:space="preserve">To characterize the transcriptomic changes associated with sex change, we next identified differentially expressed genes (DEGs) and classified </w:t>
      </w:r>
      <w:r w:rsidR="00204F66" w:rsidRPr="00551E7E">
        <w:rPr>
          <w:rFonts w:ascii="Arial" w:hAnsi="Arial" w:cs="Arial"/>
          <w:sz w:val="20"/>
          <w:szCs w:val="20"/>
        </w:rPr>
        <w:t xml:space="preserve">each in the same way as described above. </w:t>
      </w:r>
      <w:r w:rsidR="00264846" w:rsidRPr="00551E7E">
        <w:rPr>
          <w:rFonts w:ascii="Arial" w:hAnsi="Arial" w:cs="Arial"/>
          <w:sz w:val="20"/>
          <w:szCs w:val="20"/>
        </w:rPr>
        <w:t xml:space="preserve">We identified a total of </w:t>
      </w:r>
      <w:r w:rsidR="00EA408F" w:rsidRPr="00551E7E">
        <w:rPr>
          <w:rFonts w:ascii="Arial" w:hAnsi="Arial" w:cs="Arial"/>
          <w:sz w:val="20"/>
          <w:szCs w:val="20"/>
        </w:rPr>
        <w:t>290</w:t>
      </w:r>
      <w:r w:rsidR="00264846" w:rsidRPr="00551E7E">
        <w:rPr>
          <w:rFonts w:ascii="Arial" w:hAnsi="Arial" w:cs="Arial"/>
          <w:sz w:val="20"/>
          <w:szCs w:val="20"/>
        </w:rPr>
        <w:t xml:space="preserve"> DEGs (</w:t>
      </w:r>
      <w:r w:rsidR="00264846" w:rsidRPr="00551E7E">
        <w:rPr>
          <w:rFonts w:ascii="Arial" w:hAnsi="Arial" w:cs="Arial"/>
          <w:sz w:val="20"/>
          <w:szCs w:val="20"/>
          <w:highlight w:val="yellow"/>
        </w:rPr>
        <w:t>Appendix S</w:t>
      </w:r>
      <w:r w:rsidR="007276EA" w:rsidRPr="007276EA">
        <w:rPr>
          <w:rFonts w:ascii="Arial" w:hAnsi="Arial" w:cs="Arial"/>
          <w:sz w:val="20"/>
          <w:szCs w:val="20"/>
          <w:highlight w:val="yellow"/>
        </w:rPr>
        <w:t>5</w:t>
      </w:r>
      <w:r w:rsidR="00264846" w:rsidRPr="00551E7E">
        <w:rPr>
          <w:rFonts w:ascii="Arial" w:hAnsi="Arial" w:cs="Arial"/>
          <w:sz w:val="20"/>
          <w:szCs w:val="20"/>
        </w:rPr>
        <w:t>)</w:t>
      </w:r>
      <w:r w:rsidR="00C93467" w:rsidRPr="00551E7E">
        <w:rPr>
          <w:rFonts w:ascii="Arial" w:hAnsi="Arial" w:cs="Arial"/>
          <w:sz w:val="20"/>
          <w:szCs w:val="20"/>
        </w:rPr>
        <w:t xml:space="preserve"> DEGs were roughly split, with 150 DEGs being upregulated and 140 being downregulated going from male to female. Temporally, there were </w:t>
      </w:r>
      <w:r w:rsidR="00653835" w:rsidRPr="00551E7E">
        <w:rPr>
          <w:rFonts w:ascii="Arial" w:hAnsi="Arial" w:cs="Arial"/>
          <w:sz w:val="20"/>
          <w:szCs w:val="20"/>
        </w:rPr>
        <w:t>76</w:t>
      </w:r>
      <w:r w:rsidR="00C93467" w:rsidRPr="00551E7E">
        <w:rPr>
          <w:rFonts w:ascii="Arial" w:hAnsi="Arial" w:cs="Arial"/>
          <w:sz w:val="20"/>
          <w:szCs w:val="20"/>
        </w:rPr>
        <w:t xml:space="preserve"> DEGs showed an </w:t>
      </w:r>
      <w:r w:rsidR="00264846" w:rsidRPr="00551E7E">
        <w:rPr>
          <w:rFonts w:ascii="Arial" w:hAnsi="Arial" w:cs="Arial"/>
          <w:sz w:val="20"/>
          <w:szCs w:val="20"/>
        </w:rPr>
        <w:t>early</w:t>
      </w:r>
      <w:r w:rsidR="00C93467" w:rsidRPr="00551E7E">
        <w:rPr>
          <w:rFonts w:ascii="Arial" w:hAnsi="Arial" w:cs="Arial"/>
          <w:sz w:val="20"/>
          <w:szCs w:val="20"/>
        </w:rPr>
        <w:t xml:space="preserve"> pattern </w:t>
      </w:r>
      <w:r w:rsidR="00D770B1" w:rsidRPr="00551E7E">
        <w:rPr>
          <w:rFonts w:ascii="Arial" w:hAnsi="Arial" w:cs="Arial"/>
          <w:sz w:val="20"/>
          <w:szCs w:val="20"/>
        </w:rPr>
        <w:t>of change</w:t>
      </w:r>
      <w:r w:rsidR="00264846" w:rsidRPr="00551E7E">
        <w:rPr>
          <w:rFonts w:ascii="Arial" w:hAnsi="Arial" w:cs="Arial"/>
          <w:sz w:val="20"/>
          <w:szCs w:val="20"/>
        </w:rPr>
        <w:t xml:space="preserve">, </w:t>
      </w:r>
      <w:r w:rsidR="00653835" w:rsidRPr="00551E7E">
        <w:rPr>
          <w:rFonts w:ascii="Arial" w:hAnsi="Arial" w:cs="Arial"/>
          <w:sz w:val="20"/>
          <w:szCs w:val="20"/>
        </w:rPr>
        <w:t xml:space="preserve">136 </w:t>
      </w:r>
      <w:r w:rsidR="00264846" w:rsidRPr="00551E7E">
        <w:rPr>
          <w:rFonts w:ascii="Arial" w:hAnsi="Arial" w:cs="Arial"/>
          <w:sz w:val="20"/>
          <w:szCs w:val="20"/>
        </w:rPr>
        <w:t xml:space="preserve">late, </w:t>
      </w:r>
      <w:r w:rsidR="00653835" w:rsidRPr="00551E7E">
        <w:rPr>
          <w:rFonts w:ascii="Arial" w:hAnsi="Arial" w:cs="Arial"/>
          <w:sz w:val="20"/>
          <w:szCs w:val="20"/>
        </w:rPr>
        <w:t xml:space="preserve">6 </w:t>
      </w:r>
      <w:r w:rsidR="00264846" w:rsidRPr="00551E7E">
        <w:rPr>
          <w:rFonts w:ascii="Arial" w:hAnsi="Arial" w:cs="Arial"/>
          <w:sz w:val="20"/>
          <w:szCs w:val="20"/>
        </w:rPr>
        <w:t xml:space="preserve">progressive and </w:t>
      </w:r>
      <w:r w:rsidR="00653835" w:rsidRPr="00551E7E">
        <w:rPr>
          <w:rFonts w:ascii="Arial" w:hAnsi="Arial" w:cs="Arial"/>
          <w:sz w:val="20"/>
          <w:szCs w:val="20"/>
        </w:rPr>
        <w:t xml:space="preserve">72 </w:t>
      </w:r>
      <w:r w:rsidR="00264846" w:rsidRPr="00551E7E">
        <w:rPr>
          <w:rFonts w:ascii="Arial" w:hAnsi="Arial" w:cs="Arial"/>
          <w:sz w:val="20"/>
          <w:szCs w:val="20"/>
        </w:rPr>
        <w:t xml:space="preserve">transient. </w:t>
      </w:r>
      <w:r w:rsidR="000471EB" w:rsidRPr="00551E7E">
        <w:rPr>
          <w:rFonts w:ascii="Arial" w:hAnsi="Arial" w:cs="Arial"/>
          <w:sz w:val="20"/>
          <w:szCs w:val="20"/>
        </w:rPr>
        <w:t xml:space="preserve">In total 153 DEGs significantly differed between males and intermediates, 214 differed between females and intermediates, and 234 differed between females and males. This predominance of DEGs that differed between intermediates and females indicates that the greatest amount of transcriptomic remodeling occurs during the later stages of sex change when the gonads transform, while relatively </w:t>
      </w:r>
      <w:r w:rsidR="00D770B1" w:rsidRPr="00551E7E">
        <w:rPr>
          <w:rFonts w:ascii="Arial" w:hAnsi="Arial" w:cs="Arial"/>
          <w:sz w:val="20"/>
          <w:szCs w:val="20"/>
        </w:rPr>
        <w:t>fewer changes occur</w:t>
      </w:r>
      <w:r w:rsidR="000471EB" w:rsidRPr="00551E7E">
        <w:rPr>
          <w:rFonts w:ascii="Arial" w:hAnsi="Arial" w:cs="Arial"/>
          <w:sz w:val="20"/>
          <w:szCs w:val="20"/>
        </w:rPr>
        <w:t xml:space="preserve"> during earlier stages where the groundwork for gonadal sex change is laid. </w:t>
      </w:r>
      <w:r w:rsidR="00882F08" w:rsidRPr="00551E7E">
        <w:rPr>
          <w:rFonts w:ascii="Arial" w:hAnsi="Arial" w:cs="Arial"/>
          <w:sz w:val="20"/>
          <w:szCs w:val="20"/>
        </w:rPr>
        <w:t>A chi-squared test revealed</w:t>
      </w:r>
      <w:commentRangeStart w:id="14"/>
      <w:commentRangeStart w:id="15"/>
      <w:r w:rsidR="00CF7C9C" w:rsidRPr="00551E7E">
        <w:rPr>
          <w:rFonts w:ascii="Arial" w:hAnsi="Arial" w:cs="Arial"/>
          <w:sz w:val="20"/>
          <w:szCs w:val="20"/>
        </w:rPr>
        <w:t xml:space="preserve"> DEGs were </w:t>
      </w:r>
      <w:r w:rsidR="00882F08" w:rsidRPr="00551E7E">
        <w:rPr>
          <w:rFonts w:ascii="Arial" w:hAnsi="Arial" w:cs="Arial"/>
          <w:sz w:val="20"/>
          <w:szCs w:val="20"/>
        </w:rPr>
        <w:t>si</w:t>
      </w:r>
      <w:commentRangeStart w:id="16"/>
      <w:r w:rsidR="00882F08" w:rsidRPr="00551E7E">
        <w:rPr>
          <w:rFonts w:ascii="Arial" w:hAnsi="Arial" w:cs="Arial"/>
          <w:sz w:val="20"/>
          <w:szCs w:val="20"/>
        </w:rPr>
        <w:t>gnificantly enriched</w:t>
      </w:r>
      <w:r w:rsidR="00CF7C9C" w:rsidRPr="00551E7E">
        <w:rPr>
          <w:rFonts w:ascii="Arial" w:hAnsi="Arial" w:cs="Arial"/>
          <w:sz w:val="20"/>
          <w:szCs w:val="20"/>
        </w:rPr>
        <w:t xml:space="preserve"> in clusters 6_POA_Mixed (</w:t>
      </w:r>
      <w:r w:rsidR="00CF7C9C" w:rsidRPr="00551E7E">
        <w:rPr>
          <w:rFonts w:ascii="Arial" w:hAnsi="Arial" w:cs="Arial"/>
          <w:sz w:val="20"/>
          <w:szCs w:val="20"/>
          <w:highlight w:val="yellow"/>
        </w:rPr>
        <w:t xml:space="preserve">Fig. </w:t>
      </w:r>
      <w:r w:rsidR="00376C7F" w:rsidRPr="00551E7E">
        <w:rPr>
          <w:rFonts w:ascii="Arial" w:hAnsi="Arial" w:cs="Arial"/>
          <w:sz w:val="20"/>
          <w:szCs w:val="20"/>
          <w:highlight w:val="yellow"/>
        </w:rPr>
        <w:t>6</w:t>
      </w:r>
      <w:r w:rsidR="00CF7C9C" w:rsidRPr="00551E7E">
        <w:rPr>
          <w:rFonts w:ascii="Arial" w:hAnsi="Arial" w:cs="Arial"/>
          <w:sz w:val="20"/>
          <w:szCs w:val="20"/>
          <w:highlight w:val="yellow"/>
        </w:rPr>
        <w:t>C</w:t>
      </w:r>
      <w:r w:rsidR="00CF7C9C" w:rsidRPr="00551E7E">
        <w:rPr>
          <w:rFonts w:ascii="Arial" w:hAnsi="Arial" w:cs="Arial"/>
          <w:sz w:val="20"/>
          <w:szCs w:val="20"/>
        </w:rPr>
        <w:t>), 1_RGC, 0_Spall_Mixed,</w:t>
      </w:r>
      <w:r w:rsidR="00882F08" w:rsidRPr="00551E7E">
        <w:rPr>
          <w:rFonts w:ascii="Arial" w:hAnsi="Arial" w:cs="Arial"/>
          <w:sz w:val="20"/>
          <w:szCs w:val="20"/>
        </w:rPr>
        <w:t xml:space="preserve"> </w:t>
      </w:r>
      <w:r w:rsidR="00CF7C9C" w:rsidRPr="00551E7E">
        <w:rPr>
          <w:rFonts w:ascii="Arial" w:hAnsi="Arial" w:cs="Arial"/>
          <w:sz w:val="20"/>
          <w:szCs w:val="20"/>
        </w:rPr>
        <w:t>11_MG</w:t>
      </w:r>
      <w:r w:rsidR="00882F08" w:rsidRPr="00551E7E">
        <w:rPr>
          <w:rFonts w:ascii="Arial" w:hAnsi="Arial" w:cs="Arial"/>
          <w:sz w:val="20"/>
          <w:szCs w:val="20"/>
        </w:rPr>
        <w:t>, and 4_TGN_Glut</w:t>
      </w:r>
      <w:r w:rsidR="00CF7C9C" w:rsidRPr="00551E7E">
        <w:rPr>
          <w:rFonts w:ascii="Arial" w:hAnsi="Arial" w:cs="Arial"/>
          <w:sz w:val="20"/>
          <w:szCs w:val="20"/>
        </w:rPr>
        <w:t>.</w:t>
      </w:r>
      <w:commentRangeEnd w:id="14"/>
      <w:r w:rsidR="00D14B33" w:rsidRPr="00551E7E">
        <w:rPr>
          <w:rStyle w:val="CommentReference"/>
          <w:rFonts w:ascii="Arial" w:hAnsi="Arial" w:cs="Arial"/>
          <w:sz w:val="20"/>
          <w:szCs w:val="20"/>
        </w:rPr>
        <w:commentReference w:id="14"/>
      </w:r>
      <w:commentRangeEnd w:id="15"/>
      <w:r w:rsidR="000260E3" w:rsidRPr="00551E7E">
        <w:rPr>
          <w:rStyle w:val="CommentReference"/>
          <w:rFonts w:ascii="Arial" w:hAnsi="Arial" w:cs="Arial"/>
          <w:sz w:val="20"/>
          <w:szCs w:val="20"/>
        </w:rPr>
        <w:commentReference w:id="15"/>
      </w:r>
      <w:commentRangeEnd w:id="16"/>
      <w:r w:rsidR="00BA05D3" w:rsidRPr="00551E7E">
        <w:rPr>
          <w:rStyle w:val="CommentReference"/>
          <w:rFonts w:ascii="Arial" w:hAnsi="Arial" w:cs="Arial"/>
          <w:sz w:val="20"/>
          <w:szCs w:val="20"/>
        </w:rPr>
        <w:commentReference w:id="16"/>
      </w:r>
    </w:p>
    <w:p w14:paraId="61F5FD23" w14:textId="77777777" w:rsidR="00555C7B" w:rsidRPr="00551E7E" w:rsidRDefault="00555C7B" w:rsidP="00E074EF">
      <w:pPr>
        <w:rPr>
          <w:rFonts w:ascii="Arial" w:hAnsi="Arial" w:cs="Arial"/>
          <w:sz w:val="20"/>
          <w:szCs w:val="20"/>
          <w:u w:val="single"/>
        </w:rPr>
      </w:pPr>
    </w:p>
    <w:p w14:paraId="628CF3BB" w14:textId="32A536E9" w:rsidR="00E074EF" w:rsidRPr="00551E7E" w:rsidRDefault="006A58A0" w:rsidP="00E074EF">
      <w:pPr>
        <w:rPr>
          <w:rFonts w:ascii="Arial" w:hAnsi="Arial" w:cs="Arial"/>
          <w:sz w:val="20"/>
          <w:szCs w:val="20"/>
          <w:u w:val="single"/>
        </w:rPr>
      </w:pPr>
      <w:r w:rsidRPr="00551E7E">
        <w:rPr>
          <w:rFonts w:ascii="Arial" w:hAnsi="Arial" w:cs="Arial"/>
          <w:sz w:val="20"/>
          <w:szCs w:val="20"/>
          <w:u w:val="single"/>
        </w:rPr>
        <w:t xml:space="preserve">Epigenomic </w:t>
      </w:r>
      <w:r w:rsidR="00E074EF" w:rsidRPr="00551E7E">
        <w:rPr>
          <w:rFonts w:ascii="Arial" w:hAnsi="Arial" w:cs="Arial"/>
          <w:sz w:val="20"/>
          <w:szCs w:val="20"/>
          <w:u w:val="single"/>
        </w:rPr>
        <w:t>sex change</w:t>
      </w:r>
    </w:p>
    <w:p w14:paraId="246D4878" w14:textId="067C33A1" w:rsidR="0054434D" w:rsidRPr="00551E7E" w:rsidRDefault="00555C7B">
      <w:pPr>
        <w:rPr>
          <w:rFonts w:ascii="Arial" w:hAnsi="Arial" w:cs="Arial"/>
          <w:sz w:val="20"/>
          <w:szCs w:val="20"/>
        </w:rPr>
      </w:pPr>
      <w:r w:rsidRPr="00551E7E">
        <w:rPr>
          <w:rFonts w:ascii="Arial" w:hAnsi="Arial" w:cs="Arial"/>
          <w:sz w:val="20"/>
          <w:szCs w:val="20"/>
        </w:rPr>
        <w:tab/>
      </w:r>
      <w:r w:rsidR="0054434D" w:rsidRPr="00551E7E">
        <w:rPr>
          <w:rFonts w:ascii="Arial" w:hAnsi="Arial" w:cs="Arial"/>
          <w:sz w:val="20"/>
          <w:szCs w:val="20"/>
        </w:rPr>
        <w:t>To characterize the epigenomic changes associated with sex change, we next identified differentially accessible regions (DARs) and classified each according to the same temporal patterns described above</w:t>
      </w:r>
      <w:r w:rsidR="005779D6" w:rsidRPr="00551E7E">
        <w:rPr>
          <w:rFonts w:ascii="Arial" w:hAnsi="Arial" w:cs="Arial"/>
          <w:sz w:val="20"/>
          <w:szCs w:val="20"/>
        </w:rPr>
        <w:t xml:space="preserve">. </w:t>
      </w:r>
      <w:r w:rsidR="0054434D" w:rsidRPr="00551E7E">
        <w:rPr>
          <w:rFonts w:ascii="Arial" w:hAnsi="Arial" w:cs="Arial"/>
          <w:sz w:val="20"/>
          <w:szCs w:val="20"/>
        </w:rPr>
        <w:t xml:space="preserve">We identified a total of </w:t>
      </w:r>
      <w:r w:rsidR="005779D6" w:rsidRPr="00551E7E">
        <w:rPr>
          <w:rFonts w:ascii="Arial" w:hAnsi="Arial" w:cs="Arial"/>
          <w:sz w:val="20"/>
          <w:szCs w:val="20"/>
        </w:rPr>
        <w:t xml:space="preserve">53 </w:t>
      </w:r>
      <w:r w:rsidR="0054434D" w:rsidRPr="00551E7E">
        <w:rPr>
          <w:rFonts w:ascii="Arial" w:hAnsi="Arial" w:cs="Arial"/>
          <w:sz w:val="20"/>
          <w:szCs w:val="20"/>
        </w:rPr>
        <w:t>DARs (</w:t>
      </w:r>
      <w:r w:rsidR="0054434D" w:rsidRPr="00551E7E">
        <w:rPr>
          <w:rFonts w:ascii="Arial" w:hAnsi="Arial" w:cs="Arial"/>
          <w:sz w:val="20"/>
          <w:szCs w:val="20"/>
          <w:highlight w:val="yellow"/>
        </w:rPr>
        <w:t>Appendix S</w:t>
      </w:r>
      <w:r w:rsidR="007276EA">
        <w:rPr>
          <w:rFonts w:ascii="Arial" w:hAnsi="Arial" w:cs="Arial"/>
          <w:sz w:val="20"/>
          <w:szCs w:val="20"/>
        </w:rPr>
        <w:t>6</w:t>
      </w:r>
      <w:r w:rsidR="0054434D" w:rsidRPr="00551E7E">
        <w:rPr>
          <w:rFonts w:ascii="Arial" w:hAnsi="Arial" w:cs="Arial"/>
          <w:sz w:val="20"/>
          <w:szCs w:val="20"/>
        </w:rPr>
        <w:t xml:space="preserve">), of which </w:t>
      </w:r>
      <w:r w:rsidR="00B764DB" w:rsidRPr="00551E7E">
        <w:rPr>
          <w:rFonts w:ascii="Arial" w:hAnsi="Arial" w:cs="Arial"/>
          <w:sz w:val="20"/>
          <w:szCs w:val="20"/>
        </w:rPr>
        <w:t>six</w:t>
      </w:r>
      <w:r w:rsidR="00653835" w:rsidRPr="00551E7E">
        <w:rPr>
          <w:rFonts w:ascii="Arial" w:hAnsi="Arial" w:cs="Arial"/>
          <w:sz w:val="20"/>
          <w:szCs w:val="20"/>
        </w:rPr>
        <w:t xml:space="preserve"> </w:t>
      </w:r>
      <w:r w:rsidR="0054434D" w:rsidRPr="00551E7E">
        <w:rPr>
          <w:rFonts w:ascii="Arial" w:hAnsi="Arial" w:cs="Arial"/>
          <w:sz w:val="20"/>
          <w:szCs w:val="20"/>
        </w:rPr>
        <w:t xml:space="preserve">exhibited early changes, </w:t>
      </w:r>
      <w:r w:rsidR="00653835" w:rsidRPr="00551E7E">
        <w:rPr>
          <w:rFonts w:ascii="Arial" w:hAnsi="Arial" w:cs="Arial"/>
          <w:sz w:val="20"/>
          <w:szCs w:val="20"/>
        </w:rPr>
        <w:t xml:space="preserve">22 </w:t>
      </w:r>
      <w:r w:rsidR="0054434D" w:rsidRPr="00551E7E">
        <w:rPr>
          <w:rFonts w:ascii="Arial" w:hAnsi="Arial" w:cs="Arial"/>
          <w:sz w:val="20"/>
          <w:szCs w:val="20"/>
        </w:rPr>
        <w:t xml:space="preserve">late changes, </w:t>
      </w:r>
      <w:r w:rsidR="00653835" w:rsidRPr="00551E7E">
        <w:rPr>
          <w:rFonts w:ascii="Arial" w:hAnsi="Arial" w:cs="Arial"/>
          <w:sz w:val="20"/>
          <w:szCs w:val="20"/>
        </w:rPr>
        <w:t xml:space="preserve">25 </w:t>
      </w:r>
      <w:r w:rsidR="0054434D" w:rsidRPr="00551E7E">
        <w:rPr>
          <w:rFonts w:ascii="Arial" w:hAnsi="Arial" w:cs="Arial"/>
          <w:sz w:val="20"/>
          <w:szCs w:val="20"/>
        </w:rPr>
        <w:t xml:space="preserve">progressive changes, and </w:t>
      </w:r>
      <w:r w:rsidR="00653835" w:rsidRPr="00551E7E">
        <w:rPr>
          <w:rFonts w:ascii="Arial" w:hAnsi="Arial" w:cs="Arial"/>
          <w:sz w:val="20"/>
          <w:szCs w:val="20"/>
        </w:rPr>
        <w:t xml:space="preserve">none exhibited </w:t>
      </w:r>
      <w:r w:rsidR="0054434D" w:rsidRPr="00551E7E">
        <w:rPr>
          <w:rFonts w:ascii="Arial" w:hAnsi="Arial" w:cs="Arial"/>
          <w:sz w:val="20"/>
          <w:szCs w:val="20"/>
        </w:rPr>
        <w:t xml:space="preserve">transient changes. </w:t>
      </w:r>
      <w:r w:rsidR="00653835" w:rsidRPr="00551E7E">
        <w:rPr>
          <w:rFonts w:ascii="Arial" w:hAnsi="Arial" w:cs="Arial"/>
          <w:sz w:val="20"/>
          <w:szCs w:val="20"/>
        </w:rPr>
        <w:t>Overall, 28 DARs decreased in accessibility and 25 increased in accessibility</w:t>
      </w:r>
      <w:r w:rsidR="00E04B65" w:rsidRPr="00551E7E">
        <w:rPr>
          <w:rFonts w:ascii="Arial" w:hAnsi="Arial" w:cs="Arial"/>
          <w:sz w:val="20"/>
          <w:szCs w:val="20"/>
        </w:rPr>
        <w:t xml:space="preserve"> from male to female</w:t>
      </w:r>
      <w:r w:rsidR="00653835" w:rsidRPr="00551E7E">
        <w:rPr>
          <w:rFonts w:ascii="Arial" w:hAnsi="Arial" w:cs="Arial"/>
          <w:sz w:val="20"/>
          <w:szCs w:val="20"/>
        </w:rPr>
        <w:t xml:space="preserve">. </w:t>
      </w:r>
      <w:r w:rsidR="0054434D" w:rsidRPr="00551E7E">
        <w:rPr>
          <w:rFonts w:ascii="Arial" w:hAnsi="Arial" w:cs="Arial"/>
          <w:sz w:val="20"/>
          <w:szCs w:val="20"/>
        </w:rPr>
        <w:t xml:space="preserve">Similar to the transcriptomic analysis, the </w:t>
      </w:r>
      <w:r w:rsidR="00264301" w:rsidRPr="00551E7E">
        <w:rPr>
          <w:rFonts w:ascii="Arial" w:hAnsi="Arial" w:cs="Arial"/>
          <w:sz w:val="20"/>
          <w:szCs w:val="20"/>
        </w:rPr>
        <w:t xml:space="preserve">large number </w:t>
      </w:r>
      <w:r w:rsidR="0054434D" w:rsidRPr="00551E7E">
        <w:rPr>
          <w:rFonts w:ascii="Arial" w:hAnsi="Arial" w:cs="Arial"/>
          <w:sz w:val="20"/>
          <w:szCs w:val="20"/>
        </w:rPr>
        <w:t xml:space="preserve">of late DARs indicates that the greatest amount of epigenomic remodeling occurs during the later stages of sex change. </w:t>
      </w:r>
      <w:r w:rsidR="006C2F07" w:rsidRPr="00551E7E">
        <w:rPr>
          <w:rFonts w:ascii="Arial" w:hAnsi="Arial" w:cs="Arial"/>
          <w:sz w:val="20"/>
          <w:szCs w:val="20"/>
        </w:rPr>
        <w:t xml:space="preserve">In contrast to the transcriptomic changes, which were predominantly late, chromatin accessibility was characterized by a large proportion of progressive changes and an absence of transient remodeling. These results suggest that much of the epigenomic reorganization begins </w:t>
      </w:r>
      <w:r w:rsidR="00B764DB" w:rsidRPr="00551E7E">
        <w:rPr>
          <w:rFonts w:ascii="Arial" w:hAnsi="Arial" w:cs="Arial"/>
          <w:sz w:val="20"/>
          <w:szCs w:val="20"/>
        </w:rPr>
        <w:t>prior to</w:t>
      </w:r>
      <w:r w:rsidR="006C2F07" w:rsidRPr="00551E7E">
        <w:rPr>
          <w:rFonts w:ascii="Arial" w:hAnsi="Arial" w:cs="Arial"/>
          <w:sz w:val="20"/>
          <w:szCs w:val="20"/>
        </w:rPr>
        <w:t xml:space="preserve"> the intermediate stage and progresses across sex change, whereas transcriptomic reorganization is more strongly concentrated during the later stages</w:t>
      </w:r>
      <w:r w:rsidR="0054434D" w:rsidRPr="00551E7E">
        <w:rPr>
          <w:rFonts w:ascii="Arial" w:hAnsi="Arial" w:cs="Arial"/>
          <w:sz w:val="20"/>
          <w:szCs w:val="20"/>
        </w:rPr>
        <w:t xml:space="preserve">. </w:t>
      </w:r>
      <w:r w:rsidR="00882F08" w:rsidRPr="00551E7E">
        <w:rPr>
          <w:rFonts w:ascii="Arial" w:hAnsi="Arial" w:cs="Arial"/>
          <w:sz w:val="20"/>
          <w:szCs w:val="20"/>
        </w:rPr>
        <w:t>As above, a chi-squared test f</w:t>
      </w:r>
      <w:commentRangeStart w:id="17"/>
      <w:r w:rsidR="00264301" w:rsidRPr="00551E7E">
        <w:rPr>
          <w:rFonts w:ascii="Arial" w:hAnsi="Arial" w:cs="Arial"/>
          <w:sz w:val="20"/>
          <w:szCs w:val="20"/>
        </w:rPr>
        <w:t xml:space="preserve">ound DARs were </w:t>
      </w:r>
      <w:r w:rsidR="00882F08" w:rsidRPr="00551E7E">
        <w:rPr>
          <w:rFonts w:ascii="Arial" w:hAnsi="Arial" w:cs="Arial"/>
          <w:sz w:val="20"/>
          <w:szCs w:val="20"/>
        </w:rPr>
        <w:t>enriched</w:t>
      </w:r>
      <w:r w:rsidR="00264301" w:rsidRPr="00551E7E">
        <w:rPr>
          <w:rFonts w:ascii="Arial" w:hAnsi="Arial" w:cs="Arial"/>
          <w:sz w:val="20"/>
          <w:szCs w:val="20"/>
        </w:rPr>
        <w:t xml:space="preserve"> in clusters</w:t>
      </w:r>
      <w:r w:rsidR="0054434D" w:rsidRPr="00551E7E">
        <w:rPr>
          <w:rFonts w:ascii="Arial" w:hAnsi="Arial" w:cs="Arial"/>
          <w:sz w:val="20"/>
          <w:szCs w:val="20"/>
        </w:rPr>
        <w:t xml:space="preserve"> 1_RGC and 2_OL</w:t>
      </w:r>
      <w:commentRangeEnd w:id="17"/>
      <w:r w:rsidR="00E04B65" w:rsidRPr="00551E7E">
        <w:rPr>
          <w:rStyle w:val="CommentReference"/>
          <w:rFonts w:ascii="Arial" w:hAnsi="Arial" w:cs="Arial"/>
          <w:sz w:val="20"/>
          <w:szCs w:val="20"/>
        </w:rPr>
        <w:commentReference w:id="17"/>
      </w:r>
      <w:r w:rsidR="0054434D" w:rsidRPr="00551E7E">
        <w:rPr>
          <w:rFonts w:ascii="Arial" w:hAnsi="Arial" w:cs="Arial"/>
          <w:sz w:val="20"/>
          <w:szCs w:val="20"/>
        </w:rPr>
        <w:t xml:space="preserve"> </w:t>
      </w:r>
      <w:r w:rsidR="0054434D" w:rsidRPr="00551E7E">
        <w:rPr>
          <w:rFonts w:ascii="Arial" w:hAnsi="Arial" w:cs="Arial"/>
          <w:sz w:val="20"/>
          <w:szCs w:val="20"/>
          <w:highlight w:val="yellow"/>
        </w:rPr>
        <w:t xml:space="preserve">(Fig. </w:t>
      </w:r>
      <w:r w:rsidR="00376C7F" w:rsidRPr="00551E7E">
        <w:rPr>
          <w:rFonts w:ascii="Arial" w:hAnsi="Arial" w:cs="Arial"/>
          <w:sz w:val="20"/>
          <w:szCs w:val="20"/>
          <w:highlight w:val="yellow"/>
        </w:rPr>
        <w:t>6</w:t>
      </w:r>
      <w:r w:rsidR="0054434D" w:rsidRPr="00551E7E">
        <w:rPr>
          <w:rFonts w:ascii="Arial" w:hAnsi="Arial" w:cs="Arial"/>
          <w:sz w:val="20"/>
          <w:szCs w:val="20"/>
          <w:highlight w:val="yellow"/>
        </w:rPr>
        <w:t>D</w:t>
      </w:r>
      <w:r w:rsidR="00264301" w:rsidRPr="00551E7E">
        <w:rPr>
          <w:rFonts w:ascii="Arial" w:hAnsi="Arial" w:cs="Arial"/>
          <w:sz w:val="20"/>
          <w:szCs w:val="20"/>
        </w:rPr>
        <w:t>)</w:t>
      </w:r>
      <w:r w:rsidR="0054434D" w:rsidRPr="00551E7E">
        <w:rPr>
          <w:rFonts w:ascii="Arial" w:hAnsi="Arial" w:cs="Arial"/>
          <w:sz w:val="20"/>
          <w:szCs w:val="20"/>
        </w:rPr>
        <w:t>.</w:t>
      </w:r>
    </w:p>
    <w:p w14:paraId="0C9B791B" w14:textId="77777777" w:rsidR="00264301" w:rsidRPr="00551E7E" w:rsidRDefault="00264301" w:rsidP="00D770B1">
      <w:pPr>
        <w:rPr>
          <w:rFonts w:ascii="Arial" w:hAnsi="Arial" w:cs="Arial"/>
          <w:sz w:val="20"/>
          <w:szCs w:val="20"/>
        </w:rPr>
      </w:pPr>
    </w:p>
    <w:p w14:paraId="4CF2830D" w14:textId="67B4F178" w:rsidR="006C603E" w:rsidRPr="00551E7E" w:rsidRDefault="00175C20" w:rsidP="006C603E">
      <w:pPr>
        <w:rPr>
          <w:rFonts w:ascii="Arial" w:hAnsi="Arial" w:cs="Arial"/>
          <w:sz w:val="20"/>
          <w:szCs w:val="20"/>
        </w:rPr>
      </w:pPr>
      <w:r w:rsidRPr="00551E7E">
        <w:rPr>
          <w:rFonts w:ascii="Arial" w:hAnsi="Arial" w:cs="Arial"/>
          <w:sz w:val="20"/>
          <w:szCs w:val="20"/>
          <w:u w:val="single"/>
        </w:rPr>
        <w:lastRenderedPageBreak/>
        <w:t>Relationship Between DEGs and DARs</w:t>
      </w:r>
    </w:p>
    <w:p w14:paraId="50E678AF" w14:textId="59EACF1B" w:rsidR="006C603E" w:rsidRPr="00551E7E" w:rsidRDefault="006C603E" w:rsidP="004C751B">
      <w:pPr>
        <w:ind w:firstLine="720"/>
        <w:rPr>
          <w:rFonts w:ascii="Arial" w:hAnsi="Arial" w:cs="Arial"/>
          <w:sz w:val="20"/>
          <w:szCs w:val="20"/>
        </w:rPr>
      </w:pPr>
      <w:r w:rsidRPr="00551E7E">
        <w:rPr>
          <w:rFonts w:ascii="Arial" w:hAnsi="Arial" w:cs="Arial"/>
          <w:sz w:val="20"/>
          <w:szCs w:val="20"/>
        </w:rPr>
        <w:t xml:space="preserve">We next asked </w:t>
      </w:r>
      <w:r w:rsidR="00555C7B" w:rsidRPr="00551E7E">
        <w:rPr>
          <w:rFonts w:ascii="Arial" w:hAnsi="Arial" w:cs="Arial"/>
          <w:sz w:val="20"/>
          <w:szCs w:val="20"/>
        </w:rPr>
        <w:t>which changes in gene expression could be explained by changes in the epigenome</w:t>
      </w:r>
      <w:r w:rsidRPr="00551E7E">
        <w:rPr>
          <w:rFonts w:ascii="Arial" w:hAnsi="Arial" w:cs="Arial"/>
          <w:sz w:val="20"/>
          <w:szCs w:val="20"/>
        </w:rPr>
        <w:t>.</w:t>
      </w:r>
      <w:r w:rsidR="00646584" w:rsidRPr="00551E7E">
        <w:rPr>
          <w:rFonts w:ascii="Arial" w:hAnsi="Arial" w:cs="Arial"/>
          <w:sz w:val="20"/>
          <w:szCs w:val="20"/>
        </w:rPr>
        <w:t xml:space="preserve"> A direct comparison of </w:t>
      </w:r>
      <w:r w:rsidR="00D770B1" w:rsidRPr="00551E7E">
        <w:rPr>
          <w:rFonts w:ascii="Arial" w:hAnsi="Arial" w:cs="Arial"/>
          <w:sz w:val="20"/>
          <w:szCs w:val="20"/>
        </w:rPr>
        <w:t>DEGs and DARs</w:t>
      </w:r>
      <w:r w:rsidR="00646584" w:rsidRPr="00551E7E">
        <w:rPr>
          <w:rFonts w:ascii="Arial" w:hAnsi="Arial" w:cs="Arial"/>
          <w:sz w:val="20"/>
          <w:szCs w:val="20"/>
        </w:rPr>
        <w:t xml:space="preserve"> identified only a single overlapping gene </w:t>
      </w:r>
      <w:r w:rsidRPr="00551E7E">
        <w:rPr>
          <w:rFonts w:ascii="Arial" w:hAnsi="Arial" w:cs="Arial"/>
          <w:sz w:val="20"/>
          <w:szCs w:val="20"/>
        </w:rPr>
        <w:t>(</w:t>
      </w:r>
      <w:r w:rsidRPr="00551E7E">
        <w:rPr>
          <w:rFonts w:ascii="Arial" w:hAnsi="Arial" w:cs="Arial"/>
          <w:i/>
          <w:iCs/>
          <w:sz w:val="20"/>
          <w:szCs w:val="20"/>
        </w:rPr>
        <w:t>igf2bp1</w:t>
      </w:r>
      <w:r w:rsidRPr="00551E7E">
        <w:rPr>
          <w:rFonts w:ascii="Arial" w:hAnsi="Arial" w:cs="Arial"/>
          <w:sz w:val="20"/>
          <w:szCs w:val="20"/>
        </w:rPr>
        <w:t xml:space="preserve"> in cluster 0</w:t>
      </w:r>
      <w:r w:rsidR="005779D6" w:rsidRPr="00551E7E">
        <w:rPr>
          <w:rFonts w:ascii="Arial" w:hAnsi="Arial" w:cs="Arial"/>
          <w:sz w:val="20"/>
          <w:szCs w:val="20"/>
        </w:rPr>
        <w:t>_Spall_Mixed</w:t>
      </w:r>
      <w:r w:rsidRPr="00551E7E">
        <w:rPr>
          <w:rFonts w:ascii="Arial" w:hAnsi="Arial" w:cs="Arial"/>
          <w:sz w:val="20"/>
          <w:szCs w:val="20"/>
        </w:rPr>
        <w:t xml:space="preserve">). </w:t>
      </w:r>
      <w:r w:rsidR="00646584" w:rsidRPr="00551E7E">
        <w:rPr>
          <w:rFonts w:ascii="Arial" w:hAnsi="Arial" w:cs="Arial"/>
          <w:sz w:val="20"/>
          <w:szCs w:val="20"/>
        </w:rPr>
        <w:t xml:space="preserve">Because this comparison requires both transcriptional and </w:t>
      </w:r>
      <w:r w:rsidR="00D770B1" w:rsidRPr="00551E7E">
        <w:rPr>
          <w:rFonts w:ascii="Arial" w:hAnsi="Arial" w:cs="Arial"/>
          <w:sz w:val="20"/>
          <w:szCs w:val="20"/>
        </w:rPr>
        <w:t>epigenomic</w:t>
      </w:r>
      <w:r w:rsidR="00646584" w:rsidRPr="00551E7E">
        <w:rPr>
          <w:rFonts w:ascii="Arial" w:hAnsi="Arial" w:cs="Arial"/>
          <w:sz w:val="20"/>
          <w:szCs w:val="20"/>
        </w:rPr>
        <w:t xml:space="preserve"> changes to independently satisfy </w:t>
      </w:r>
      <w:r w:rsidR="00555C7B" w:rsidRPr="00551E7E">
        <w:rPr>
          <w:rFonts w:ascii="Arial" w:hAnsi="Arial" w:cs="Arial"/>
          <w:sz w:val="20"/>
          <w:szCs w:val="20"/>
        </w:rPr>
        <w:t xml:space="preserve">strict </w:t>
      </w:r>
      <w:r w:rsidR="00646584" w:rsidRPr="00551E7E">
        <w:rPr>
          <w:rFonts w:ascii="Arial" w:hAnsi="Arial" w:cs="Arial"/>
          <w:sz w:val="20"/>
          <w:szCs w:val="20"/>
        </w:rPr>
        <w:t>significance thresholds, we next as</w:t>
      </w:r>
      <w:r w:rsidR="00555C7B" w:rsidRPr="00551E7E">
        <w:rPr>
          <w:rFonts w:ascii="Arial" w:hAnsi="Arial" w:cs="Arial"/>
          <w:sz w:val="20"/>
          <w:szCs w:val="20"/>
        </w:rPr>
        <w:t xml:space="preserve">ked which DEGs and DARs </w:t>
      </w:r>
      <w:r w:rsidR="00AC4828" w:rsidRPr="00551E7E">
        <w:rPr>
          <w:rFonts w:ascii="Arial" w:hAnsi="Arial" w:cs="Arial"/>
          <w:sz w:val="20"/>
          <w:szCs w:val="20"/>
        </w:rPr>
        <w:t>had a</w:t>
      </w:r>
      <w:r w:rsidR="00555C7B" w:rsidRPr="00551E7E">
        <w:rPr>
          <w:rFonts w:ascii="Arial" w:hAnsi="Arial" w:cs="Arial"/>
          <w:sz w:val="20"/>
          <w:szCs w:val="20"/>
        </w:rPr>
        <w:t xml:space="preserve"> significant correlation between the alternate modality (i.e., whether the expression of a DEG is </w:t>
      </w:r>
      <w:r w:rsidR="00AC4828" w:rsidRPr="00551E7E">
        <w:rPr>
          <w:rFonts w:ascii="Arial" w:hAnsi="Arial" w:cs="Arial"/>
          <w:sz w:val="20"/>
          <w:szCs w:val="20"/>
        </w:rPr>
        <w:t>correlated</w:t>
      </w:r>
      <w:r w:rsidR="00555C7B" w:rsidRPr="00551E7E">
        <w:rPr>
          <w:rFonts w:ascii="Arial" w:hAnsi="Arial" w:cs="Arial"/>
          <w:sz w:val="20"/>
          <w:szCs w:val="20"/>
        </w:rPr>
        <w:t xml:space="preserve"> with </w:t>
      </w:r>
      <w:r w:rsidR="00AC4828" w:rsidRPr="00551E7E">
        <w:rPr>
          <w:rFonts w:ascii="Arial" w:hAnsi="Arial" w:cs="Arial"/>
          <w:sz w:val="20"/>
          <w:szCs w:val="20"/>
        </w:rPr>
        <w:t>its</w:t>
      </w:r>
      <w:r w:rsidR="00555C7B" w:rsidRPr="00551E7E">
        <w:rPr>
          <w:rFonts w:ascii="Arial" w:hAnsi="Arial" w:cs="Arial"/>
          <w:sz w:val="20"/>
          <w:szCs w:val="20"/>
        </w:rPr>
        <w:t xml:space="preserve"> </w:t>
      </w:r>
      <w:r w:rsidR="001C4E6C" w:rsidRPr="00551E7E">
        <w:rPr>
          <w:rFonts w:ascii="Arial" w:hAnsi="Arial" w:cs="Arial"/>
          <w:sz w:val="20"/>
          <w:szCs w:val="20"/>
        </w:rPr>
        <w:t>ATAC</w:t>
      </w:r>
      <w:r w:rsidR="00555C7B" w:rsidRPr="00551E7E">
        <w:rPr>
          <w:rFonts w:ascii="Arial" w:hAnsi="Arial" w:cs="Arial"/>
          <w:sz w:val="20"/>
          <w:szCs w:val="20"/>
        </w:rPr>
        <w:t xml:space="preserve"> accessibility)</w:t>
      </w:r>
      <w:r w:rsidR="00646584" w:rsidRPr="00551E7E">
        <w:rPr>
          <w:rFonts w:ascii="Arial" w:hAnsi="Arial" w:cs="Arial"/>
          <w:sz w:val="20"/>
          <w:szCs w:val="20"/>
        </w:rPr>
        <w:t xml:space="preserve">. </w:t>
      </w:r>
      <w:r w:rsidR="00175C20" w:rsidRPr="00551E7E">
        <w:rPr>
          <w:rFonts w:ascii="Arial" w:hAnsi="Arial" w:cs="Arial"/>
          <w:sz w:val="20"/>
          <w:szCs w:val="20"/>
        </w:rPr>
        <w:t>To do this</w:t>
      </w:r>
      <w:r w:rsidRPr="00551E7E">
        <w:rPr>
          <w:rFonts w:ascii="Arial" w:hAnsi="Arial" w:cs="Arial"/>
          <w:sz w:val="20"/>
          <w:szCs w:val="20"/>
        </w:rPr>
        <w:t>, we correlated pseudobulk</w:t>
      </w:r>
      <w:r w:rsidR="00555C7B" w:rsidRPr="00551E7E">
        <w:rPr>
          <w:rFonts w:ascii="Arial" w:hAnsi="Arial" w:cs="Arial"/>
          <w:sz w:val="20"/>
          <w:szCs w:val="20"/>
        </w:rPr>
        <w:t>ed</w:t>
      </w:r>
      <w:r w:rsidRPr="00551E7E">
        <w:rPr>
          <w:rFonts w:ascii="Arial" w:hAnsi="Arial" w:cs="Arial"/>
          <w:sz w:val="20"/>
          <w:szCs w:val="20"/>
        </w:rPr>
        <w:t xml:space="preserve"> gene expression with </w:t>
      </w:r>
      <w:r w:rsidR="00555C7B" w:rsidRPr="00551E7E">
        <w:rPr>
          <w:rFonts w:ascii="Arial" w:hAnsi="Arial" w:cs="Arial"/>
          <w:sz w:val="20"/>
          <w:szCs w:val="20"/>
        </w:rPr>
        <w:t xml:space="preserve">pseudobulked </w:t>
      </w:r>
      <w:r w:rsidRPr="00551E7E">
        <w:rPr>
          <w:rFonts w:ascii="Arial" w:hAnsi="Arial" w:cs="Arial"/>
          <w:sz w:val="20"/>
          <w:szCs w:val="20"/>
        </w:rPr>
        <w:t>chromatin accessibility scores for ATAC peaks</w:t>
      </w:r>
      <w:r w:rsidR="00555C7B" w:rsidRPr="00551E7E">
        <w:rPr>
          <w:rFonts w:ascii="Arial" w:hAnsi="Arial" w:cs="Arial"/>
          <w:sz w:val="20"/>
          <w:szCs w:val="20"/>
        </w:rPr>
        <w:t xml:space="preserve"> </w:t>
      </w:r>
      <w:r w:rsidRPr="00551E7E">
        <w:rPr>
          <w:rFonts w:ascii="Arial" w:hAnsi="Arial" w:cs="Arial"/>
          <w:sz w:val="20"/>
          <w:szCs w:val="20"/>
        </w:rPr>
        <w:t>located within promoter and gene-body regions of each gene across individuals (</w:t>
      </w:r>
      <w:r w:rsidRPr="00551E7E">
        <w:rPr>
          <w:rFonts w:ascii="Arial" w:hAnsi="Arial" w:cs="Arial"/>
          <w:sz w:val="20"/>
          <w:szCs w:val="20"/>
          <w:highlight w:val="yellow"/>
        </w:rPr>
        <w:t>Methods</w:t>
      </w:r>
      <w:r w:rsidRPr="00551E7E">
        <w:rPr>
          <w:rFonts w:ascii="Arial" w:hAnsi="Arial" w:cs="Arial"/>
          <w:sz w:val="20"/>
          <w:szCs w:val="20"/>
        </w:rPr>
        <w:t xml:space="preserve">). </w:t>
      </w:r>
      <w:r w:rsidR="00AC4828" w:rsidRPr="00551E7E">
        <w:rPr>
          <w:rFonts w:ascii="Arial" w:hAnsi="Arial" w:cs="Arial"/>
          <w:sz w:val="20"/>
          <w:szCs w:val="20"/>
        </w:rPr>
        <w:t xml:space="preserve">Of the 226 genes </w:t>
      </w:r>
      <w:r w:rsidR="001C4E6C" w:rsidRPr="00551E7E">
        <w:rPr>
          <w:rFonts w:ascii="Arial" w:hAnsi="Arial" w:cs="Arial"/>
          <w:sz w:val="20"/>
          <w:szCs w:val="20"/>
        </w:rPr>
        <w:t>which passed quality control (</w:t>
      </w:r>
      <w:r w:rsidR="001C4E6C" w:rsidRPr="00551E7E">
        <w:rPr>
          <w:rFonts w:ascii="Arial" w:hAnsi="Arial" w:cs="Arial"/>
          <w:sz w:val="20"/>
          <w:szCs w:val="20"/>
          <w:highlight w:val="yellow"/>
        </w:rPr>
        <w:t>Appendix S</w:t>
      </w:r>
      <w:r w:rsidR="007276EA">
        <w:rPr>
          <w:rFonts w:ascii="Arial" w:hAnsi="Arial" w:cs="Arial"/>
          <w:sz w:val="20"/>
          <w:szCs w:val="20"/>
          <w:highlight w:val="yellow"/>
        </w:rPr>
        <w:t>7</w:t>
      </w:r>
      <w:r w:rsidR="001C4E6C" w:rsidRPr="00551E7E">
        <w:rPr>
          <w:rFonts w:ascii="Arial" w:hAnsi="Arial" w:cs="Arial"/>
          <w:sz w:val="20"/>
          <w:szCs w:val="20"/>
          <w:highlight w:val="yellow"/>
        </w:rPr>
        <w:t>, S</w:t>
      </w:r>
      <w:r w:rsidR="007276EA">
        <w:rPr>
          <w:rFonts w:ascii="Arial" w:hAnsi="Arial" w:cs="Arial"/>
          <w:sz w:val="20"/>
          <w:szCs w:val="20"/>
        </w:rPr>
        <w:t>8</w:t>
      </w:r>
      <w:r w:rsidR="001C4E6C" w:rsidRPr="00551E7E">
        <w:rPr>
          <w:rFonts w:ascii="Arial" w:hAnsi="Arial" w:cs="Arial"/>
          <w:sz w:val="20"/>
          <w:szCs w:val="20"/>
        </w:rPr>
        <w:t>)</w:t>
      </w:r>
      <w:r w:rsidR="00AC4828" w:rsidRPr="00551E7E">
        <w:rPr>
          <w:rFonts w:ascii="Arial" w:hAnsi="Arial" w:cs="Arial"/>
          <w:sz w:val="20"/>
          <w:szCs w:val="20"/>
        </w:rPr>
        <w:t>, 67</w:t>
      </w:r>
      <w:r w:rsidRPr="00551E7E">
        <w:rPr>
          <w:rFonts w:ascii="Arial" w:hAnsi="Arial" w:cs="Arial"/>
          <w:sz w:val="20"/>
          <w:szCs w:val="20"/>
        </w:rPr>
        <w:t xml:space="preserve"> exhibited a significant correlation between gene expression and the accessibility of their best local ATAC peak (Pearson's P &lt; 0.05). The prevalence of accessibility-associated DEGs did not differ significantly among cell clusters, indicating that the contribution of local chromatin accessibility to transcriptional remodeling was broadly similar across cell populations</w:t>
      </w:r>
      <w:r w:rsidR="00C32F02" w:rsidRPr="00551E7E">
        <w:rPr>
          <w:rFonts w:ascii="Arial" w:hAnsi="Arial" w:cs="Arial"/>
          <w:sz w:val="20"/>
          <w:szCs w:val="20"/>
        </w:rPr>
        <w:t xml:space="preserve"> as indicated by a non-significant chi-square test</w:t>
      </w:r>
      <w:r w:rsidRPr="00551E7E">
        <w:rPr>
          <w:rFonts w:ascii="Arial" w:hAnsi="Arial" w:cs="Arial"/>
          <w:sz w:val="20"/>
          <w:szCs w:val="20"/>
        </w:rPr>
        <w:t>.</w:t>
      </w:r>
    </w:p>
    <w:p w14:paraId="7B2536BA" w14:textId="58BAA5A1" w:rsidR="006C603E" w:rsidRPr="00551E7E" w:rsidRDefault="006C603E" w:rsidP="004C751B">
      <w:pPr>
        <w:ind w:firstLine="720"/>
        <w:rPr>
          <w:rFonts w:ascii="Arial" w:hAnsi="Arial" w:cs="Arial"/>
          <w:sz w:val="20"/>
          <w:szCs w:val="20"/>
        </w:rPr>
      </w:pPr>
      <w:r w:rsidRPr="00551E7E">
        <w:rPr>
          <w:rFonts w:ascii="Arial" w:hAnsi="Arial" w:cs="Arial"/>
          <w:sz w:val="20"/>
          <w:szCs w:val="20"/>
        </w:rPr>
        <w:t xml:space="preserve">As a complementary analysis, we next examined whether </w:t>
      </w:r>
      <w:r w:rsidR="00C551F6" w:rsidRPr="00551E7E">
        <w:rPr>
          <w:rFonts w:ascii="Arial" w:hAnsi="Arial" w:cs="Arial"/>
          <w:sz w:val="20"/>
          <w:szCs w:val="20"/>
        </w:rPr>
        <w:t>DARs</w:t>
      </w:r>
      <w:r w:rsidRPr="00551E7E">
        <w:rPr>
          <w:rFonts w:ascii="Arial" w:hAnsi="Arial" w:cs="Arial"/>
          <w:sz w:val="20"/>
          <w:szCs w:val="20"/>
        </w:rPr>
        <w:t xml:space="preserve"> were associated with expression of their nearest expressed gene. Following quality-control</w:t>
      </w:r>
      <w:r w:rsidR="006C2F07" w:rsidRPr="00551E7E">
        <w:rPr>
          <w:rFonts w:ascii="Arial" w:hAnsi="Arial" w:cs="Arial"/>
          <w:sz w:val="20"/>
          <w:szCs w:val="20"/>
        </w:rPr>
        <w:t>,</w:t>
      </w:r>
      <w:r w:rsidRPr="00551E7E">
        <w:rPr>
          <w:rFonts w:ascii="Arial" w:hAnsi="Arial" w:cs="Arial"/>
          <w:sz w:val="20"/>
          <w:szCs w:val="20"/>
        </w:rPr>
        <w:t xml:space="preserve"> 23 of </w:t>
      </w:r>
      <w:r w:rsidR="00C551F6" w:rsidRPr="00551E7E">
        <w:rPr>
          <w:rFonts w:ascii="Arial" w:hAnsi="Arial" w:cs="Arial"/>
          <w:sz w:val="20"/>
          <w:szCs w:val="20"/>
        </w:rPr>
        <w:t xml:space="preserve">the </w:t>
      </w:r>
      <w:r w:rsidRPr="00551E7E">
        <w:rPr>
          <w:rFonts w:ascii="Arial" w:hAnsi="Arial" w:cs="Arial"/>
          <w:sz w:val="20"/>
          <w:szCs w:val="20"/>
        </w:rPr>
        <w:t xml:space="preserve">53 DARs were suitable for analysis. Of these, </w:t>
      </w:r>
      <w:r w:rsidR="00C551F6" w:rsidRPr="00551E7E">
        <w:rPr>
          <w:rFonts w:ascii="Arial" w:hAnsi="Arial" w:cs="Arial"/>
          <w:sz w:val="20"/>
          <w:szCs w:val="20"/>
        </w:rPr>
        <w:t xml:space="preserve">four </w:t>
      </w:r>
      <w:r w:rsidRPr="00551E7E">
        <w:rPr>
          <w:rFonts w:ascii="Arial" w:hAnsi="Arial" w:cs="Arial"/>
          <w:sz w:val="20"/>
          <w:szCs w:val="20"/>
        </w:rPr>
        <w:t>exhibited significant correlations between chromatin accessibility and gene expression (Pearson's P &lt; 0.05) (</w:t>
      </w:r>
      <w:r w:rsidR="00C551F6" w:rsidRPr="00551E7E">
        <w:rPr>
          <w:rFonts w:ascii="Arial" w:hAnsi="Arial" w:cs="Arial"/>
          <w:sz w:val="20"/>
          <w:szCs w:val="20"/>
          <w:highlight w:val="yellow"/>
        </w:rPr>
        <w:t>Ap</w:t>
      </w:r>
      <w:r w:rsidR="00C551F6" w:rsidRPr="0051799D">
        <w:rPr>
          <w:rFonts w:ascii="Arial" w:hAnsi="Arial" w:cs="Arial"/>
          <w:sz w:val="20"/>
          <w:szCs w:val="20"/>
          <w:highlight w:val="yellow"/>
        </w:rPr>
        <w:t xml:space="preserve">pendix </w:t>
      </w:r>
      <w:commentRangeStart w:id="18"/>
      <w:commentRangeStart w:id="19"/>
      <w:r w:rsidRPr="0051799D">
        <w:rPr>
          <w:rFonts w:ascii="Arial" w:hAnsi="Arial" w:cs="Arial"/>
          <w:sz w:val="20"/>
          <w:szCs w:val="20"/>
          <w:highlight w:val="yellow"/>
        </w:rPr>
        <w:t>S</w:t>
      </w:r>
      <w:commentRangeEnd w:id="18"/>
      <w:r w:rsidR="00C551F6">
        <w:rPr>
          <w:rStyle w:val="CommentReference"/>
          <w:rFonts w:ascii="Arial" w:hAnsi="Arial" w:cs="Arial"/>
          <w:sz w:val="20"/>
          <w:szCs w:val="20"/>
          <w:highlight w:val="yellow"/>
        </w:rPr>
        <w:commentReference w:id="18"/>
      </w:r>
      <w:commentRangeEnd w:id="19"/>
      <w:r w:rsidR="008A7784">
        <w:rPr>
          <w:rStyle w:val="CommentReference"/>
          <w:rFonts w:ascii="Arial" w:hAnsi="Arial" w:cs="Arial"/>
          <w:sz w:val="20"/>
          <w:szCs w:val="20"/>
          <w:highlight w:val="yellow"/>
        </w:rPr>
        <w:commentReference w:id="19"/>
      </w:r>
      <w:r w:rsidR="007276EA">
        <w:rPr>
          <w:rFonts w:ascii="Arial" w:hAnsi="Arial" w:cs="Arial"/>
          <w:sz w:val="20"/>
          <w:szCs w:val="20"/>
          <w:highlight w:val="yellow"/>
        </w:rPr>
        <w:t>9</w:t>
      </w:r>
      <w:r w:rsidR="00C551F6" w:rsidRPr="0051799D">
        <w:rPr>
          <w:rFonts w:ascii="Arial" w:hAnsi="Arial" w:cs="Arial"/>
          <w:sz w:val="20"/>
          <w:szCs w:val="20"/>
          <w:highlight w:val="yellow"/>
        </w:rPr>
        <w:t xml:space="preserve">, </w:t>
      </w:r>
      <w:r w:rsidR="007276EA">
        <w:rPr>
          <w:rFonts w:ascii="Arial" w:hAnsi="Arial" w:cs="Arial"/>
          <w:sz w:val="20"/>
          <w:szCs w:val="20"/>
          <w:highlight w:val="yellow"/>
        </w:rPr>
        <w:t>S10</w:t>
      </w:r>
      <w:r w:rsidR="00C551F6" w:rsidRPr="00551E7E">
        <w:rPr>
          <w:rFonts w:ascii="Arial" w:hAnsi="Arial" w:cs="Arial"/>
          <w:sz w:val="20"/>
          <w:szCs w:val="20"/>
        </w:rPr>
        <w:t>)</w:t>
      </w:r>
      <w:r w:rsidRPr="00551E7E">
        <w:rPr>
          <w:rFonts w:ascii="Arial" w:hAnsi="Arial" w:cs="Arial"/>
          <w:sz w:val="20"/>
          <w:szCs w:val="20"/>
        </w:rPr>
        <w:t xml:space="preserve">. </w:t>
      </w:r>
    </w:p>
    <w:p w14:paraId="71363FA6" w14:textId="1E370279" w:rsidR="00747DD7" w:rsidRPr="00551E7E" w:rsidRDefault="00747DD7" w:rsidP="004C751B">
      <w:pPr>
        <w:ind w:firstLine="720"/>
        <w:rPr>
          <w:rFonts w:ascii="Arial" w:hAnsi="Arial" w:cs="Arial"/>
          <w:sz w:val="20"/>
          <w:szCs w:val="20"/>
        </w:rPr>
      </w:pPr>
      <w:r w:rsidRPr="00551E7E">
        <w:rPr>
          <w:rFonts w:ascii="Arial" w:hAnsi="Arial" w:cs="Arial"/>
          <w:sz w:val="20"/>
          <w:szCs w:val="20"/>
        </w:rPr>
        <w:t xml:space="preserve">Together, these analyses indicate that while direct overlap between DEGs and DARs was limited, changes in local chromatin accessibility were nevertheless associated with the expression of a substantial subset of DEGs. Thus, chromatin accessibility appears to contribute to transcriptional remodeling during sex change, while the expression of many </w:t>
      </w:r>
      <w:r w:rsidR="006365CB" w:rsidRPr="00551E7E">
        <w:rPr>
          <w:rFonts w:ascii="Arial" w:hAnsi="Arial" w:cs="Arial"/>
          <w:sz w:val="20"/>
          <w:szCs w:val="20"/>
        </w:rPr>
        <w:t xml:space="preserve">other </w:t>
      </w:r>
      <w:r w:rsidRPr="00551E7E">
        <w:rPr>
          <w:rFonts w:ascii="Arial" w:hAnsi="Arial" w:cs="Arial"/>
          <w:sz w:val="20"/>
          <w:szCs w:val="20"/>
        </w:rPr>
        <w:t>genes is likely influenced by additional regulatory mechanisms.</w:t>
      </w:r>
    </w:p>
    <w:p w14:paraId="30DC6B12" w14:textId="77777777" w:rsidR="00395F94" w:rsidRPr="00551E7E" w:rsidRDefault="00395F94" w:rsidP="004816FA">
      <w:pPr>
        <w:rPr>
          <w:rFonts w:ascii="Arial" w:hAnsi="Arial" w:cs="Arial"/>
          <w:sz w:val="20"/>
          <w:szCs w:val="20"/>
        </w:rPr>
      </w:pPr>
    </w:p>
    <w:p w14:paraId="6007913C" w14:textId="04D972DA" w:rsidR="00F00CD3" w:rsidRPr="004C751B" w:rsidRDefault="00681942" w:rsidP="004C751B">
      <w:pPr>
        <w:rPr>
          <w:rFonts w:ascii="Arial" w:hAnsi="Arial" w:cs="Arial"/>
          <w:sz w:val="20"/>
          <w:szCs w:val="20"/>
          <w:u w:val="single"/>
        </w:rPr>
      </w:pPr>
      <w:r w:rsidRPr="00551E7E">
        <w:rPr>
          <w:rFonts w:ascii="Arial" w:hAnsi="Arial" w:cs="Arial"/>
          <w:sz w:val="20"/>
          <w:szCs w:val="20"/>
          <w:u w:val="single"/>
        </w:rPr>
        <w:t>Sex Change Occurs Asynchronously Across Cell Types</w:t>
      </w:r>
      <w:r w:rsidR="0031506B" w:rsidRPr="00551E7E">
        <w:rPr>
          <w:rFonts w:ascii="Arial" w:hAnsi="Arial" w:cs="Arial"/>
          <w:sz w:val="20"/>
          <w:szCs w:val="20"/>
        </w:rPr>
        <w:tab/>
      </w:r>
    </w:p>
    <w:p w14:paraId="50C24CC3" w14:textId="77777777" w:rsidR="004F008D" w:rsidRPr="004F008D" w:rsidRDefault="004F008D" w:rsidP="004F008D">
      <w:pPr>
        <w:rPr>
          <w:rFonts w:ascii="Arial" w:hAnsi="Arial" w:cs="Arial"/>
          <w:sz w:val="20"/>
          <w:szCs w:val="20"/>
        </w:rPr>
      </w:pPr>
      <w:r w:rsidRPr="004F008D">
        <w:rPr>
          <w:rFonts w:ascii="Arial" w:hAnsi="Arial" w:cs="Arial"/>
          <w:sz w:val="20"/>
          <w:szCs w:val="20"/>
        </w:rPr>
        <w:t>We next trained machine learning models to determine how far each cell cluster in each intermediate had progressed from the male toward the female state (Methods). Models were trained using expression of DEGs and accessibility of DARs that differed between males and females and were then applied to intermediates to estimate the position of each cluster along the male-to-female axis. Because all intermediates were sampled at the same six-month time point, differences among clusters reveal that cell types progress through sex change asynchronously, although they do not establish the precise temporal order in which those changes occur. A more female-like prediction (closer to 1) indicates that a cluster had progressed further toward the female state by six months, whereas a more male-like prediction (closer to 0) indicates less progression.</w:t>
      </w:r>
    </w:p>
    <w:p w14:paraId="617C425C" w14:textId="22F5D088" w:rsidR="004F008D" w:rsidRPr="00551E7E" w:rsidRDefault="004F008D" w:rsidP="004F008D">
      <w:pPr>
        <w:ind w:firstLine="720"/>
        <w:rPr>
          <w:rFonts w:ascii="Arial" w:hAnsi="Arial" w:cs="Arial"/>
          <w:sz w:val="20"/>
          <w:szCs w:val="20"/>
        </w:rPr>
      </w:pPr>
      <w:r>
        <w:rPr>
          <w:rFonts w:ascii="Arial" w:hAnsi="Arial" w:cs="Arial"/>
          <w:sz w:val="20"/>
          <w:szCs w:val="20"/>
        </w:rPr>
        <w:tab/>
      </w:r>
      <w:r w:rsidRPr="004F008D">
        <w:rPr>
          <w:rFonts w:ascii="Arial" w:hAnsi="Arial" w:cs="Arial"/>
          <w:sz w:val="20"/>
          <w:szCs w:val="20"/>
        </w:rPr>
        <w:t>Of the 27 clusters, 16 passed quality control metrics and were analyzed (</w:t>
      </w:r>
      <w:r w:rsidRPr="00AE16ED">
        <w:rPr>
          <w:rFonts w:ascii="Arial" w:hAnsi="Arial" w:cs="Arial"/>
          <w:sz w:val="20"/>
          <w:szCs w:val="20"/>
          <w:highlight w:val="yellow"/>
        </w:rPr>
        <w:t>Methods</w:t>
      </w:r>
      <w:r w:rsidRPr="004F008D">
        <w:rPr>
          <w:rFonts w:ascii="Arial" w:hAnsi="Arial" w:cs="Arial"/>
          <w:sz w:val="20"/>
          <w:szCs w:val="20"/>
        </w:rPr>
        <w:t>). The mean score across analyzed clusters was 0.340 ± 0.063 SE (</w:t>
      </w:r>
      <w:r w:rsidRPr="00AE16ED">
        <w:rPr>
          <w:rFonts w:ascii="Arial" w:hAnsi="Arial" w:cs="Arial"/>
          <w:sz w:val="20"/>
          <w:szCs w:val="20"/>
          <w:highlight w:val="yellow"/>
        </w:rPr>
        <w:t>Appendix S11</w:t>
      </w:r>
      <w:r w:rsidRPr="004F008D">
        <w:rPr>
          <w:rFonts w:ascii="Arial" w:hAnsi="Arial" w:cs="Arial"/>
          <w:sz w:val="20"/>
          <w:szCs w:val="20"/>
        </w:rPr>
        <w:t>), indicating that, overall, intermediate cell populations remained substantially more male-like than female-like at six months. Broadly, GABAergic and glutamatergic neurons tended to be further toward the female state than mixed neuronal populations and glia. The most male-like clusters in intermediates were 1_RGC, 6_POA_Mixed, and 3_Spall_GABA (</w:t>
      </w:r>
      <w:r w:rsidRPr="00AE16ED">
        <w:rPr>
          <w:rFonts w:ascii="Arial" w:hAnsi="Arial" w:cs="Arial"/>
          <w:sz w:val="20"/>
          <w:szCs w:val="20"/>
          <w:highlight w:val="yellow"/>
        </w:rPr>
        <w:t>Fig. 3E</w:t>
      </w:r>
      <w:r w:rsidRPr="004F008D">
        <w:rPr>
          <w:rFonts w:ascii="Arial" w:hAnsi="Arial" w:cs="Arial"/>
          <w:sz w:val="20"/>
          <w:szCs w:val="20"/>
        </w:rPr>
        <w:t xml:space="preserve">). Taken together, these results demonstrate that sex change progresses asynchronously across cell types, with some populations substantially further toward the female state than others at </w:t>
      </w:r>
      <w:r w:rsidR="00EB4946">
        <w:rPr>
          <w:rFonts w:ascii="Arial" w:hAnsi="Arial" w:cs="Arial"/>
          <w:sz w:val="20"/>
          <w:szCs w:val="20"/>
        </w:rPr>
        <w:t>the intermediate</w:t>
      </w:r>
      <w:r w:rsidRPr="004F008D">
        <w:rPr>
          <w:rFonts w:ascii="Arial" w:hAnsi="Arial" w:cs="Arial"/>
          <w:sz w:val="20"/>
          <w:szCs w:val="20"/>
        </w:rPr>
        <w:t xml:space="preserve"> stage of sex change.</w:t>
      </w:r>
    </w:p>
    <w:p w14:paraId="1E470E54" w14:textId="77777777" w:rsidR="0054434D" w:rsidRPr="00551E7E" w:rsidRDefault="0054434D" w:rsidP="004816FA">
      <w:pPr>
        <w:rPr>
          <w:rFonts w:ascii="Arial" w:hAnsi="Arial" w:cs="Arial"/>
          <w:sz w:val="20"/>
          <w:szCs w:val="20"/>
        </w:rPr>
      </w:pPr>
    </w:p>
    <w:p w14:paraId="1BF4A2E3" w14:textId="2A8D0756" w:rsidR="004816FA" w:rsidRPr="00551E7E" w:rsidRDefault="00247AA6" w:rsidP="00753C87">
      <w:pPr>
        <w:rPr>
          <w:rFonts w:ascii="Arial" w:hAnsi="Arial" w:cs="Arial"/>
          <w:b/>
          <w:bCs/>
          <w:sz w:val="20"/>
          <w:szCs w:val="20"/>
        </w:rPr>
      </w:pPr>
      <w:r>
        <w:rPr>
          <w:rFonts w:ascii="Arial" w:hAnsi="Arial" w:cs="Arial"/>
          <w:b/>
          <w:bCs/>
          <w:sz w:val="20"/>
          <w:szCs w:val="20"/>
        </w:rPr>
        <w:t>Aromatase Expression Decreases</w:t>
      </w:r>
      <w:r w:rsidR="00D62361" w:rsidRPr="00D62361">
        <w:rPr>
          <w:rFonts w:ascii="Arial" w:hAnsi="Arial" w:cs="Arial"/>
          <w:b/>
          <w:bCs/>
          <w:sz w:val="20"/>
          <w:szCs w:val="20"/>
        </w:rPr>
        <w:t xml:space="preserve"> </w:t>
      </w:r>
      <w:r w:rsidR="00D62361">
        <w:rPr>
          <w:rFonts w:ascii="Arial" w:hAnsi="Arial" w:cs="Arial"/>
          <w:b/>
          <w:bCs/>
          <w:sz w:val="20"/>
          <w:szCs w:val="20"/>
        </w:rPr>
        <w:t xml:space="preserve">but Sex Steroid Signaling does not Change </w:t>
      </w:r>
      <w:r>
        <w:rPr>
          <w:rFonts w:ascii="Arial" w:hAnsi="Arial" w:cs="Arial"/>
          <w:b/>
          <w:bCs/>
          <w:sz w:val="20"/>
          <w:szCs w:val="20"/>
        </w:rPr>
        <w:t>in Intermediate RGCs</w:t>
      </w:r>
      <w:r w:rsidR="003D37DF">
        <w:rPr>
          <w:rFonts w:ascii="Arial" w:hAnsi="Arial" w:cs="Arial"/>
          <w:b/>
          <w:bCs/>
          <w:sz w:val="20"/>
          <w:szCs w:val="20"/>
        </w:rPr>
        <w:t xml:space="preserve"> </w:t>
      </w:r>
    </w:p>
    <w:p w14:paraId="0F6CAD5B" w14:textId="58883988" w:rsidR="00F00CD3" w:rsidRPr="00551E7E" w:rsidRDefault="00D770B1" w:rsidP="003E4206">
      <w:pPr>
        <w:ind w:firstLine="720"/>
        <w:rPr>
          <w:rFonts w:ascii="Arial" w:hAnsi="Arial" w:cs="Arial"/>
          <w:sz w:val="20"/>
          <w:szCs w:val="20"/>
        </w:rPr>
      </w:pPr>
      <w:r w:rsidRPr="00551E7E">
        <w:rPr>
          <w:rFonts w:ascii="Arial" w:hAnsi="Arial" w:cs="Arial"/>
          <w:sz w:val="20"/>
          <w:szCs w:val="20"/>
        </w:rPr>
        <w:t xml:space="preserve">Sex change is associated with extensive changes in cell population and steroid hormone signaling in the brain, both of which are controlled by RGCs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{"citationID":"HiKP1KCv","properties":{"unsorted":false,"formattedCitation":"(21)","plainCitation":"(21)","noteIndex":0},"citationItems":[{"id":4149,"uris":["http://zotero.org/users/11313215/items/XBVTYWAC"],"itemData":{"id":4149,"type":"article-journal","abstract":"Sex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(21)</w:t>
      </w:r>
      <w:r w:rsidRPr="00551E7E">
        <w:rPr>
          <w:rFonts w:ascii="Arial" w:hAnsi="Arial" w:cs="Arial"/>
          <w:sz w:val="20"/>
          <w:szCs w:val="20"/>
        </w:rPr>
        <w:fldChar w:fldCharType="end"/>
      </w:r>
      <w:r w:rsidRPr="00551E7E">
        <w:rPr>
          <w:rFonts w:ascii="Arial" w:hAnsi="Arial" w:cs="Arial"/>
          <w:sz w:val="20"/>
          <w:szCs w:val="20"/>
        </w:rPr>
        <w:t>. Indeed, a</w:t>
      </w:r>
      <w:r w:rsidR="0078035B" w:rsidRPr="00551E7E">
        <w:rPr>
          <w:rFonts w:ascii="Arial" w:hAnsi="Arial" w:cs="Arial"/>
          <w:sz w:val="20"/>
          <w:szCs w:val="20"/>
        </w:rPr>
        <w:t xml:space="preserve">mong all identified cell populations, cluster 1_RGC exhibited the second-highest number of DEGs and the greatest number of </w:t>
      </w:r>
      <w:r w:rsidRPr="00551E7E">
        <w:rPr>
          <w:rFonts w:ascii="Arial" w:hAnsi="Arial" w:cs="Arial"/>
          <w:sz w:val="20"/>
          <w:szCs w:val="20"/>
        </w:rPr>
        <w:t>DARs.</w:t>
      </w:r>
      <w:r w:rsidR="00EE0CC4" w:rsidRPr="00551E7E">
        <w:rPr>
          <w:rFonts w:ascii="Arial" w:hAnsi="Arial" w:cs="Arial"/>
          <w:sz w:val="20"/>
          <w:szCs w:val="20"/>
        </w:rPr>
        <w:t xml:space="preserve"> Thus, we next focused our analysis on cluster 1_RGC. </w:t>
      </w:r>
      <w:r w:rsidR="00112078" w:rsidRPr="00551E7E">
        <w:rPr>
          <w:rFonts w:ascii="Arial" w:hAnsi="Arial" w:cs="Arial"/>
          <w:sz w:val="20"/>
          <w:szCs w:val="20"/>
        </w:rPr>
        <w:tab/>
      </w:r>
    </w:p>
    <w:p w14:paraId="5645C4A1" w14:textId="7F848ED6" w:rsidR="004816FA" w:rsidRPr="003D37DF" w:rsidRDefault="00112078" w:rsidP="003E4206">
      <w:pPr>
        <w:rPr>
          <w:rFonts w:ascii="Arial" w:hAnsi="Arial" w:cs="Arial"/>
          <w:sz w:val="20"/>
          <w:szCs w:val="20"/>
        </w:rPr>
      </w:pPr>
      <w:commentRangeStart w:id="20"/>
      <w:r w:rsidRPr="00551E7E">
        <w:rPr>
          <w:rFonts w:ascii="Arial" w:hAnsi="Arial" w:cs="Arial"/>
          <w:sz w:val="20"/>
          <w:szCs w:val="20"/>
        </w:rPr>
        <w:t>Among the most prominent changes in 1_RGC was transient downregulation of brain aromatase (</w:t>
      </w:r>
      <w:r w:rsidRPr="00551E7E">
        <w:rPr>
          <w:rFonts w:ascii="Arial" w:hAnsi="Arial" w:cs="Arial"/>
          <w:i/>
          <w:iCs/>
          <w:sz w:val="20"/>
          <w:szCs w:val="20"/>
        </w:rPr>
        <w:t>cyp19a1b</w:t>
      </w:r>
      <w:r w:rsidRPr="00551E7E">
        <w:rPr>
          <w:rFonts w:ascii="Arial" w:hAnsi="Arial" w:cs="Arial"/>
          <w:sz w:val="20"/>
          <w:szCs w:val="20"/>
        </w:rPr>
        <w:t xml:space="preserve">), the enzyme responsible for converting androgens to estrogens in the teleost brain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{"citationID":"dttOgGbo","properties":{"unsorted":false,"formattedCitation":"(21)","plainCitation":"(21)","noteIndex":0},"citationItems":[{"id":4149,"uris":["http://zotero.org/users/11313215/items/XBVTYWAC"],"itemData":{"id":4149,"type":"article-journal","abstract":"Sex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(21)</w:t>
      </w:r>
      <w:r w:rsidRPr="00551E7E">
        <w:rPr>
          <w:rFonts w:ascii="Arial" w:hAnsi="Arial" w:cs="Arial"/>
          <w:sz w:val="20"/>
          <w:szCs w:val="20"/>
        </w:rPr>
        <w:fldChar w:fldCharType="end"/>
      </w:r>
      <w:r w:rsidRPr="00551E7E">
        <w:rPr>
          <w:rFonts w:ascii="Arial" w:hAnsi="Arial" w:cs="Arial"/>
          <w:sz w:val="20"/>
          <w:szCs w:val="20"/>
        </w:rPr>
        <w:t xml:space="preserve">. </w:t>
      </w:r>
      <w:r w:rsidR="00D770B1" w:rsidRPr="00551E7E">
        <w:rPr>
          <w:rFonts w:ascii="Arial" w:hAnsi="Arial" w:cs="Arial"/>
          <w:sz w:val="20"/>
          <w:szCs w:val="20"/>
        </w:rPr>
        <w:t xml:space="preserve">Expression of </w:t>
      </w:r>
      <w:r w:rsidRPr="00551E7E">
        <w:rPr>
          <w:rFonts w:ascii="Arial" w:hAnsi="Arial" w:cs="Arial"/>
          <w:i/>
          <w:iCs/>
          <w:sz w:val="20"/>
          <w:szCs w:val="20"/>
        </w:rPr>
        <w:t>cyp19a1b</w:t>
      </w:r>
      <w:r w:rsidRPr="00551E7E">
        <w:rPr>
          <w:rFonts w:ascii="Arial" w:hAnsi="Arial" w:cs="Arial"/>
          <w:sz w:val="20"/>
          <w:szCs w:val="20"/>
        </w:rPr>
        <w:t xml:space="preserve"> was significantly reduced in intermediates relative to both males and females, whereas males and females did not differ (</w:t>
      </w:r>
      <w:r w:rsidRPr="00551E7E">
        <w:rPr>
          <w:rFonts w:ascii="Arial" w:hAnsi="Arial" w:cs="Arial"/>
          <w:sz w:val="20"/>
          <w:szCs w:val="20"/>
          <w:highlight w:val="yellow"/>
        </w:rPr>
        <w:t>Fig. 4A</w:t>
      </w:r>
      <w:r w:rsidRPr="00551E7E">
        <w:rPr>
          <w:rFonts w:ascii="Arial" w:hAnsi="Arial" w:cs="Arial"/>
          <w:sz w:val="20"/>
          <w:szCs w:val="20"/>
        </w:rPr>
        <w:t xml:space="preserve">). </w:t>
      </w:r>
      <w:r w:rsidR="00247AA6">
        <w:rPr>
          <w:rFonts w:ascii="Arial" w:hAnsi="Arial" w:cs="Arial"/>
          <w:sz w:val="20"/>
          <w:szCs w:val="20"/>
        </w:rPr>
        <w:t xml:space="preserve"> </w:t>
      </w:r>
      <w:commentRangeStart w:id="21"/>
      <w:r w:rsidR="003D37DF">
        <w:rPr>
          <w:rFonts w:ascii="Arial" w:hAnsi="Arial" w:cs="Arial"/>
          <w:sz w:val="20"/>
          <w:szCs w:val="20"/>
        </w:rPr>
        <w:t xml:space="preserve">To examine the effects decreased </w:t>
      </w:r>
      <w:r w:rsidR="003D37DF">
        <w:rPr>
          <w:rFonts w:ascii="Arial" w:hAnsi="Arial" w:cs="Arial"/>
          <w:i/>
          <w:iCs/>
          <w:sz w:val="20"/>
          <w:szCs w:val="20"/>
        </w:rPr>
        <w:t>cyp19a1b</w:t>
      </w:r>
      <w:r w:rsidR="003D37DF">
        <w:rPr>
          <w:rFonts w:ascii="Arial" w:hAnsi="Arial" w:cs="Arial"/>
          <w:sz w:val="20"/>
          <w:szCs w:val="20"/>
        </w:rPr>
        <w:t xml:space="preserve"> expression had on estrogenic signaling, we next examined the expression and accessibility of genes with </w:t>
      </w:r>
      <w:r w:rsidR="006D6D4B">
        <w:rPr>
          <w:rFonts w:ascii="Arial" w:hAnsi="Arial" w:cs="Arial"/>
          <w:sz w:val="20"/>
          <w:szCs w:val="20"/>
        </w:rPr>
        <w:t xml:space="preserve">upstream binding motifs for ESR2B </w:t>
      </w:r>
      <w:r w:rsidR="003D37DF">
        <w:rPr>
          <w:rFonts w:ascii="Arial" w:hAnsi="Arial" w:cs="Arial"/>
          <w:sz w:val="20"/>
          <w:szCs w:val="20"/>
        </w:rPr>
        <w:t xml:space="preserve">in 1_RGC. Surprisingly, the pattern of gene expression in genes with </w:t>
      </w:r>
      <w:r w:rsidR="006D6D4B">
        <w:rPr>
          <w:rFonts w:ascii="Arial" w:hAnsi="Arial" w:cs="Arial"/>
          <w:sz w:val="20"/>
          <w:szCs w:val="20"/>
        </w:rPr>
        <w:t xml:space="preserve">ESR2B binding motifs </w:t>
      </w:r>
      <w:r w:rsidR="003D37DF">
        <w:rPr>
          <w:rFonts w:ascii="Arial" w:hAnsi="Arial" w:cs="Arial"/>
          <w:sz w:val="20"/>
          <w:szCs w:val="20"/>
        </w:rPr>
        <w:t xml:space="preserve">was not consistent with </w:t>
      </w:r>
      <w:r w:rsidR="003D37DF">
        <w:rPr>
          <w:rFonts w:ascii="Arial" w:hAnsi="Arial" w:cs="Arial"/>
          <w:i/>
          <w:iCs/>
          <w:sz w:val="20"/>
          <w:szCs w:val="20"/>
        </w:rPr>
        <w:t>cyp19a1b</w:t>
      </w:r>
      <w:r w:rsidR="003D37DF">
        <w:rPr>
          <w:rFonts w:ascii="Arial" w:hAnsi="Arial" w:cs="Arial"/>
          <w:sz w:val="20"/>
          <w:szCs w:val="20"/>
        </w:rPr>
        <w:t xml:space="preserve"> levels (</w:t>
      </w:r>
      <w:r w:rsidR="003D37DF" w:rsidRPr="003D37DF">
        <w:rPr>
          <w:rFonts w:ascii="Arial" w:hAnsi="Arial" w:cs="Arial"/>
          <w:sz w:val="20"/>
          <w:szCs w:val="20"/>
          <w:highlight w:val="yellow"/>
        </w:rPr>
        <w:t>Fig</w:t>
      </w:r>
      <w:r w:rsidR="003C65F0">
        <w:rPr>
          <w:rFonts w:ascii="Arial" w:hAnsi="Arial" w:cs="Arial"/>
          <w:sz w:val="20"/>
          <w:szCs w:val="20"/>
        </w:rPr>
        <w:t>. 4</w:t>
      </w:r>
      <w:r w:rsidR="0028615F">
        <w:rPr>
          <w:rFonts w:ascii="Arial" w:hAnsi="Arial" w:cs="Arial"/>
          <w:sz w:val="20"/>
          <w:szCs w:val="20"/>
        </w:rPr>
        <w:t>B</w:t>
      </w:r>
      <w:r w:rsidR="003D37DF">
        <w:rPr>
          <w:rFonts w:ascii="Arial" w:hAnsi="Arial" w:cs="Arial"/>
          <w:sz w:val="20"/>
          <w:szCs w:val="20"/>
        </w:rPr>
        <w:t xml:space="preserve">). </w:t>
      </w:r>
      <w:r w:rsidR="003D37DF" w:rsidRPr="006D6D4B">
        <w:rPr>
          <w:rFonts w:ascii="Arial" w:hAnsi="Arial" w:cs="Arial"/>
          <w:sz w:val="20"/>
          <w:szCs w:val="20"/>
          <w:highlight w:val="yellow"/>
        </w:rPr>
        <w:t>I</w:t>
      </w:r>
      <w:commentRangeStart w:id="22"/>
      <w:r w:rsidR="003D37DF" w:rsidRPr="006D6D4B">
        <w:rPr>
          <w:rFonts w:ascii="Arial" w:hAnsi="Arial" w:cs="Arial"/>
          <w:sz w:val="20"/>
          <w:szCs w:val="20"/>
          <w:highlight w:val="yellow"/>
        </w:rPr>
        <w:t xml:space="preserve">n 1_RGC, there was no change in expression for </w:t>
      </w:r>
      <w:r w:rsidR="006D6D4B">
        <w:rPr>
          <w:rFonts w:ascii="Arial" w:hAnsi="Arial" w:cs="Arial"/>
          <w:sz w:val="20"/>
          <w:szCs w:val="20"/>
        </w:rPr>
        <w:t>ESR2B</w:t>
      </w:r>
      <w:r w:rsidR="003D37DF" w:rsidRPr="006D6D4B">
        <w:rPr>
          <w:rFonts w:ascii="Arial" w:hAnsi="Arial" w:cs="Arial"/>
          <w:sz w:val="20"/>
          <w:szCs w:val="20"/>
          <w:highlight w:val="yellow"/>
        </w:rPr>
        <w:t xml:space="preserve">+ genes at any phase during sex change. Intrigued by this, we further expanded </w:t>
      </w:r>
      <w:r w:rsidR="003D37DF" w:rsidRPr="006D6D4B">
        <w:rPr>
          <w:rFonts w:ascii="Arial" w:hAnsi="Arial" w:cs="Arial"/>
          <w:sz w:val="20"/>
          <w:szCs w:val="20"/>
          <w:highlight w:val="yellow"/>
        </w:rPr>
        <w:lastRenderedPageBreak/>
        <w:t xml:space="preserve">our analysis to genes with androgen or progesterone </w:t>
      </w:r>
      <w:r w:rsidR="006D6D4B">
        <w:rPr>
          <w:rFonts w:ascii="Arial" w:hAnsi="Arial" w:cs="Arial"/>
          <w:sz w:val="20"/>
          <w:szCs w:val="20"/>
          <w:highlight w:val="yellow"/>
        </w:rPr>
        <w:t>motifs</w:t>
      </w:r>
      <w:r w:rsidR="003D37DF" w:rsidRPr="006D6D4B">
        <w:rPr>
          <w:rFonts w:ascii="Arial" w:hAnsi="Arial" w:cs="Arial"/>
          <w:sz w:val="20"/>
          <w:szCs w:val="20"/>
          <w:highlight w:val="yellow"/>
        </w:rPr>
        <w:t xml:space="preserve"> (AR</w:t>
      </w:r>
      <w:r w:rsidR="006D6D4B">
        <w:rPr>
          <w:rFonts w:ascii="Arial" w:hAnsi="Arial" w:cs="Arial"/>
          <w:sz w:val="20"/>
          <w:szCs w:val="20"/>
          <w:highlight w:val="yellow"/>
        </w:rPr>
        <w:t>+</w:t>
      </w:r>
      <w:r w:rsidR="003D37DF" w:rsidRPr="006D6D4B">
        <w:rPr>
          <w:rFonts w:ascii="Arial" w:hAnsi="Arial" w:cs="Arial"/>
          <w:sz w:val="20"/>
          <w:szCs w:val="20"/>
          <w:highlight w:val="yellow"/>
        </w:rPr>
        <w:t xml:space="preserve"> and P</w:t>
      </w:r>
      <w:r w:rsidR="006D6D4B">
        <w:rPr>
          <w:rFonts w:ascii="Arial" w:hAnsi="Arial" w:cs="Arial"/>
          <w:sz w:val="20"/>
          <w:szCs w:val="20"/>
          <w:highlight w:val="yellow"/>
        </w:rPr>
        <w:t>G</w:t>
      </w:r>
      <w:r w:rsidR="003D37DF" w:rsidRPr="006D6D4B">
        <w:rPr>
          <w:rFonts w:ascii="Arial" w:hAnsi="Arial" w:cs="Arial"/>
          <w:sz w:val="20"/>
          <w:szCs w:val="20"/>
          <w:highlight w:val="yellow"/>
        </w:rPr>
        <w:t>R</w:t>
      </w:r>
      <w:r w:rsidR="006D6D4B">
        <w:rPr>
          <w:rFonts w:ascii="Arial" w:hAnsi="Arial" w:cs="Arial"/>
          <w:sz w:val="20"/>
          <w:szCs w:val="20"/>
          <w:highlight w:val="yellow"/>
        </w:rPr>
        <w:t>+</w:t>
      </w:r>
      <w:r w:rsidR="003D37DF" w:rsidRPr="006D6D4B">
        <w:rPr>
          <w:rFonts w:ascii="Arial" w:hAnsi="Arial" w:cs="Arial"/>
          <w:sz w:val="20"/>
          <w:szCs w:val="20"/>
          <w:highlight w:val="yellow"/>
        </w:rPr>
        <w:t xml:space="preserve"> respectively). As with </w:t>
      </w:r>
      <w:r w:rsidR="006D6D4B">
        <w:rPr>
          <w:rFonts w:ascii="Arial" w:hAnsi="Arial" w:cs="Arial"/>
          <w:sz w:val="20"/>
          <w:szCs w:val="20"/>
        </w:rPr>
        <w:t>ESR2B</w:t>
      </w:r>
      <w:r w:rsidR="003D37DF" w:rsidRPr="006D6D4B">
        <w:rPr>
          <w:rFonts w:ascii="Arial" w:hAnsi="Arial" w:cs="Arial"/>
          <w:sz w:val="20"/>
          <w:szCs w:val="20"/>
          <w:highlight w:val="yellow"/>
        </w:rPr>
        <w:t>+ genes, we found no change in expression of AR+ or P</w:t>
      </w:r>
      <w:r w:rsidR="006D6D4B">
        <w:rPr>
          <w:rFonts w:ascii="Arial" w:hAnsi="Arial" w:cs="Arial"/>
          <w:sz w:val="20"/>
          <w:szCs w:val="20"/>
          <w:highlight w:val="yellow"/>
        </w:rPr>
        <w:t>G</w:t>
      </w:r>
      <w:r w:rsidR="003D37DF" w:rsidRPr="006D6D4B">
        <w:rPr>
          <w:rFonts w:ascii="Arial" w:hAnsi="Arial" w:cs="Arial"/>
          <w:sz w:val="20"/>
          <w:szCs w:val="20"/>
          <w:highlight w:val="yellow"/>
        </w:rPr>
        <w:t xml:space="preserve">R+ genes in 1_RGC at any phase in sex change </w:t>
      </w:r>
      <w:r w:rsidR="003C65F0">
        <w:rPr>
          <w:rFonts w:ascii="Arial" w:hAnsi="Arial" w:cs="Arial"/>
          <w:sz w:val="20"/>
          <w:szCs w:val="20"/>
          <w:highlight w:val="yellow"/>
        </w:rPr>
        <w:t>(</w:t>
      </w:r>
      <w:r w:rsidR="003D37DF" w:rsidRPr="00170D0A">
        <w:rPr>
          <w:rFonts w:ascii="Arial" w:hAnsi="Arial" w:cs="Arial"/>
          <w:sz w:val="20"/>
          <w:szCs w:val="20"/>
          <w:highlight w:val="yellow"/>
        </w:rPr>
        <w:t>Fig</w:t>
      </w:r>
      <w:r w:rsidR="003C65F0" w:rsidRPr="00170D0A">
        <w:rPr>
          <w:rFonts w:ascii="Arial" w:hAnsi="Arial" w:cs="Arial"/>
          <w:sz w:val="20"/>
          <w:szCs w:val="20"/>
          <w:highlight w:val="yellow"/>
        </w:rPr>
        <w:t>.</w:t>
      </w:r>
      <w:r w:rsidR="003D37DF" w:rsidRPr="00170D0A">
        <w:rPr>
          <w:rFonts w:ascii="Arial" w:hAnsi="Arial" w:cs="Arial"/>
          <w:sz w:val="20"/>
          <w:szCs w:val="20"/>
          <w:highlight w:val="yellow"/>
        </w:rPr>
        <w:t xml:space="preserve"> </w:t>
      </w:r>
      <w:r w:rsidR="003C65F0" w:rsidRPr="00170D0A">
        <w:rPr>
          <w:rFonts w:ascii="Arial" w:hAnsi="Arial" w:cs="Arial"/>
          <w:sz w:val="20"/>
          <w:szCs w:val="20"/>
          <w:highlight w:val="yellow"/>
        </w:rPr>
        <w:t xml:space="preserve">4 </w:t>
      </w:r>
      <w:r w:rsidR="0028615F">
        <w:rPr>
          <w:rFonts w:ascii="Arial" w:hAnsi="Arial" w:cs="Arial"/>
          <w:sz w:val="20"/>
          <w:szCs w:val="20"/>
          <w:highlight w:val="yellow"/>
        </w:rPr>
        <w:t>C</w:t>
      </w:r>
      <w:r w:rsidR="003C65F0" w:rsidRPr="00170D0A">
        <w:rPr>
          <w:rFonts w:ascii="Arial" w:hAnsi="Arial" w:cs="Arial"/>
          <w:sz w:val="20"/>
          <w:szCs w:val="20"/>
          <w:highlight w:val="yellow"/>
        </w:rPr>
        <w:t>,</w:t>
      </w:r>
      <w:r w:rsidR="0028615F">
        <w:rPr>
          <w:rFonts w:ascii="Arial" w:hAnsi="Arial" w:cs="Arial"/>
          <w:sz w:val="20"/>
          <w:szCs w:val="20"/>
          <w:highlight w:val="yellow"/>
        </w:rPr>
        <w:t>D</w:t>
      </w:r>
      <w:r w:rsidR="003C65F0">
        <w:rPr>
          <w:rFonts w:ascii="Arial" w:hAnsi="Arial" w:cs="Arial"/>
          <w:sz w:val="20"/>
          <w:szCs w:val="20"/>
          <w:highlight w:val="yellow"/>
        </w:rPr>
        <w:t>)</w:t>
      </w:r>
      <w:r w:rsidR="003D37DF" w:rsidRPr="006D6D4B">
        <w:rPr>
          <w:rFonts w:ascii="Arial" w:hAnsi="Arial" w:cs="Arial"/>
          <w:sz w:val="20"/>
          <w:szCs w:val="20"/>
          <w:highlight w:val="yellow"/>
        </w:rPr>
        <w:t xml:space="preserve">. Thus, while </w:t>
      </w:r>
      <w:r w:rsidR="003D37DF" w:rsidRPr="006D6D4B">
        <w:rPr>
          <w:rFonts w:ascii="Arial" w:hAnsi="Arial" w:cs="Arial"/>
          <w:i/>
          <w:iCs/>
          <w:sz w:val="20"/>
          <w:szCs w:val="20"/>
          <w:highlight w:val="yellow"/>
        </w:rPr>
        <w:t>cyp19a1b</w:t>
      </w:r>
      <w:r w:rsidR="003D37DF" w:rsidRPr="006D6D4B">
        <w:rPr>
          <w:rFonts w:ascii="Arial" w:hAnsi="Arial" w:cs="Arial"/>
          <w:sz w:val="20"/>
          <w:szCs w:val="20"/>
          <w:highlight w:val="yellow"/>
        </w:rPr>
        <w:t xml:space="preserve"> expression changes in 1_RGC, this change does not result in a change in sex steroid signaling in 1_RGC.</w:t>
      </w:r>
      <w:r w:rsidR="003D37DF">
        <w:rPr>
          <w:rFonts w:ascii="Arial" w:hAnsi="Arial" w:cs="Arial"/>
          <w:sz w:val="20"/>
          <w:szCs w:val="20"/>
        </w:rPr>
        <w:t xml:space="preserve"> </w:t>
      </w:r>
      <w:commentRangeEnd w:id="21"/>
      <w:r w:rsidR="003D37DF" w:rsidRPr="003D37DF">
        <w:rPr>
          <w:rStyle w:val="CommentReference"/>
          <w:rFonts w:ascii="Arial" w:hAnsi="Arial" w:cs="Arial"/>
          <w:sz w:val="20"/>
          <w:szCs w:val="20"/>
        </w:rPr>
        <w:commentReference w:id="21"/>
      </w:r>
      <w:commentRangeEnd w:id="20"/>
      <w:r w:rsidR="00EB4946" w:rsidRPr="003D37DF">
        <w:rPr>
          <w:rStyle w:val="CommentReference"/>
          <w:rFonts w:ascii="Arial" w:hAnsi="Arial" w:cs="Arial"/>
          <w:sz w:val="20"/>
          <w:szCs w:val="20"/>
        </w:rPr>
        <w:commentReference w:id="20"/>
      </w:r>
      <w:commentRangeEnd w:id="22"/>
      <w:r w:rsidR="008D40AE" w:rsidRPr="003D37DF">
        <w:rPr>
          <w:rStyle w:val="CommentReference"/>
          <w:rFonts w:ascii="Arial" w:hAnsi="Arial" w:cs="Arial"/>
          <w:sz w:val="20"/>
          <w:szCs w:val="20"/>
        </w:rPr>
        <w:commentReference w:id="22"/>
      </w:r>
    </w:p>
    <w:p w14:paraId="4D952D34" w14:textId="77777777" w:rsidR="004816FA" w:rsidRPr="00551E7E" w:rsidRDefault="004816FA" w:rsidP="004816FA">
      <w:pPr>
        <w:rPr>
          <w:rFonts w:ascii="Arial" w:hAnsi="Arial" w:cs="Arial"/>
          <w:sz w:val="20"/>
          <w:szCs w:val="20"/>
        </w:rPr>
      </w:pPr>
    </w:p>
    <w:p w14:paraId="09E38C2F" w14:textId="7D0D5BF5" w:rsidR="00112078" w:rsidRPr="00551E7E" w:rsidRDefault="00F00CD3" w:rsidP="004816FA">
      <w:pPr>
        <w:rPr>
          <w:rFonts w:ascii="Arial" w:hAnsi="Arial" w:cs="Arial"/>
          <w:b/>
          <w:bCs/>
          <w:sz w:val="20"/>
          <w:szCs w:val="20"/>
        </w:rPr>
      </w:pPr>
      <w:r w:rsidRPr="00551E7E" w:rsidDel="00F00CD3">
        <w:rPr>
          <w:rFonts w:ascii="Arial" w:hAnsi="Arial" w:cs="Arial"/>
          <w:b/>
          <w:bCs/>
          <w:sz w:val="20"/>
          <w:szCs w:val="20"/>
        </w:rPr>
        <w:t xml:space="preserve"> </w:t>
      </w:r>
      <w:r w:rsidRPr="00551E7E">
        <w:rPr>
          <w:rFonts w:ascii="Arial" w:hAnsi="Arial" w:cs="Arial"/>
          <w:b/>
          <w:bCs/>
          <w:sz w:val="20"/>
          <w:szCs w:val="20"/>
        </w:rPr>
        <w:t>Evidence for Increased Neurogenesis During the Intermediate Phase</w:t>
      </w:r>
    </w:p>
    <w:p w14:paraId="27C2623B" w14:textId="7F8C399E" w:rsidR="00F00CD3" w:rsidRPr="00551E7E" w:rsidRDefault="00F00CD3" w:rsidP="003E4206">
      <w:pPr>
        <w:ind w:firstLine="720"/>
        <w:rPr>
          <w:rFonts w:ascii="Arial" w:hAnsi="Arial" w:cs="Arial"/>
          <w:sz w:val="20"/>
          <w:szCs w:val="20"/>
        </w:rPr>
      </w:pPr>
      <w:r w:rsidRPr="00551E7E">
        <w:rPr>
          <w:rFonts w:ascii="Arial" w:hAnsi="Arial" w:cs="Arial"/>
          <w:sz w:val="20"/>
          <w:szCs w:val="20"/>
        </w:rPr>
        <w:t xml:space="preserve">In our DEG analysis, the largest single group of DEGs in 1_RGC were transcription factors  known to play roles in neuro- and gliogenesis or genes related to the </w:t>
      </w:r>
      <w:r w:rsidR="00170D0A">
        <w:rPr>
          <w:rFonts w:ascii="Arial" w:hAnsi="Arial" w:cs="Arial"/>
          <w:sz w:val="20"/>
          <w:szCs w:val="20"/>
        </w:rPr>
        <w:t xml:space="preserve">epigenome </w:t>
      </w:r>
      <w:r w:rsidR="00170D0A">
        <w:rPr>
          <w:rFonts w:ascii="Arial" w:hAnsi="Arial" w:cs="Arial"/>
          <w:sz w:val="20"/>
          <w:szCs w:val="20"/>
        </w:rPr>
        <w:fldChar w:fldCharType="begin"/>
      </w:r>
      <w:r w:rsidR="00170D0A">
        <w:rPr>
          <w:rFonts w:ascii="Arial" w:hAnsi="Arial" w:cs="Arial"/>
          <w:sz w:val="20"/>
          <w:szCs w:val="20"/>
        </w:rPr>
        <w:instrText xml:space="preserve"> ADDIN ZOTERO_ITEM CSL_CITATION {"citationID":"ZqkW7bTl","properties":{"unsorted":false,"formattedCitation":"(22\\uc0\\u8211{}29)","plainCitation":"(22–29)","noteIndex":0},"citationItems":[{"id":5354,"uris":["http://zotero.org/users/11313215/items/M97TK2BY"],"itemData":{"id":5354,"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R."},{"family":"Ericson","given":"J."}],"issued":{"date-parts":[["1999",4]]}}},{"id":5340,"uris":["http://zotero.org/users/11313215/items/AYTFI9LD"],"itemData":{"id":5340,"type":"article-journal","abstract":"Approximately 20,000 genes are encoded in our genome, one tenth of which are thought to be transcription factors. Considering the complexity and variety of cell types generated during development, many transcription factors likely play multiple roles. Uncovering the versatile roles of Sox6 in vertebrate development sheds some light on how an organism efficiently utilizes the limited resources of transcription factors. The structure of the Sox6 gene itself may dictate its functional versatility. First, Sox6 contains no known regulatory domains; instead, it utilizes various cofactors. Second, Sox6 has a long 3′-UTR that contains multiple microRNA targets, thus its protein level is duly adjusted by cell type–specific microRNAs. Just combining these two characteristics alone makes Sox6 extremely versatile. To date, Sox6 has been reported to regulate differentiation of tissues of mesoderm, ectoderm, and endoderm origins, making Sox6 a truly multifaceted transcription factor. Developmental Dynamics 240:1311–1321, 2011. © 2011 Wiley-Liss, Inc.","container-title":"Developmental Dynamics","DOI":"10.1002/dvdy.22639","ISSN":"1097-0177","issue":"6","language":"en","license":"Copyright © 2011 Wiley-Liss, Inc.","note":"_eprint: https://anatomypubs.onlinelibrary.wiley.com/doi/pdf/10.1002/dvdy.22639","page":"1311-1321","source":"Wiley Online Library","title":"Sox6, jack of all trades: A versatile regulatory protein in vertebrate development","title-short":"Sox6, jack of all trades","volume":"240","author":[{"family":"Hagiwara","given":"Nobuko"}],"issued":{"date-parts":[["2011"]]}}},{"id":5347,"uris":["http://zotero.org/users/11313215/items/DI5V26B3"],"itemData":{"id":5347,"type":"article-journal","abstract":"FOXP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G."},{"family":"Konopka","given":"Genevieve"}],"issued":{"date-parts":[["2020"]]}}},{"id":5800,"uris":["http://zotero.org/users/11313215/items/632PT6KR"],"itemData":{"id":5800,"type":"article-journal","abstract":"In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J"}],"issued":{"date-parts":[["2017",10,1]]}}},{"id":5388,"uris":["http://zotero.org/users/11313215/items/ZZD8N5VK"],"itemData":{"id":5388,"type":"article-journal","abstract":"Background\nThe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T"},{"family":"Wu","given":"Shu-Yu"}],"issued":{"date-parts":[["2014",9,12]]}}},{"id":6624,"uris":["http://zotero.org/users/11313215/items/6AFH9TPM"],"itemData":{"id":6624,"type":"article-journal","abstract":"HOX transcription factors and their cofactors, MEINOX, are critical regulators of positional identity and cellular plasticity. While their functions are essential during embryonic development, they also play key roles in maintaining adult tissue homeostasis. Dysregulation of HOX and MEINOX has been implicated in the pathogenesis of various diseases, including fibrosis and cancer. This review explores the contributions of HOX and MEINOX to dedifferentiation and cellular reprogramming, processes that drive fibrotic disease onset and cancer progression. It also addresses their role in extracellular matrix remodeling in these conditions. Particular attention is given to their involvement in epithelial-mesenchymal transition, where altered HOX and MEINOX expression promotes phenotypic plasticity, cancer invasiveness, and fibrotic tissue remodeling. By integrating these perspectives, this review underscores the significance of HOX-MEINOX dysregulation and altered positional identity in disease progression. Targeting this dysregulation may offer innovative strategies to modulate epithelial-mesenchymal transition and extracellular matrix dynamics, presenting new therapeutic opportunities for combating fibrosis and cancer.","container-title":"World Journal of Stem Cells","DOI":"10.4252/wjsc.v17.i9.109102","ISSN":"1948-0210","issue":"9","journalAbbreviation":"World J Stem Cells","page":"109102","PMID":"41025109","PMCID":"PMC12476820","source":"PubMed Central","title":"HOX and MEINOX in cellular plasticity, fibrosis, and cancer","volume":"17","author":[{"family":"Keleş","given":"Mustafa"},{"family":"Gunel-Ozcan","given":"Aysen"}],"issued":{"date-parts":[["2025",9,26]]}}},{"id":6627,"uris":["http://zotero.org/users/11313215/items/2BS69WTB"],"itemData":{"id":6627,"type":"article-journal","abstract":"The Polycomb repressive complex 2 (PRC2) is an essential chromatin regulatory complex involved in repressing the transcription of diverse developmental genes. PRC2 consists of a core complex; possessing H3K27 methyltransferase activity and various associated factors that are important to modulate its function. During evolution, the composition of PRC2 and the functionality of PRC2 components have changed considerably. Here, we compare the PRC2 complex members of Drosophila and mammals and describe their adaptation to altered biological needs. We also highlight how the PRC2.1 subcomplex has gained multiple novel functions and discuss the implications of these changes for the function of PRC2 in chromatin regulation.","container-title":"Epigenetics &amp; Chromatin","DOI":"10.1186/s13072-022-00439-6","ISSN":"1756-8935","issue":"1","journalAbbreviation":"Epigenetics &amp; Chromatin","language":"en","page":"7","source":"Springer Link","title":"Evolutionary adaptation of the Polycomb repressive complex 2","volume":"15","author":[{"family":"Fischer","given":"Sabrina"},{"family":"Weber","given":"Lisa Marie"},{"family":"Liefke","given":"Robert"}],"issued":{"date-parts":[["2022",2,22]]}}},{"id":6631,"uris":["http://zotero.org/users/11313215/items/HIPV67BP"],"itemData":{"id":6631,"type":"article-journal","abstract":"Cytosine DNA methylation is widespread in animal genomes and occurs predominantly at CG dinucleotides (mCG). While the roles of mCG, such as in genomic imprinting and genome stability, are well established, non-CG DNA methylation (mCH) remains poorly understood. In most vertebrate tissues, roughly 80% of CGs are methylated, whereas mCH levels are generally low, typically ranging from 1% to 3%. In vertebrates, mCH is most prevalent in neural tissue, oocytes and embryonic stem cells and has been linked to neurodevelopmental disorders. Moreover, mCH appears to have a conserved role in regulating vertebrate neural genomes, and recent studies suggest that it has functions in the embryogenesis of teleost fish. Overall, mCH represents an intriguing emerging aspect of gene regulation with potential implications for cellular identity, repeat silencing and neural function. In this Review, we provide a critical overview of the patterning, mechanisms and functional implications of mCH in animals.","container-title":"Nature Genetics","DOI":"10.1038/s41588-025-02303-1","ISSN":"1546-1718","issue":"10","journalAbbreviation":"Nat Genet","language":"en","license":"2025 Springer Nature America, Inc.","page":"2395-2407","publisher":"Nature Publishing Group","source":"www.nature.com","title":"Non-CG DNA methylation in animal genomes","volume":"57","author":[{"family":"Brethouwer","given":"Thirsa"},{"family":"Mendoza","given":"Alex","non-dropping-particle":"de"},{"family":"Bogdanovic","given":"Ozren"}],"issued":{"date-parts":[["2025",10]]}}}],"schema":"https://github.com/citation-style-language/schema/raw/master/csl-citation.json"} </w:instrText>
      </w:r>
      <w:r w:rsidR="00170D0A">
        <w:rPr>
          <w:rFonts w:ascii="Arial" w:hAnsi="Arial" w:cs="Arial"/>
          <w:sz w:val="20"/>
          <w:szCs w:val="20"/>
        </w:rPr>
        <w:fldChar w:fldCharType="separate"/>
      </w:r>
      <w:r w:rsidR="00170D0A" w:rsidRPr="00170D0A">
        <w:rPr>
          <w:rFonts w:ascii="Arial" w:hAnsi="Arial" w:cs="Arial"/>
          <w:color w:val="000000"/>
          <w:kern w:val="0"/>
          <w:sz w:val="20"/>
          <w:szCs w:val="24"/>
        </w:rPr>
        <w:t>(22–29)</w:t>
      </w:r>
      <w:r w:rsidR="00170D0A">
        <w:rPr>
          <w:rFonts w:ascii="Arial" w:hAnsi="Arial" w:cs="Arial"/>
          <w:sz w:val="20"/>
          <w:szCs w:val="20"/>
        </w:rPr>
        <w:fldChar w:fldCharType="end"/>
      </w:r>
      <w:r w:rsidR="00120EF9" w:rsidRPr="00551E7E">
        <w:rPr>
          <w:rFonts w:ascii="Arial" w:hAnsi="Arial" w:cs="Arial"/>
          <w:sz w:val="20"/>
          <w:szCs w:val="20"/>
        </w:rPr>
        <w:t xml:space="preserve"> </w:t>
      </w:r>
      <w:r w:rsidRPr="00551E7E">
        <w:rPr>
          <w:rFonts w:ascii="Arial" w:hAnsi="Arial" w:cs="Arial"/>
          <w:sz w:val="20"/>
          <w:szCs w:val="20"/>
        </w:rPr>
        <w:t>(</w:t>
      </w:r>
      <w:r w:rsidRPr="00551E7E">
        <w:rPr>
          <w:rFonts w:ascii="Arial" w:hAnsi="Arial" w:cs="Arial"/>
          <w:sz w:val="20"/>
          <w:szCs w:val="20"/>
          <w:highlight w:val="yellow"/>
        </w:rPr>
        <w:t>Fig. 4</w:t>
      </w:r>
      <w:r w:rsidR="0028615F" w:rsidRPr="0028615F">
        <w:rPr>
          <w:rFonts w:ascii="Arial" w:hAnsi="Arial" w:cs="Arial"/>
          <w:sz w:val="20"/>
          <w:szCs w:val="20"/>
          <w:highlight w:val="yellow"/>
        </w:rPr>
        <w:t>E</w:t>
      </w:r>
      <w:r w:rsidRPr="00551E7E">
        <w:rPr>
          <w:rFonts w:ascii="Arial" w:hAnsi="Arial" w:cs="Arial"/>
          <w:sz w:val="20"/>
          <w:szCs w:val="20"/>
        </w:rPr>
        <w:t>). Additionally, our DAR analysis in 1_RGC detected differences in several transcription factors and cell adhesion proteins (</w:t>
      </w:r>
      <w:r w:rsidRPr="00551E7E">
        <w:rPr>
          <w:rFonts w:ascii="Arial" w:hAnsi="Arial" w:cs="Arial"/>
          <w:sz w:val="20"/>
          <w:szCs w:val="20"/>
          <w:highlight w:val="yellow"/>
        </w:rPr>
        <w:t>Fig. S</w:t>
      </w:r>
      <w:r w:rsidR="00376C7F" w:rsidRPr="00551E7E">
        <w:rPr>
          <w:rFonts w:ascii="Arial" w:hAnsi="Arial" w:cs="Arial"/>
          <w:sz w:val="20"/>
          <w:szCs w:val="20"/>
          <w:highlight w:val="yellow"/>
        </w:rPr>
        <w:t>7</w:t>
      </w:r>
      <w:r w:rsidRPr="00551E7E">
        <w:rPr>
          <w:rFonts w:ascii="Arial" w:hAnsi="Arial" w:cs="Arial"/>
          <w:sz w:val="20"/>
          <w:szCs w:val="20"/>
        </w:rPr>
        <w:t>). Given these observation</w:t>
      </w:r>
      <w:r w:rsidRPr="00D62361">
        <w:rPr>
          <w:rFonts w:ascii="Arial" w:hAnsi="Arial" w:cs="Arial"/>
          <w:sz w:val="20"/>
          <w:szCs w:val="20"/>
        </w:rPr>
        <w:t xml:space="preserve">s </w:t>
      </w:r>
      <w:r w:rsidRPr="00AE16ED">
        <w:rPr>
          <w:rFonts w:ascii="Arial" w:hAnsi="Arial" w:cs="Arial"/>
          <w:sz w:val="20"/>
          <w:szCs w:val="20"/>
        </w:rPr>
        <w:t>along with</w:t>
      </w:r>
      <w:r w:rsidRPr="00551E7E">
        <w:rPr>
          <w:rFonts w:ascii="Arial" w:hAnsi="Arial" w:cs="Arial"/>
          <w:sz w:val="20"/>
          <w:szCs w:val="20"/>
        </w:rPr>
        <w:t xml:space="preserve"> changes in neuronal cell populations, we next examined how </w:t>
      </w:r>
      <w:r w:rsidR="00F84539" w:rsidRPr="00551E7E">
        <w:rPr>
          <w:rFonts w:ascii="Arial" w:hAnsi="Arial" w:cs="Arial"/>
          <w:sz w:val="20"/>
          <w:szCs w:val="20"/>
        </w:rPr>
        <w:t xml:space="preserve">the neurogenic state of 1_RGC </w:t>
      </w:r>
      <w:r w:rsidRPr="00551E7E">
        <w:rPr>
          <w:rFonts w:ascii="Arial" w:hAnsi="Arial" w:cs="Arial"/>
          <w:sz w:val="20"/>
          <w:szCs w:val="20"/>
        </w:rPr>
        <w:t>changed over the course of sex change. Because RGCs are a heterogenous cell type, we subclustered 1_RGC into 4 subclusters (</w:t>
      </w:r>
      <w:r w:rsidRPr="00551E7E">
        <w:rPr>
          <w:rFonts w:ascii="Arial" w:hAnsi="Arial" w:cs="Arial"/>
          <w:sz w:val="20"/>
          <w:szCs w:val="20"/>
          <w:highlight w:val="yellow"/>
        </w:rPr>
        <w:t>Fig. 4</w:t>
      </w:r>
      <w:r w:rsidR="0028615F" w:rsidRPr="0028615F">
        <w:rPr>
          <w:rFonts w:ascii="Arial" w:hAnsi="Arial" w:cs="Arial"/>
          <w:sz w:val="20"/>
          <w:szCs w:val="20"/>
          <w:highlight w:val="yellow"/>
        </w:rPr>
        <w:t>F</w:t>
      </w:r>
      <w:r w:rsidRPr="00551E7E">
        <w:rPr>
          <w:rFonts w:ascii="Arial" w:hAnsi="Arial" w:cs="Arial"/>
          <w:sz w:val="20"/>
          <w:szCs w:val="20"/>
        </w:rPr>
        <w:t>). Analysis of marker genes paired with CytoTRACE, a tool that infers cellular immaturity</w:t>
      </w:r>
      <w:r w:rsidR="00D770B1" w:rsidRPr="00551E7E">
        <w:rPr>
          <w:rFonts w:ascii="Arial" w:hAnsi="Arial" w:cs="Arial"/>
          <w:sz w:val="20"/>
          <w:szCs w:val="20"/>
        </w:rPr>
        <w:t xml:space="preserve">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{"citationID":"OTJvsLJ2","properties":{"unsorted":false,"formattedCitation":"(30)","plainCitation":"(30)","noteIndex":0},"citationItems":[{"id":5714,"uris":["http://zotero.org/users/11313215/items/MEV7TCRJ"],"itemData":{"id":5714,"type":"article-journal","abstract":"Single-cell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551E7E">
        <w:rPr>
          <w:rFonts w:ascii="Arial" w:hAnsi="Arial" w:cs="Arial"/>
          <w:sz w:val="20"/>
          <w:szCs w:val="20"/>
        </w:rPr>
        <w:fldChar w:fldCharType="separate"/>
      </w:r>
      <w:r w:rsidR="00170D0A">
        <w:rPr>
          <w:rFonts w:ascii="Arial" w:hAnsi="Arial" w:cs="Arial"/>
          <w:sz w:val="20"/>
          <w:szCs w:val="20"/>
        </w:rPr>
        <w:t>(30)</w:t>
      </w:r>
      <w:r w:rsidRPr="00551E7E">
        <w:rPr>
          <w:rFonts w:ascii="Arial" w:hAnsi="Arial" w:cs="Arial"/>
          <w:sz w:val="20"/>
          <w:szCs w:val="20"/>
        </w:rPr>
        <w:fldChar w:fldCharType="end"/>
      </w:r>
      <w:r w:rsidRPr="00551E7E">
        <w:rPr>
          <w:rFonts w:ascii="Arial" w:hAnsi="Arial" w:cs="Arial"/>
          <w:sz w:val="20"/>
          <w:szCs w:val="20"/>
        </w:rPr>
        <w:t xml:space="preserve"> revealed a neural stem cell (NSC) population (1_NSC), a neural progenitor (NP) population (1_NP), as well as </w:t>
      </w:r>
      <w:r w:rsidRPr="00551E7E">
        <w:rPr>
          <w:rFonts w:ascii="Arial" w:hAnsi="Arial" w:cs="Arial"/>
          <w:i/>
          <w:iCs/>
          <w:sz w:val="20"/>
          <w:szCs w:val="20"/>
        </w:rPr>
        <w:t>shha</w:t>
      </w:r>
      <w:r w:rsidRPr="00551E7E">
        <w:rPr>
          <w:rFonts w:ascii="Arial" w:hAnsi="Arial" w:cs="Arial"/>
          <w:sz w:val="20"/>
          <w:szCs w:val="20"/>
        </w:rPr>
        <w:t xml:space="preserve"> and </w:t>
      </w:r>
      <w:r w:rsidRPr="00551E7E">
        <w:rPr>
          <w:rFonts w:ascii="Arial" w:hAnsi="Arial" w:cs="Arial"/>
          <w:i/>
          <w:iCs/>
          <w:sz w:val="20"/>
          <w:szCs w:val="20"/>
        </w:rPr>
        <w:t>gfap</w:t>
      </w:r>
      <w:r w:rsidRPr="00551E7E">
        <w:rPr>
          <w:rFonts w:ascii="Arial" w:hAnsi="Arial" w:cs="Arial"/>
          <w:sz w:val="20"/>
          <w:szCs w:val="20"/>
        </w:rPr>
        <w:t xml:space="preserve"> expressing populations (1_shha and 1_gfap respectively) (</w:t>
      </w:r>
      <w:r w:rsidRPr="00551E7E">
        <w:rPr>
          <w:rFonts w:ascii="Arial" w:hAnsi="Arial" w:cs="Arial"/>
          <w:sz w:val="20"/>
          <w:szCs w:val="20"/>
          <w:highlight w:val="yellow"/>
        </w:rPr>
        <w:t>Figs</w:t>
      </w:r>
      <w:r w:rsidR="0028615F">
        <w:rPr>
          <w:rFonts w:ascii="Arial" w:hAnsi="Arial" w:cs="Arial"/>
          <w:sz w:val="20"/>
          <w:szCs w:val="20"/>
          <w:highlight w:val="yellow"/>
        </w:rPr>
        <w:t xml:space="preserve">. S7B, C, </w:t>
      </w:r>
      <w:r w:rsidRPr="00551E7E">
        <w:rPr>
          <w:rFonts w:ascii="Arial" w:hAnsi="Arial" w:cs="Arial"/>
          <w:sz w:val="20"/>
          <w:szCs w:val="20"/>
          <w:highlight w:val="yellow"/>
        </w:rPr>
        <w:t>S</w:t>
      </w:r>
      <w:r w:rsidR="00376C7F" w:rsidRPr="00551E7E">
        <w:rPr>
          <w:rFonts w:ascii="Arial" w:hAnsi="Arial" w:cs="Arial"/>
          <w:sz w:val="20"/>
          <w:szCs w:val="20"/>
          <w:highlight w:val="yellow"/>
        </w:rPr>
        <w:t>8</w:t>
      </w:r>
      <w:r w:rsidRPr="00551E7E">
        <w:rPr>
          <w:rFonts w:ascii="Arial" w:hAnsi="Arial" w:cs="Arial"/>
          <w:sz w:val="20"/>
          <w:szCs w:val="20"/>
          <w:highlight w:val="yellow"/>
        </w:rPr>
        <w:t>A-D</w:t>
      </w:r>
      <w:r w:rsidRPr="00551E7E">
        <w:rPr>
          <w:rFonts w:ascii="Arial" w:hAnsi="Arial" w:cs="Arial"/>
          <w:sz w:val="20"/>
          <w:szCs w:val="20"/>
        </w:rPr>
        <w:t>).</w:t>
      </w:r>
    </w:p>
    <w:p w14:paraId="18360575" w14:textId="68D95107" w:rsidR="00F84539" w:rsidRPr="00551E7E" w:rsidRDefault="00F00CD3" w:rsidP="00F00CD3">
      <w:pPr>
        <w:rPr>
          <w:rFonts w:ascii="Arial" w:hAnsi="Arial" w:cs="Arial"/>
          <w:sz w:val="20"/>
          <w:szCs w:val="20"/>
        </w:rPr>
      </w:pPr>
      <w:r w:rsidRPr="00551E7E">
        <w:rPr>
          <w:rFonts w:ascii="Arial" w:hAnsi="Arial" w:cs="Arial"/>
          <w:sz w:val="20"/>
          <w:szCs w:val="20"/>
        </w:rPr>
        <w:tab/>
      </w:r>
      <w:r w:rsidR="00D770B1" w:rsidRPr="00551E7E">
        <w:rPr>
          <w:rFonts w:ascii="Arial" w:hAnsi="Arial" w:cs="Arial"/>
          <w:sz w:val="20"/>
          <w:szCs w:val="20"/>
        </w:rPr>
        <w:t>We found</w:t>
      </w:r>
      <w:r w:rsidRPr="00551E7E">
        <w:rPr>
          <w:rFonts w:ascii="Arial" w:hAnsi="Arial" w:cs="Arial"/>
          <w:sz w:val="20"/>
          <w:szCs w:val="20"/>
        </w:rPr>
        <w:t xml:space="preserve"> significant </w:t>
      </w:r>
      <w:r w:rsidR="00D770B1" w:rsidRPr="00551E7E">
        <w:rPr>
          <w:rFonts w:ascii="Arial" w:hAnsi="Arial" w:cs="Arial"/>
          <w:sz w:val="20"/>
          <w:szCs w:val="20"/>
        </w:rPr>
        <w:t>differences</w:t>
      </w:r>
      <w:r w:rsidRPr="00551E7E">
        <w:rPr>
          <w:rFonts w:ascii="Arial" w:hAnsi="Arial" w:cs="Arial"/>
          <w:sz w:val="20"/>
          <w:szCs w:val="20"/>
        </w:rPr>
        <w:t xml:space="preserve"> in the populations of 1_NSC and 1_NP by phase. In intermediates, the </w:t>
      </w:r>
      <w:r w:rsidR="00D770B1" w:rsidRPr="00551E7E">
        <w:rPr>
          <w:rFonts w:ascii="Arial" w:hAnsi="Arial" w:cs="Arial"/>
          <w:sz w:val="20"/>
          <w:szCs w:val="20"/>
        </w:rPr>
        <w:t>abundance</w:t>
      </w:r>
      <w:r w:rsidRPr="00551E7E">
        <w:rPr>
          <w:rFonts w:ascii="Arial" w:hAnsi="Arial" w:cs="Arial"/>
          <w:sz w:val="20"/>
          <w:szCs w:val="20"/>
        </w:rPr>
        <w:t xml:space="preserve"> of 1_NSC was significantly </w:t>
      </w:r>
      <w:r w:rsidR="00F84539" w:rsidRPr="00551E7E">
        <w:rPr>
          <w:rFonts w:ascii="Arial" w:hAnsi="Arial" w:cs="Arial"/>
          <w:sz w:val="20"/>
          <w:szCs w:val="20"/>
        </w:rPr>
        <w:t>lower than in</w:t>
      </w:r>
      <w:r w:rsidRPr="00551E7E">
        <w:rPr>
          <w:rFonts w:ascii="Arial" w:hAnsi="Arial" w:cs="Arial"/>
          <w:sz w:val="20"/>
          <w:szCs w:val="20"/>
        </w:rPr>
        <w:t xml:space="preserve"> males </w:t>
      </w:r>
      <w:r w:rsidR="00F84539" w:rsidRPr="00551E7E">
        <w:rPr>
          <w:rFonts w:ascii="Arial" w:hAnsi="Arial" w:cs="Arial"/>
          <w:sz w:val="20"/>
          <w:szCs w:val="20"/>
        </w:rPr>
        <w:t xml:space="preserve">or </w:t>
      </w:r>
      <w:r w:rsidRPr="00551E7E">
        <w:rPr>
          <w:rFonts w:ascii="Arial" w:hAnsi="Arial" w:cs="Arial"/>
          <w:sz w:val="20"/>
          <w:szCs w:val="20"/>
        </w:rPr>
        <w:t>females (</w:t>
      </w:r>
      <w:r w:rsidRPr="00551E7E">
        <w:rPr>
          <w:rFonts w:ascii="Arial" w:hAnsi="Arial" w:cs="Arial"/>
          <w:sz w:val="20"/>
          <w:szCs w:val="20"/>
          <w:highlight w:val="yellow"/>
        </w:rPr>
        <w:t>Fig. 4</w:t>
      </w:r>
      <w:r w:rsidR="0028615F">
        <w:rPr>
          <w:rFonts w:ascii="Arial" w:hAnsi="Arial" w:cs="Arial"/>
          <w:sz w:val="20"/>
          <w:szCs w:val="20"/>
        </w:rPr>
        <w:t>G</w:t>
      </w:r>
      <w:r w:rsidRPr="00551E7E">
        <w:rPr>
          <w:rFonts w:ascii="Arial" w:hAnsi="Arial" w:cs="Arial"/>
          <w:sz w:val="20"/>
          <w:szCs w:val="20"/>
        </w:rPr>
        <w:t>). Conversely, intermediates had the largest population of 1_NP, while females had the smallest (</w:t>
      </w:r>
      <w:r w:rsidRPr="00551E7E">
        <w:rPr>
          <w:rFonts w:ascii="Arial" w:hAnsi="Arial" w:cs="Arial"/>
          <w:sz w:val="20"/>
          <w:szCs w:val="20"/>
          <w:highlight w:val="yellow"/>
        </w:rPr>
        <w:t>Fig. 4</w:t>
      </w:r>
      <w:r w:rsidR="0028615F">
        <w:rPr>
          <w:rFonts w:ascii="Arial" w:hAnsi="Arial" w:cs="Arial"/>
          <w:sz w:val="20"/>
          <w:szCs w:val="20"/>
        </w:rPr>
        <w:t>H</w:t>
      </w:r>
      <w:r w:rsidRPr="00551E7E">
        <w:rPr>
          <w:rFonts w:ascii="Arial" w:hAnsi="Arial" w:cs="Arial"/>
          <w:sz w:val="20"/>
          <w:szCs w:val="20"/>
        </w:rPr>
        <w:t xml:space="preserve">). </w:t>
      </w:r>
      <w:r w:rsidR="00F84539" w:rsidRPr="00551E7E">
        <w:rPr>
          <w:rFonts w:ascii="Arial" w:hAnsi="Arial" w:cs="Arial"/>
          <w:sz w:val="20"/>
          <w:szCs w:val="20"/>
        </w:rPr>
        <w:t xml:space="preserve">This reciprocal shift in the composition of the </w:t>
      </w:r>
      <w:r w:rsidR="00D770B1" w:rsidRPr="00551E7E">
        <w:rPr>
          <w:rFonts w:ascii="Arial" w:hAnsi="Arial" w:cs="Arial"/>
          <w:sz w:val="20"/>
          <w:szCs w:val="20"/>
        </w:rPr>
        <w:t>RGC</w:t>
      </w:r>
      <w:r w:rsidR="00F84539" w:rsidRPr="00551E7E">
        <w:rPr>
          <w:rFonts w:ascii="Arial" w:hAnsi="Arial" w:cs="Arial"/>
          <w:sz w:val="20"/>
          <w:szCs w:val="20"/>
        </w:rPr>
        <w:t xml:space="preserve"> population is consistent with increased progression from the </w:t>
      </w:r>
      <w:r w:rsidR="00120EF9" w:rsidRPr="00551E7E">
        <w:rPr>
          <w:rFonts w:ascii="Arial" w:hAnsi="Arial" w:cs="Arial"/>
          <w:sz w:val="20"/>
          <w:szCs w:val="20"/>
        </w:rPr>
        <w:t>NSC state</w:t>
      </w:r>
      <w:r w:rsidR="00F84539" w:rsidRPr="00551E7E">
        <w:rPr>
          <w:rFonts w:ascii="Arial" w:hAnsi="Arial" w:cs="Arial"/>
          <w:sz w:val="20"/>
          <w:szCs w:val="20"/>
        </w:rPr>
        <w:t xml:space="preserve"> to the </w:t>
      </w:r>
      <w:r w:rsidR="00120EF9" w:rsidRPr="00551E7E">
        <w:rPr>
          <w:rFonts w:ascii="Arial" w:hAnsi="Arial" w:cs="Arial"/>
          <w:sz w:val="20"/>
          <w:szCs w:val="20"/>
        </w:rPr>
        <w:t>NP</w:t>
      </w:r>
      <w:r w:rsidR="00F84539" w:rsidRPr="00551E7E">
        <w:rPr>
          <w:rFonts w:ascii="Arial" w:hAnsi="Arial" w:cs="Arial"/>
          <w:sz w:val="20"/>
          <w:szCs w:val="20"/>
        </w:rPr>
        <w:t xml:space="preserve"> state during the intermediate phase.</w:t>
      </w:r>
    </w:p>
    <w:p w14:paraId="673F2C2D" w14:textId="75FDDB5C" w:rsidR="00F00CD3" w:rsidRPr="00551E7E" w:rsidRDefault="00F00CD3" w:rsidP="00D770B1">
      <w:pPr>
        <w:ind w:firstLine="720"/>
        <w:rPr>
          <w:rFonts w:ascii="Arial" w:hAnsi="Arial" w:cs="Arial"/>
          <w:sz w:val="20"/>
          <w:szCs w:val="20"/>
        </w:rPr>
      </w:pPr>
      <w:r w:rsidRPr="00551E7E">
        <w:rPr>
          <w:rFonts w:ascii="Arial" w:hAnsi="Arial" w:cs="Arial"/>
          <w:sz w:val="20"/>
          <w:szCs w:val="20"/>
        </w:rPr>
        <w:t>To assess the neurogenic state of 1_NP in each phase, we</w:t>
      </w:r>
      <w:r w:rsidR="00120EF9" w:rsidRPr="00551E7E">
        <w:rPr>
          <w:rFonts w:ascii="Arial" w:hAnsi="Arial" w:cs="Arial"/>
          <w:sz w:val="20"/>
          <w:szCs w:val="20"/>
        </w:rPr>
        <w:t xml:space="preserve"> next</w:t>
      </w:r>
      <w:r w:rsidRPr="00551E7E">
        <w:rPr>
          <w:rFonts w:ascii="Arial" w:hAnsi="Arial" w:cs="Arial"/>
          <w:sz w:val="20"/>
          <w:szCs w:val="20"/>
        </w:rPr>
        <w:t xml:space="preserve"> created a “neuron differentiation” gene expression module </w:t>
      </w:r>
      <w:r w:rsidR="00F84539" w:rsidRPr="00551E7E">
        <w:rPr>
          <w:rFonts w:ascii="Arial" w:hAnsi="Arial" w:cs="Arial"/>
          <w:sz w:val="20"/>
          <w:szCs w:val="20"/>
        </w:rPr>
        <w:t xml:space="preserve">composed </w:t>
      </w:r>
      <w:r w:rsidRPr="00551E7E">
        <w:rPr>
          <w:rFonts w:ascii="Arial" w:hAnsi="Arial" w:cs="Arial"/>
          <w:sz w:val="20"/>
          <w:szCs w:val="20"/>
        </w:rPr>
        <w:t xml:space="preserve">of genes annotated with that GO term (GO: 0030182, </w:t>
      </w:r>
      <w:r w:rsidR="00F84539" w:rsidRPr="00551E7E">
        <w:rPr>
          <w:rFonts w:ascii="Arial" w:hAnsi="Arial" w:cs="Arial"/>
          <w:sz w:val="20"/>
          <w:szCs w:val="20"/>
          <w:highlight w:val="yellow"/>
        </w:rPr>
        <w:t>M</w:t>
      </w:r>
      <w:r w:rsidRPr="00551E7E">
        <w:rPr>
          <w:rFonts w:ascii="Arial" w:hAnsi="Arial" w:cs="Arial"/>
          <w:sz w:val="20"/>
          <w:szCs w:val="20"/>
          <w:highlight w:val="yellow"/>
        </w:rPr>
        <w:t>ethods</w:t>
      </w:r>
      <w:r w:rsidRPr="00551E7E">
        <w:rPr>
          <w:rFonts w:ascii="Arial" w:hAnsi="Arial" w:cs="Arial"/>
          <w:sz w:val="20"/>
          <w:szCs w:val="20"/>
        </w:rPr>
        <w:t>). Males and intermediates expressed this module at similar levels, while females expressed this module significantly less (</w:t>
      </w:r>
      <w:r w:rsidRPr="00551E7E">
        <w:rPr>
          <w:rFonts w:ascii="Arial" w:hAnsi="Arial" w:cs="Arial"/>
          <w:sz w:val="20"/>
          <w:szCs w:val="20"/>
          <w:highlight w:val="yellow"/>
        </w:rPr>
        <w:t>Fig. 4</w:t>
      </w:r>
      <w:r w:rsidR="0028615F">
        <w:rPr>
          <w:rFonts w:ascii="Arial" w:hAnsi="Arial" w:cs="Arial"/>
          <w:sz w:val="20"/>
          <w:szCs w:val="20"/>
        </w:rPr>
        <w:t>I</w:t>
      </w:r>
      <w:r w:rsidRPr="00551E7E">
        <w:rPr>
          <w:rFonts w:ascii="Arial" w:hAnsi="Arial" w:cs="Arial"/>
          <w:sz w:val="20"/>
          <w:szCs w:val="20"/>
        </w:rPr>
        <w:t>). This arrangement supports a model where the NSC population is depleted in intermediates at a higher rate than it is replenished and these NSCs become NPs. In intermediates, this expanded NP population undergoes neurogenesis at a similar rate as it did in males leading to an overall increase in neurogenesis. During the intermediate-to-female transition, the rate of neurogenesis decreases as does the population of 1_NP</w:t>
      </w:r>
      <w:r w:rsidR="00120EF9" w:rsidRPr="00551E7E">
        <w:rPr>
          <w:rFonts w:ascii="Arial" w:hAnsi="Arial" w:cs="Arial"/>
          <w:sz w:val="20"/>
          <w:szCs w:val="20"/>
        </w:rPr>
        <w:t xml:space="preserve"> leading to reduced neurogenesis</w:t>
      </w:r>
      <w:r w:rsidRPr="00551E7E">
        <w:rPr>
          <w:rFonts w:ascii="Arial" w:hAnsi="Arial" w:cs="Arial"/>
          <w:sz w:val="20"/>
          <w:szCs w:val="20"/>
        </w:rPr>
        <w:t xml:space="preserve">.  </w:t>
      </w:r>
      <w:r w:rsidR="008C3E81" w:rsidRPr="00551E7E">
        <w:rPr>
          <w:rFonts w:ascii="Arial" w:hAnsi="Arial" w:cs="Arial"/>
          <w:sz w:val="20"/>
          <w:szCs w:val="20"/>
        </w:rPr>
        <w:t>T</w:t>
      </w:r>
      <w:r w:rsidR="00F84539" w:rsidRPr="00551E7E">
        <w:rPr>
          <w:rFonts w:ascii="Arial" w:hAnsi="Arial" w:cs="Arial"/>
          <w:sz w:val="20"/>
          <w:szCs w:val="20"/>
        </w:rPr>
        <w:t>hese findings are consistent with increased recruitment of neural stem cells into the neurogenic lineage during the intermediate phase, followed by reduced neurogenic activity in females.</w:t>
      </w:r>
    </w:p>
    <w:p w14:paraId="242640B8" w14:textId="7D8EA3C5" w:rsidR="00267A9B" w:rsidRPr="00551E7E" w:rsidRDefault="00267A9B" w:rsidP="00F00CD3">
      <w:pPr>
        <w:rPr>
          <w:rFonts w:ascii="Arial" w:hAnsi="Arial" w:cs="Arial"/>
          <w:sz w:val="20"/>
          <w:szCs w:val="20"/>
        </w:rPr>
      </w:pPr>
    </w:p>
    <w:p w14:paraId="55AB43D3" w14:textId="77777777" w:rsidR="00267A9B" w:rsidRPr="00551E7E" w:rsidRDefault="00267A9B" w:rsidP="00267A9B">
      <w:pPr>
        <w:rPr>
          <w:rFonts w:ascii="Arial" w:hAnsi="Arial" w:cs="Arial"/>
          <w:b/>
          <w:bCs/>
          <w:sz w:val="20"/>
          <w:szCs w:val="20"/>
        </w:rPr>
      </w:pPr>
      <w:r w:rsidRPr="00551E7E">
        <w:rPr>
          <w:rFonts w:ascii="Arial" w:hAnsi="Arial" w:cs="Arial"/>
          <w:b/>
          <w:bCs/>
          <w:sz w:val="20"/>
          <w:szCs w:val="20"/>
        </w:rPr>
        <w:t>Evidence for Neurogenesis and Neuronal Maturation in 6_POA_Mixed</w:t>
      </w:r>
    </w:p>
    <w:p w14:paraId="5DF68DFB" w14:textId="436D2366" w:rsidR="008C3E81" w:rsidRPr="00551E7E" w:rsidRDefault="00F00CD3" w:rsidP="003E4206">
      <w:pPr>
        <w:ind w:firstLine="720"/>
        <w:rPr>
          <w:rFonts w:ascii="Arial" w:hAnsi="Arial" w:cs="Arial"/>
          <w:sz w:val="20"/>
          <w:szCs w:val="20"/>
        </w:rPr>
      </w:pPr>
      <w:r w:rsidRPr="00551E7E">
        <w:rPr>
          <w:rFonts w:ascii="Arial" w:hAnsi="Arial" w:cs="Arial"/>
          <w:sz w:val="20"/>
          <w:szCs w:val="20"/>
        </w:rPr>
        <w:t>Given the changes in cell population (</w:t>
      </w:r>
      <w:r w:rsidRPr="00551E7E">
        <w:rPr>
          <w:rFonts w:ascii="Arial" w:hAnsi="Arial" w:cs="Arial"/>
          <w:sz w:val="20"/>
          <w:szCs w:val="20"/>
          <w:highlight w:val="yellow"/>
        </w:rPr>
        <w:t>Fig.3B</w:t>
      </w:r>
      <w:r w:rsidRPr="00551E7E">
        <w:rPr>
          <w:rFonts w:ascii="Arial" w:hAnsi="Arial" w:cs="Arial"/>
          <w:sz w:val="20"/>
          <w:szCs w:val="20"/>
        </w:rPr>
        <w:t>), late sex change prediction (</w:t>
      </w:r>
      <w:r w:rsidRPr="00551E7E">
        <w:rPr>
          <w:rFonts w:ascii="Arial" w:hAnsi="Arial" w:cs="Arial"/>
          <w:sz w:val="20"/>
          <w:szCs w:val="20"/>
          <w:highlight w:val="yellow"/>
        </w:rPr>
        <w:t>Fig.3E</w:t>
      </w:r>
      <w:r w:rsidRPr="00551E7E">
        <w:rPr>
          <w:rFonts w:ascii="Arial" w:hAnsi="Arial" w:cs="Arial"/>
          <w:sz w:val="20"/>
          <w:szCs w:val="20"/>
        </w:rPr>
        <w:t>), and large number of DEGs (</w:t>
      </w:r>
      <w:r w:rsidRPr="00551E7E">
        <w:rPr>
          <w:rFonts w:ascii="Arial" w:hAnsi="Arial" w:cs="Arial"/>
          <w:sz w:val="20"/>
          <w:szCs w:val="20"/>
          <w:highlight w:val="yellow"/>
        </w:rPr>
        <w:t>Fig. 3C</w:t>
      </w:r>
      <w:r w:rsidRPr="00551E7E">
        <w:rPr>
          <w:rFonts w:ascii="Arial" w:hAnsi="Arial" w:cs="Arial"/>
          <w:sz w:val="20"/>
          <w:szCs w:val="20"/>
        </w:rPr>
        <w:t>), we next focused our analysis on 6_POA_Mixed (</w:t>
      </w:r>
      <w:r w:rsidRPr="00551E7E">
        <w:rPr>
          <w:rFonts w:ascii="Arial" w:hAnsi="Arial" w:cs="Arial"/>
          <w:sz w:val="20"/>
          <w:szCs w:val="20"/>
          <w:highlight w:val="yellow"/>
        </w:rPr>
        <w:t>Fig. 5A</w:t>
      </w:r>
      <w:r w:rsidRPr="00551E7E">
        <w:rPr>
          <w:rFonts w:ascii="Arial" w:hAnsi="Arial" w:cs="Arial"/>
          <w:sz w:val="20"/>
          <w:szCs w:val="20"/>
        </w:rPr>
        <w:t>).</w:t>
      </w:r>
      <w:r w:rsidR="008C3E81" w:rsidRPr="00551E7E">
        <w:rPr>
          <w:rFonts w:ascii="Arial" w:hAnsi="Arial" w:cs="Arial"/>
          <w:sz w:val="20"/>
          <w:szCs w:val="20"/>
        </w:rPr>
        <w:t xml:space="preserve"> Previous studies have demonstrated that neurogenesis occurs in the anterior </w:t>
      </w:r>
      <w:r w:rsidR="00D770B1" w:rsidRPr="00551E7E">
        <w:rPr>
          <w:rFonts w:ascii="Arial" w:hAnsi="Arial" w:cs="Arial"/>
          <w:sz w:val="20"/>
          <w:szCs w:val="20"/>
        </w:rPr>
        <w:t>POA</w:t>
      </w:r>
      <w:r w:rsidR="008C3E81" w:rsidRPr="00551E7E">
        <w:rPr>
          <w:rFonts w:ascii="Arial" w:hAnsi="Arial" w:cs="Arial"/>
          <w:sz w:val="20"/>
          <w:szCs w:val="20"/>
        </w:rPr>
        <w:t xml:space="preserve"> during sex change </w:t>
      </w:r>
      <w:r w:rsidR="008C3E81"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{"citationID":"JSAeGNA5","properties":{"unsorted":false,"formattedCitation":"(6)","plainCitation":"(6)","noteIndex":0},"citationItems":[{"id":16,"uris":["http://zotero.org/users/11313215/items/VGA9PBJ3"],"itemData":{"id":16,"type":"article-journal","abstract":"Sex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8C3E81" w:rsidRPr="00551E7E">
        <w:rPr>
          <w:rFonts w:ascii="Arial" w:hAnsi="Arial" w:cs="Arial"/>
          <w:sz w:val="20"/>
          <w:szCs w:val="20"/>
        </w:rPr>
        <w:fldChar w:fldCharType="separate"/>
      </w:r>
      <w:r w:rsidR="0072390C" w:rsidRPr="00551E7E">
        <w:rPr>
          <w:rFonts w:ascii="Arial" w:hAnsi="Arial" w:cs="Arial"/>
          <w:sz w:val="20"/>
          <w:szCs w:val="20"/>
        </w:rPr>
        <w:t>(6)</w:t>
      </w:r>
      <w:r w:rsidR="008C3E81" w:rsidRPr="00551E7E">
        <w:rPr>
          <w:rFonts w:ascii="Arial" w:hAnsi="Arial" w:cs="Arial"/>
          <w:sz w:val="20"/>
          <w:szCs w:val="20"/>
        </w:rPr>
        <w:fldChar w:fldCharType="end"/>
      </w:r>
      <w:r w:rsidR="008C3E81" w:rsidRPr="00551E7E">
        <w:rPr>
          <w:rFonts w:ascii="Arial" w:hAnsi="Arial" w:cs="Arial"/>
          <w:sz w:val="20"/>
          <w:szCs w:val="20"/>
        </w:rPr>
        <w:t xml:space="preserve">, but the identity and maturation of the newly generated cells have remained unknown. We therefore asked whether the transcriptional changes observed in 6_POA_Mixed were consistent with the addition and maturation of newly generated neurons. </w:t>
      </w:r>
    </w:p>
    <w:p w14:paraId="007873E6" w14:textId="7DCA70AB" w:rsidR="008C3E81" w:rsidRPr="00551E7E" w:rsidRDefault="00F00CD3" w:rsidP="00D770B1">
      <w:pPr>
        <w:ind w:firstLine="720"/>
        <w:rPr>
          <w:rFonts w:ascii="Arial" w:hAnsi="Arial" w:cs="Arial"/>
          <w:sz w:val="20"/>
          <w:szCs w:val="20"/>
        </w:rPr>
      </w:pPr>
      <w:r w:rsidRPr="00551E7E">
        <w:rPr>
          <w:rFonts w:ascii="Arial" w:hAnsi="Arial" w:cs="Arial"/>
          <w:sz w:val="20"/>
          <w:szCs w:val="20"/>
        </w:rPr>
        <w:t xml:space="preserve"> GO analysis of the DEGs in 6_POA_Mixed </w:t>
      </w:r>
      <w:r w:rsidR="008C3E81" w:rsidRPr="00551E7E">
        <w:rPr>
          <w:rFonts w:ascii="Arial" w:hAnsi="Arial" w:cs="Arial"/>
          <w:sz w:val="20"/>
          <w:szCs w:val="20"/>
        </w:rPr>
        <w:t>identified genes</w:t>
      </w:r>
      <w:r w:rsidRPr="00551E7E">
        <w:rPr>
          <w:rFonts w:ascii="Arial" w:hAnsi="Arial" w:cs="Arial"/>
          <w:sz w:val="20"/>
          <w:szCs w:val="20"/>
        </w:rPr>
        <w:t xml:space="preserve"> related to the perineuronal net change during sex change (</w:t>
      </w:r>
      <w:r w:rsidRPr="00551E7E">
        <w:rPr>
          <w:rFonts w:ascii="Arial" w:hAnsi="Arial" w:cs="Arial"/>
          <w:sz w:val="20"/>
          <w:szCs w:val="20"/>
          <w:highlight w:val="yellow"/>
        </w:rPr>
        <w:t>Fig. S</w:t>
      </w:r>
      <w:r w:rsidR="00376C7F" w:rsidRPr="00551E7E">
        <w:rPr>
          <w:rFonts w:ascii="Arial" w:hAnsi="Arial" w:cs="Arial"/>
          <w:sz w:val="20"/>
          <w:szCs w:val="20"/>
        </w:rPr>
        <w:t>9</w:t>
      </w:r>
      <w:r w:rsidRPr="00551E7E">
        <w:rPr>
          <w:rFonts w:ascii="Arial" w:hAnsi="Arial" w:cs="Arial"/>
          <w:sz w:val="20"/>
          <w:szCs w:val="20"/>
        </w:rPr>
        <w:t>). Further</w:t>
      </w:r>
      <w:r w:rsidR="00D770B1" w:rsidRPr="00551E7E">
        <w:rPr>
          <w:rFonts w:ascii="Arial" w:hAnsi="Arial" w:cs="Arial"/>
          <w:sz w:val="20"/>
          <w:szCs w:val="20"/>
        </w:rPr>
        <w:t>,</w:t>
      </w:r>
      <w:r w:rsidRPr="00551E7E">
        <w:rPr>
          <w:rFonts w:ascii="Arial" w:hAnsi="Arial" w:cs="Arial"/>
          <w:sz w:val="20"/>
          <w:szCs w:val="20"/>
        </w:rPr>
        <w:t xml:space="preserve"> several genes associated with the extracellular matrix (ECM) and cell adhesion were found to be DARs or DEGs (</w:t>
      </w:r>
      <w:r w:rsidRPr="00551E7E">
        <w:rPr>
          <w:rFonts w:ascii="Arial" w:hAnsi="Arial" w:cs="Arial"/>
          <w:sz w:val="20"/>
          <w:szCs w:val="20"/>
          <w:highlight w:val="yellow"/>
        </w:rPr>
        <w:t>Fig.5B, C</w:t>
      </w:r>
      <w:r w:rsidRPr="00551E7E">
        <w:rPr>
          <w:rFonts w:ascii="Arial" w:hAnsi="Arial" w:cs="Arial"/>
          <w:sz w:val="20"/>
          <w:szCs w:val="20"/>
        </w:rPr>
        <w:t>)</w:t>
      </w:r>
      <w:r w:rsidR="00D770B1" w:rsidRPr="00551E7E">
        <w:rPr>
          <w:rFonts w:ascii="Arial" w:hAnsi="Arial" w:cs="Arial"/>
          <w:sz w:val="20"/>
          <w:szCs w:val="20"/>
        </w:rPr>
        <w:t xml:space="preserve">. Because modification of the extracellular matrix and perineuronal net are required for neurite extension, synapse formation, and remodeling of neuronal connectivity during development and adult neurogenesis, we hypothesized that neurons actively expressing these genes represent a population undergoing maturation and integration into </w:t>
      </w:r>
      <w:r w:rsidR="00120EF9" w:rsidRPr="00551E7E">
        <w:rPr>
          <w:rFonts w:ascii="Arial" w:hAnsi="Arial" w:cs="Arial"/>
          <w:sz w:val="20"/>
          <w:szCs w:val="20"/>
        </w:rPr>
        <w:t>local environments</w:t>
      </w:r>
      <w:r w:rsidR="00D770B1" w:rsidRPr="00551E7E">
        <w:rPr>
          <w:rFonts w:ascii="Arial" w:hAnsi="Arial" w:cs="Arial"/>
          <w:sz w:val="20"/>
          <w:szCs w:val="20"/>
        </w:rPr>
        <w:t xml:space="preserve">. </w:t>
      </w:r>
    </w:p>
    <w:p w14:paraId="46169064" w14:textId="1FDD6CA9" w:rsidR="00D770B1" w:rsidRPr="00551E7E" w:rsidRDefault="00F00CD3" w:rsidP="00D770B1">
      <w:pPr>
        <w:ind w:firstLine="720"/>
        <w:rPr>
          <w:rFonts w:ascii="Arial" w:hAnsi="Arial" w:cs="Arial"/>
          <w:sz w:val="20"/>
          <w:szCs w:val="20"/>
        </w:rPr>
      </w:pPr>
      <w:r w:rsidRPr="00551E7E">
        <w:rPr>
          <w:rFonts w:ascii="Arial" w:hAnsi="Arial" w:cs="Arial"/>
          <w:sz w:val="20"/>
          <w:szCs w:val="20"/>
        </w:rPr>
        <w:t xml:space="preserve">To test the hypothesis that DEGs related to the ECM or cell adhesion (ECM-DEGs) in 6_POA_Mixed were indicative of </w:t>
      </w:r>
      <w:r w:rsidR="00D770B1" w:rsidRPr="00551E7E">
        <w:rPr>
          <w:rFonts w:ascii="Arial" w:hAnsi="Arial" w:cs="Arial"/>
          <w:sz w:val="20"/>
          <w:szCs w:val="20"/>
        </w:rPr>
        <w:t>the maturation of new neurons</w:t>
      </w:r>
      <w:r w:rsidRPr="00551E7E">
        <w:rPr>
          <w:rFonts w:ascii="Arial" w:hAnsi="Arial" w:cs="Arial"/>
          <w:sz w:val="20"/>
          <w:szCs w:val="20"/>
        </w:rPr>
        <w:t>, we compared the relative maturity of cells expressing ECM-DEGs to those not expressing ECM-DEGs (</w:t>
      </w:r>
      <w:r w:rsidR="00D770B1" w:rsidRPr="00551E7E">
        <w:rPr>
          <w:rFonts w:ascii="Arial" w:hAnsi="Arial" w:cs="Arial"/>
          <w:sz w:val="20"/>
          <w:szCs w:val="20"/>
          <w:highlight w:val="yellow"/>
        </w:rPr>
        <w:t>M</w:t>
      </w:r>
      <w:r w:rsidRPr="00551E7E">
        <w:rPr>
          <w:rFonts w:ascii="Arial" w:hAnsi="Arial" w:cs="Arial"/>
          <w:sz w:val="20"/>
          <w:szCs w:val="20"/>
          <w:highlight w:val="yellow"/>
        </w:rPr>
        <w:t>ethods</w:t>
      </w:r>
      <w:r w:rsidRPr="00551E7E">
        <w:rPr>
          <w:rFonts w:ascii="Arial" w:hAnsi="Arial" w:cs="Arial"/>
          <w:sz w:val="20"/>
          <w:szCs w:val="20"/>
        </w:rPr>
        <w:t xml:space="preserve">). Indeed, ECM-DEG+ cells were significantly less mature than their ECM-DEG- counterparts, and </w:t>
      </w:r>
      <w:r w:rsidR="00120EF9" w:rsidRPr="00551E7E">
        <w:rPr>
          <w:rFonts w:ascii="Arial" w:hAnsi="Arial" w:cs="Arial"/>
          <w:sz w:val="20"/>
          <w:szCs w:val="20"/>
        </w:rPr>
        <w:t xml:space="preserve">in </w:t>
      </w:r>
      <w:r w:rsidRPr="00551E7E">
        <w:rPr>
          <w:rFonts w:ascii="Arial" w:hAnsi="Arial" w:cs="Arial"/>
          <w:sz w:val="20"/>
          <w:szCs w:val="20"/>
        </w:rPr>
        <w:t xml:space="preserve">females ECM-DEG+ cells </w:t>
      </w:r>
      <w:r w:rsidR="00D770B1" w:rsidRPr="00551E7E">
        <w:rPr>
          <w:rFonts w:ascii="Arial" w:hAnsi="Arial" w:cs="Arial"/>
          <w:sz w:val="20"/>
          <w:szCs w:val="20"/>
        </w:rPr>
        <w:t xml:space="preserve">were significantly more mature </w:t>
      </w:r>
      <w:r w:rsidRPr="00551E7E">
        <w:rPr>
          <w:rFonts w:ascii="Arial" w:hAnsi="Arial" w:cs="Arial"/>
          <w:sz w:val="20"/>
          <w:szCs w:val="20"/>
        </w:rPr>
        <w:t xml:space="preserve">than </w:t>
      </w:r>
      <w:r w:rsidR="00D770B1" w:rsidRPr="00551E7E">
        <w:rPr>
          <w:rFonts w:ascii="Arial" w:hAnsi="Arial" w:cs="Arial"/>
          <w:sz w:val="20"/>
          <w:szCs w:val="20"/>
        </w:rPr>
        <w:t xml:space="preserve">in </w:t>
      </w:r>
      <w:r w:rsidRPr="00551E7E">
        <w:rPr>
          <w:rFonts w:ascii="Arial" w:hAnsi="Arial" w:cs="Arial"/>
          <w:sz w:val="20"/>
          <w:szCs w:val="20"/>
        </w:rPr>
        <w:t>males and intermediates (</w:t>
      </w:r>
      <w:r w:rsidRPr="00551E7E">
        <w:rPr>
          <w:rFonts w:ascii="Arial" w:hAnsi="Arial" w:cs="Arial"/>
          <w:sz w:val="20"/>
          <w:szCs w:val="20"/>
          <w:highlight w:val="yellow"/>
        </w:rPr>
        <w:t>Fig.5D</w:t>
      </w:r>
      <w:r w:rsidRPr="00551E7E">
        <w:rPr>
          <w:rFonts w:ascii="Arial" w:hAnsi="Arial" w:cs="Arial"/>
          <w:sz w:val="20"/>
          <w:szCs w:val="20"/>
        </w:rPr>
        <w:t xml:space="preserve">). In 6_POA_Mixed as a whole, intermediates </w:t>
      </w:r>
      <w:r w:rsidR="00D770B1" w:rsidRPr="00551E7E">
        <w:rPr>
          <w:rFonts w:ascii="Arial" w:hAnsi="Arial" w:cs="Arial"/>
          <w:sz w:val="20"/>
          <w:szCs w:val="20"/>
        </w:rPr>
        <w:t>cells were significantly</w:t>
      </w:r>
      <w:r w:rsidRPr="00551E7E">
        <w:rPr>
          <w:rFonts w:ascii="Arial" w:hAnsi="Arial" w:cs="Arial"/>
          <w:sz w:val="20"/>
          <w:szCs w:val="20"/>
        </w:rPr>
        <w:t xml:space="preserve"> less mature than </w:t>
      </w:r>
      <w:r w:rsidR="00D770B1" w:rsidRPr="00551E7E">
        <w:rPr>
          <w:rFonts w:ascii="Arial" w:hAnsi="Arial" w:cs="Arial"/>
          <w:sz w:val="20"/>
          <w:szCs w:val="20"/>
        </w:rPr>
        <w:t xml:space="preserve">in </w:t>
      </w:r>
      <w:r w:rsidRPr="00551E7E">
        <w:rPr>
          <w:rFonts w:ascii="Arial" w:hAnsi="Arial" w:cs="Arial"/>
          <w:sz w:val="20"/>
          <w:szCs w:val="20"/>
        </w:rPr>
        <w:t>females suggesting that intermediates in general are characterized by lower cellular maturity than males or females (</w:t>
      </w:r>
      <w:r w:rsidRPr="00551E7E">
        <w:rPr>
          <w:rFonts w:ascii="Arial" w:hAnsi="Arial" w:cs="Arial"/>
          <w:sz w:val="20"/>
          <w:szCs w:val="20"/>
          <w:highlight w:val="yellow"/>
        </w:rPr>
        <w:t>Fig. 5E</w:t>
      </w:r>
      <w:r w:rsidRPr="00551E7E">
        <w:rPr>
          <w:rFonts w:ascii="Arial" w:hAnsi="Arial" w:cs="Arial"/>
          <w:sz w:val="20"/>
          <w:szCs w:val="20"/>
        </w:rPr>
        <w:t>). As further evidence for the hypothesis that new cells are added during the intermediate state, intermediates showed significantly higher expression for a module consisting of genes annotated with the GO terms “brain development” (GO:0007420) (</w:t>
      </w:r>
      <w:r w:rsidRPr="00551E7E">
        <w:rPr>
          <w:rFonts w:ascii="Arial" w:hAnsi="Arial" w:cs="Arial"/>
          <w:sz w:val="20"/>
          <w:szCs w:val="20"/>
          <w:highlight w:val="yellow"/>
        </w:rPr>
        <w:t>Fig. 5F</w:t>
      </w:r>
      <w:r w:rsidRPr="00551E7E">
        <w:rPr>
          <w:rFonts w:ascii="Arial" w:hAnsi="Arial" w:cs="Arial"/>
          <w:sz w:val="20"/>
          <w:szCs w:val="20"/>
        </w:rPr>
        <w:t>) and “axon guidance receptor activity” (GO:0097484) (</w:t>
      </w:r>
      <w:r w:rsidRPr="00551E7E">
        <w:rPr>
          <w:rFonts w:ascii="Arial" w:hAnsi="Arial" w:cs="Arial"/>
          <w:sz w:val="20"/>
          <w:szCs w:val="20"/>
          <w:highlight w:val="yellow"/>
        </w:rPr>
        <w:t>Fig. 5G</w:t>
      </w:r>
      <w:r w:rsidRPr="00551E7E">
        <w:rPr>
          <w:rFonts w:ascii="Arial" w:hAnsi="Arial" w:cs="Arial"/>
          <w:sz w:val="20"/>
          <w:szCs w:val="20"/>
        </w:rPr>
        <w:t xml:space="preserve">). </w:t>
      </w:r>
      <w:r w:rsidR="008C3E81" w:rsidRPr="00551E7E">
        <w:rPr>
          <w:rFonts w:ascii="Arial" w:hAnsi="Arial" w:cs="Arial"/>
          <w:sz w:val="20"/>
          <w:szCs w:val="20"/>
        </w:rPr>
        <w:t>Together with the increase in the relative abundance of 6_POA_Mixed</w:t>
      </w:r>
      <w:r w:rsidR="00120EF9" w:rsidRPr="00551E7E">
        <w:rPr>
          <w:rFonts w:ascii="Arial" w:hAnsi="Arial" w:cs="Arial"/>
          <w:sz w:val="20"/>
          <w:szCs w:val="20"/>
        </w:rPr>
        <w:t xml:space="preserve"> and previous data showing neurogenesis in the POA </w:t>
      </w:r>
      <w:r w:rsidR="00120EF9" w:rsidRPr="00551E7E">
        <w:rPr>
          <w:rFonts w:ascii="Arial" w:hAnsi="Arial" w:cs="Arial"/>
          <w:sz w:val="20"/>
          <w:szCs w:val="20"/>
        </w:rPr>
        <w:lastRenderedPageBreak/>
        <w:fldChar w:fldCharType="begin"/>
      </w:r>
      <w:r w:rsidR="0072390C" w:rsidRPr="00551E7E">
        <w:rPr>
          <w:rFonts w:ascii="Arial" w:hAnsi="Arial" w:cs="Arial"/>
          <w:sz w:val="20"/>
          <w:szCs w:val="20"/>
        </w:rPr>
        <w:instrText xml:space="preserve"> ADDIN ZOTERO_ITEM CSL_CITATION {"citationID":"36WGZwQb","properties":{"unsorted":false,"formattedCitation":"(6)","plainCitation":"(6)","noteIndex":0},"citationItems":[{"id":16,"uris":["http://zotero.org/users/11313215/items/VGA9PBJ3"],"itemData":{"id":16,"type":"article-journal","abstract":"Sex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120EF9" w:rsidRPr="00551E7E">
        <w:rPr>
          <w:rFonts w:ascii="Arial" w:hAnsi="Arial" w:cs="Arial"/>
          <w:sz w:val="20"/>
          <w:szCs w:val="20"/>
        </w:rPr>
        <w:fldChar w:fldCharType="separate"/>
      </w:r>
      <w:r w:rsidR="0072390C" w:rsidRPr="00551E7E">
        <w:rPr>
          <w:rFonts w:ascii="Arial" w:hAnsi="Arial" w:cs="Arial"/>
          <w:noProof/>
          <w:sz w:val="20"/>
          <w:szCs w:val="20"/>
        </w:rPr>
        <w:t>(6)</w:t>
      </w:r>
      <w:r w:rsidR="00120EF9" w:rsidRPr="00551E7E">
        <w:rPr>
          <w:rFonts w:ascii="Arial" w:hAnsi="Arial" w:cs="Arial"/>
          <w:sz w:val="20"/>
          <w:szCs w:val="20"/>
        </w:rPr>
        <w:fldChar w:fldCharType="end"/>
      </w:r>
      <w:r w:rsidR="008C3E81" w:rsidRPr="00551E7E">
        <w:rPr>
          <w:rFonts w:ascii="Arial" w:hAnsi="Arial" w:cs="Arial"/>
          <w:sz w:val="20"/>
          <w:szCs w:val="20"/>
        </w:rPr>
        <w:t>, these findings are consistent with newly generated neurons being incorporated into this population during the male-to-intermediate transition and subsequently maturing during the intermediate-to-female transition.</w:t>
      </w:r>
    </w:p>
    <w:p w14:paraId="64F9288B" w14:textId="77777777" w:rsidR="00D770B1" w:rsidRPr="00551E7E" w:rsidRDefault="00D770B1" w:rsidP="00D770B1">
      <w:pPr>
        <w:ind w:firstLine="720"/>
        <w:rPr>
          <w:rFonts w:ascii="Arial" w:hAnsi="Arial" w:cs="Arial"/>
          <w:sz w:val="20"/>
          <w:szCs w:val="20"/>
        </w:rPr>
      </w:pPr>
    </w:p>
    <w:p w14:paraId="02707CA2" w14:textId="77777777" w:rsidR="00267A9B" w:rsidRPr="00551E7E" w:rsidRDefault="00267A9B" w:rsidP="004816FA">
      <w:pPr>
        <w:rPr>
          <w:rFonts w:ascii="Arial" w:hAnsi="Arial" w:cs="Arial"/>
          <w:b/>
          <w:bCs/>
          <w:sz w:val="20"/>
          <w:szCs w:val="20"/>
        </w:rPr>
      </w:pPr>
      <w:r w:rsidRPr="00551E7E">
        <w:rPr>
          <w:rFonts w:ascii="Arial" w:hAnsi="Arial" w:cs="Arial"/>
          <w:b/>
          <w:bCs/>
          <w:sz w:val="20"/>
          <w:szCs w:val="20"/>
        </w:rPr>
        <w:t>Candidate Gonadotroph-Regulating Neurons Undergo Distinct Modes of Remodeling During Sex Change</w:t>
      </w:r>
    </w:p>
    <w:p w14:paraId="66C759F5" w14:textId="38E38294" w:rsidR="00CE51AB" w:rsidRPr="00551E7E" w:rsidRDefault="00CE51AB" w:rsidP="004816FA">
      <w:pPr>
        <w:rPr>
          <w:rFonts w:ascii="Arial" w:hAnsi="Arial" w:cs="Arial"/>
          <w:sz w:val="20"/>
          <w:szCs w:val="20"/>
        </w:rPr>
      </w:pPr>
      <w:r w:rsidRPr="00551E7E">
        <w:rPr>
          <w:rFonts w:ascii="Arial" w:hAnsi="Arial" w:cs="Arial"/>
          <w:sz w:val="20"/>
          <w:szCs w:val="20"/>
        </w:rPr>
        <w:tab/>
        <w:t>Having identified evidence that newly generated neurons are incorporated into 6_POA_Mixed, we next asked which molecularly defined neuroendocrine populations account for this remodeling. Specifically, we sought to distinguish neuronal populations that expand through incorporation of newly generated neurons from those that remodel primarily through changes in gene expression within preexisting neurons.</w:t>
      </w:r>
    </w:p>
    <w:p w14:paraId="63EE7853" w14:textId="3411EDD3" w:rsidR="00D231FF" w:rsidRPr="00551E7E" w:rsidRDefault="00CE51AB" w:rsidP="004816FA">
      <w:pPr>
        <w:rPr>
          <w:rFonts w:ascii="Arial" w:hAnsi="Arial" w:cs="Arial"/>
          <w:sz w:val="20"/>
          <w:szCs w:val="20"/>
        </w:rPr>
      </w:pPr>
      <w:r w:rsidRPr="00551E7E">
        <w:rPr>
          <w:rFonts w:ascii="Arial" w:hAnsi="Arial" w:cs="Arial"/>
          <w:sz w:val="20"/>
          <w:szCs w:val="20"/>
        </w:rPr>
        <w:tab/>
      </w:r>
      <w:r w:rsidR="000E3F08" w:rsidRPr="00551E7E">
        <w:rPr>
          <w:rFonts w:ascii="Arial" w:hAnsi="Arial" w:cs="Arial"/>
          <w:sz w:val="20"/>
          <w:szCs w:val="20"/>
        </w:rPr>
        <w:t>We detected significant changes in several molecularly defined neuronal populations implicated in gonadotroph regulation</w:t>
      </w:r>
      <w:r w:rsidR="00D770B1" w:rsidRPr="00551E7E">
        <w:rPr>
          <w:rFonts w:ascii="Arial" w:hAnsi="Arial" w:cs="Arial"/>
          <w:sz w:val="20"/>
          <w:szCs w:val="20"/>
        </w:rPr>
        <w:t>: neurons expressing</w:t>
      </w:r>
      <w:r w:rsidR="000E3F08" w:rsidRPr="00551E7E">
        <w:rPr>
          <w:rFonts w:ascii="Arial" w:hAnsi="Arial" w:cs="Arial"/>
          <w:sz w:val="20"/>
          <w:szCs w:val="20"/>
        </w:rPr>
        <w:t xml:space="preserve"> </w:t>
      </w:r>
      <w:r w:rsidR="000E3F08" w:rsidRPr="00551E7E">
        <w:rPr>
          <w:rFonts w:ascii="Arial" w:hAnsi="Arial" w:cs="Arial"/>
          <w:i/>
          <w:iCs/>
          <w:sz w:val="20"/>
          <w:szCs w:val="20"/>
        </w:rPr>
        <w:t>drd3</w:t>
      </w:r>
      <w:r w:rsidR="000E3F08" w:rsidRPr="00551E7E">
        <w:rPr>
          <w:rFonts w:ascii="Arial" w:hAnsi="Arial" w:cs="Arial"/>
          <w:sz w:val="20"/>
          <w:szCs w:val="20"/>
        </w:rPr>
        <w:t xml:space="preserve">, </w:t>
      </w:r>
      <w:r w:rsidR="000E3F08" w:rsidRPr="00551E7E">
        <w:rPr>
          <w:rFonts w:ascii="Arial" w:hAnsi="Arial" w:cs="Arial"/>
          <w:i/>
          <w:iCs/>
          <w:sz w:val="20"/>
          <w:szCs w:val="20"/>
        </w:rPr>
        <w:t>tacr3a</w:t>
      </w:r>
      <w:r w:rsidR="000E3F08" w:rsidRPr="00551E7E">
        <w:rPr>
          <w:rFonts w:ascii="Arial" w:hAnsi="Arial" w:cs="Arial"/>
          <w:sz w:val="20"/>
          <w:szCs w:val="20"/>
        </w:rPr>
        <w:t xml:space="preserve">, </w:t>
      </w:r>
      <w:r w:rsidR="000E3F08" w:rsidRPr="00551E7E">
        <w:rPr>
          <w:rFonts w:ascii="Arial" w:hAnsi="Arial" w:cs="Arial"/>
          <w:i/>
          <w:iCs/>
          <w:sz w:val="20"/>
          <w:szCs w:val="20"/>
        </w:rPr>
        <w:t>npy7r</w:t>
      </w:r>
      <w:r w:rsidR="000E3F08" w:rsidRPr="00551E7E">
        <w:rPr>
          <w:rFonts w:ascii="Arial" w:hAnsi="Arial" w:cs="Arial"/>
          <w:sz w:val="20"/>
          <w:szCs w:val="20"/>
        </w:rPr>
        <w:t xml:space="preserve">, </w:t>
      </w:r>
      <w:r w:rsidR="000E3F08" w:rsidRPr="00551E7E">
        <w:rPr>
          <w:rFonts w:ascii="Arial" w:hAnsi="Arial" w:cs="Arial"/>
          <w:i/>
          <w:iCs/>
          <w:sz w:val="20"/>
          <w:szCs w:val="20"/>
        </w:rPr>
        <w:t>nmbr</w:t>
      </w:r>
      <w:r w:rsidR="000E3F08" w:rsidRPr="00551E7E">
        <w:rPr>
          <w:rFonts w:ascii="Arial" w:hAnsi="Arial" w:cs="Arial"/>
          <w:sz w:val="20"/>
          <w:szCs w:val="20"/>
        </w:rPr>
        <w:t xml:space="preserve">, </w:t>
      </w:r>
      <w:r w:rsidR="00120EF9" w:rsidRPr="00551E7E">
        <w:rPr>
          <w:rFonts w:ascii="Arial" w:hAnsi="Arial" w:cs="Arial"/>
          <w:sz w:val="20"/>
          <w:szCs w:val="20"/>
        </w:rPr>
        <w:t xml:space="preserve">or </w:t>
      </w:r>
      <w:r w:rsidR="000E3F08" w:rsidRPr="00551E7E">
        <w:rPr>
          <w:rFonts w:ascii="Arial" w:hAnsi="Arial" w:cs="Arial"/>
          <w:i/>
          <w:iCs/>
          <w:sz w:val="20"/>
          <w:szCs w:val="20"/>
        </w:rPr>
        <w:t>cckb</w:t>
      </w:r>
      <w:r w:rsidR="000E3F08" w:rsidRPr="00551E7E">
        <w:rPr>
          <w:rFonts w:ascii="Arial" w:hAnsi="Arial" w:cs="Arial"/>
          <w:sz w:val="20"/>
          <w:szCs w:val="20"/>
        </w:rPr>
        <w:t xml:space="preserve"> (</w:t>
      </w:r>
      <w:r w:rsidR="000E3F08" w:rsidRPr="00551E7E">
        <w:rPr>
          <w:rFonts w:ascii="Arial" w:hAnsi="Arial" w:cs="Arial"/>
          <w:sz w:val="20"/>
          <w:szCs w:val="20"/>
          <w:highlight w:val="yellow"/>
        </w:rPr>
        <w:t xml:space="preserve">Fig. 5C; Fig. </w:t>
      </w:r>
      <w:r w:rsidR="000E3F08" w:rsidRPr="0028615F">
        <w:rPr>
          <w:rFonts w:ascii="Arial" w:hAnsi="Arial" w:cs="Arial"/>
          <w:sz w:val="20"/>
          <w:szCs w:val="20"/>
          <w:highlight w:val="yellow"/>
        </w:rPr>
        <w:t>S</w:t>
      </w:r>
      <w:r w:rsidR="00376C7F" w:rsidRPr="0028615F">
        <w:rPr>
          <w:rFonts w:ascii="Arial" w:hAnsi="Arial" w:cs="Arial"/>
          <w:sz w:val="20"/>
          <w:szCs w:val="20"/>
          <w:highlight w:val="yellow"/>
        </w:rPr>
        <w:t>10</w:t>
      </w:r>
      <w:r w:rsidR="0028615F" w:rsidRPr="0028615F">
        <w:rPr>
          <w:rFonts w:ascii="Arial" w:hAnsi="Arial" w:cs="Arial"/>
          <w:sz w:val="20"/>
          <w:szCs w:val="20"/>
          <w:highlight w:val="yellow"/>
        </w:rPr>
        <w:t>A-E</w:t>
      </w:r>
      <w:r w:rsidR="000E3F08" w:rsidRPr="00551E7E">
        <w:rPr>
          <w:rFonts w:ascii="Arial" w:hAnsi="Arial" w:cs="Arial"/>
          <w:sz w:val="20"/>
          <w:szCs w:val="20"/>
        </w:rPr>
        <w:t xml:space="preserve">) </w:t>
      </w:r>
      <w:commentRangeStart w:id="23"/>
      <w:r w:rsidR="000E3F08"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rxgckag1","properties":{"unsorted":false,"formattedCitation":"(31\\uc0\\u8211{}35)","plainCitation":"(31–35)","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170D0A">
        <w:rPr>
          <w:rFonts w:ascii="Cambria Math" w:hAnsi="Cambria Math" w:cs="Cambria Math"/>
          <w:sz w:val="20"/>
          <w:szCs w:val="20"/>
        </w:rPr>
        <w:instrText>∼</w:instrText>
      </w:r>
      <w:r w:rsidR="00170D0A">
        <w:rPr>
          <w:rFonts w:ascii="Arial" w:hAnsi="Arial" w:cs="Arial"/>
          <w:sz w:val="20"/>
          <w:szCs w:val="20"/>
        </w:rPr>
        <w:instrText xml:space="preserve">20 stimulatory and </w:instrText>
      </w:r>
      <w:r w:rsidR="00170D0A">
        <w:rPr>
          <w:rFonts w:ascii="Cambria Math" w:hAnsi="Cambria Math" w:cs="Cambria Math"/>
          <w:sz w:val="20"/>
          <w:szCs w:val="20"/>
        </w:rPr>
        <w:instrText>∼</w:instrText>
      </w:r>
      <w:r w:rsidR="00170D0A">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Levavi"}],"accessed":{"date-parts":[["2024",8,15]]},"issued":{"date-parts":[["2024",5,7]]}}},{"id":5627,"uris":["http://zotero.org/users/11313215/items/8PARS2VU"],"itemData":{"id":5627,"type":"article-journal","abstract":"In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000E3F08" w:rsidRPr="00551E7E">
        <w:rPr>
          <w:rFonts w:ascii="Arial" w:hAnsi="Arial" w:cs="Arial"/>
          <w:sz w:val="20"/>
          <w:szCs w:val="20"/>
        </w:rPr>
        <w:fldChar w:fldCharType="separate"/>
      </w:r>
      <w:r w:rsidR="00170D0A" w:rsidRPr="00170D0A">
        <w:rPr>
          <w:rFonts w:ascii="Arial" w:hAnsi="Arial" w:cs="Arial"/>
          <w:color w:val="000000"/>
          <w:kern w:val="0"/>
          <w:sz w:val="20"/>
          <w:szCs w:val="24"/>
        </w:rPr>
        <w:t>(31–35)</w:t>
      </w:r>
      <w:r w:rsidR="000E3F08" w:rsidRPr="00551E7E">
        <w:rPr>
          <w:rFonts w:ascii="Arial" w:hAnsi="Arial" w:cs="Arial"/>
          <w:sz w:val="20"/>
          <w:szCs w:val="20"/>
        </w:rPr>
        <w:fldChar w:fldCharType="end"/>
      </w:r>
      <w:commentRangeEnd w:id="23"/>
      <w:r w:rsidR="00D770B1" w:rsidRPr="00551E7E">
        <w:rPr>
          <w:rStyle w:val="CommentReference"/>
          <w:rFonts w:ascii="Arial" w:hAnsi="Arial" w:cs="Arial"/>
          <w:sz w:val="20"/>
          <w:szCs w:val="20"/>
        </w:rPr>
        <w:commentReference w:id="23"/>
      </w:r>
      <w:r w:rsidR="000E3F08" w:rsidRPr="00551E7E">
        <w:rPr>
          <w:rFonts w:ascii="Arial" w:hAnsi="Arial" w:cs="Arial"/>
          <w:sz w:val="20"/>
          <w:szCs w:val="20"/>
        </w:rPr>
        <w:t xml:space="preserve">. During the intermediate-to-female transition, both the proportion of </w:t>
      </w:r>
      <w:r w:rsidR="000E3F08" w:rsidRPr="00551E7E">
        <w:rPr>
          <w:rFonts w:ascii="Arial" w:hAnsi="Arial" w:cs="Arial"/>
          <w:i/>
          <w:iCs/>
          <w:sz w:val="20"/>
          <w:szCs w:val="20"/>
        </w:rPr>
        <w:t>drd3</w:t>
      </w:r>
      <w:r w:rsidR="000E3F08" w:rsidRPr="00551E7E">
        <w:rPr>
          <w:rFonts w:ascii="Arial" w:hAnsi="Arial" w:cs="Arial"/>
          <w:sz w:val="20"/>
          <w:szCs w:val="20"/>
        </w:rPr>
        <w:t xml:space="preserve">-expressing neurons and </w:t>
      </w:r>
      <w:r w:rsidR="000E3F08" w:rsidRPr="00551E7E">
        <w:rPr>
          <w:rFonts w:ascii="Arial" w:hAnsi="Arial" w:cs="Arial"/>
          <w:i/>
          <w:iCs/>
          <w:sz w:val="20"/>
          <w:szCs w:val="20"/>
        </w:rPr>
        <w:t xml:space="preserve">drd3 </w:t>
      </w:r>
      <w:r w:rsidR="000E3F08" w:rsidRPr="00551E7E">
        <w:rPr>
          <w:rFonts w:ascii="Arial" w:hAnsi="Arial" w:cs="Arial"/>
          <w:sz w:val="20"/>
          <w:szCs w:val="20"/>
        </w:rPr>
        <w:t xml:space="preserve">expression increased, while </w:t>
      </w:r>
      <w:r w:rsidR="000E3F08" w:rsidRPr="00551E7E">
        <w:rPr>
          <w:rFonts w:ascii="Arial" w:hAnsi="Arial" w:cs="Arial"/>
          <w:i/>
          <w:iCs/>
          <w:sz w:val="20"/>
          <w:szCs w:val="20"/>
        </w:rPr>
        <w:t>tacr3a</w:t>
      </w:r>
      <w:r w:rsidR="000E3F08" w:rsidRPr="00551E7E">
        <w:rPr>
          <w:rFonts w:ascii="Arial" w:hAnsi="Arial" w:cs="Arial"/>
          <w:sz w:val="20"/>
          <w:szCs w:val="20"/>
        </w:rPr>
        <w:t xml:space="preserve"> expression and the proportion of </w:t>
      </w:r>
      <w:r w:rsidR="000E3F08" w:rsidRPr="00551E7E">
        <w:rPr>
          <w:rFonts w:ascii="Arial" w:hAnsi="Arial" w:cs="Arial"/>
          <w:i/>
          <w:iCs/>
          <w:sz w:val="20"/>
          <w:szCs w:val="20"/>
        </w:rPr>
        <w:t>tacr3a</w:t>
      </w:r>
      <w:r w:rsidR="000E3F08" w:rsidRPr="00551E7E">
        <w:rPr>
          <w:rFonts w:ascii="Arial" w:hAnsi="Arial" w:cs="Arial"/>
          <w:sz w:val="20"/>
          <w:szCs w:val="20"/>
        </w:rPr>
        <w:t>-expressing neurons increased transiently during the intermediate phase before declining below male levels in females (</w:t>
      </w:r>
      <w:r w:rsidR="000E3F08" w:rsidRPr="00551E7E">
        <w:rPr>
          <w:rFonts w:ascii="Arial" w:hAnsi="Arial" w:cs="Arial"/>
          <w:sz w:val="20"/>
          <w:szCs w:val="20"/>
          <w:highlight w:val="yellow"/>
        </w:rPr>
        <w:t>Fig. 6A,B</w:t>
      </w:r>
      <w:r w:rsidR="000E3F08" w:rsidRPr="00551E7E">
        <w:rPr>
          <w:rFonts w:ascii="Arial" w:hAnsi="Arial" w:cs="Arial"/>
          <w:sz w:val="20"/>
          <w:szCs w:val="20"/>
        </w:rPr>
        <w:t xml:space="preserve">). </w:t>
      </w:r>
      <w:r w:rsidR="00D770B1" w:rsidRPr="00551E7E">
        <w:rPr>
          <w:rFonts w:ascii="Arial" w:hAnsi="Arial" w:cs="Arial"/>
          <w:sz w:val="20"/>
          <w:szCs w:val="20"/>
        </w:rPr>
        <w:t>By</w:t>
      </w:r>
      <w:r w:rsidR="000E3F08" w:rsidRPr="00551E7E">
        <w:rPr>
          <w:rFonts w:ascii="Arial" w:hAnsi="Arial" w:cs="Arial"/>
          <w:sz w:val="20"/>
          <w:szCs w:val="20"/>
        </w:rPr>
        <w:t xml:space="preserve"> contrast, </w:t>
      </w:r>
      <w:r w:rsidR="000E3F08" w:rsidRPr="00551E7E">
        <w:rPr>
          <w:rFonts w:ascii="Arial" w:hAnsi="Arial" w:cs="Arial"/>
          <w:i/>
          <w:iCs/>
          <w:sz w:val="20"/>
          <w:szCs w:val="20"/>
        </w:rPr>
        <w:t>npy7r</w:t>
      </w:r>
      <w:r w:rsidR="000E3F08" w:rsidRPr="00551E7E">
        <w:rPr>
          <w:rFonts w:ascii="Arial" w:hAnsi="Arial" w:cs="Arial"/>
          <w:sz w:val="20"/>
          <w:szCs w:val="20"/>
        </w:rPr>
        <w:t xml:space="preserve"> and </w:t>
      </w:r>
      <w:r w:rsidR="000E3F08" w:rsidRPr="00551E7E">
        <w:rPr>
          <w:rFonts w:ascii="Arial" w:hAnsi="Arial" w:cs="Arial"/>
          <w:i/>
          <w:iCs/>
          <w:sz w:val="20"/>
          <w:szCs w:val="20"/>
        </w:rPr>
        <w:t>nmbr</w:t>
      </w:r>
      <w:r w:rsidR="000E3F08" w:rsidRPr="00551E7E">
        <w:rPr>
          <w:rFonts w:ascii="Arial" w:hAnsi="Arial" w:cs="Arial"/>
          <w:sz w:val="20"/>
          <w:szCs w:val="20"/>
        </w:rPr>
        <w:t xml:space="preserve"> expression decreased during the male-to-intermediate transition </w:t>
      </w:r>
      <w:r w:rsidR="00120EF9" w:rsidRPr="00551E7E">
        <w:rPr>
          <w:rFonts w:ascii="Arial" w:hAnsi="Arial" w:cs="Arial"/>
          <w:sz w:val="20"/>
          <w:szCs w:val="20"/>
        </w:rPr>
        <w:t>with</w:t>
      </w:r>
      <w:r w:rsidR="000E3F08" w:rsidRPr="00551E7E">
        <w:rPr>
          <w:rFonts w:ascii="Arial" w:hAnsi="Arial" w:cs="Arial"/>
          <w:sz w:val="20"/>
          <w:szCs w:val="20"/>
        </w:rPr>
        <w:t xml:space="preserve"> corresponding changes in the abundance</w:t>
      </w:r>
      <w:r w:rsidR="00D770B1" w:rsidRPr="00551E7E">
        <w:rPr>
          <w:rFonts w:ascii="Arial" w:hAnsi="Arial" w:cs="Arial"/>
          <w:sz w:val="20"/>
          <w:szCs w:val="20"/>
        </w:rPr>
        <w:t xml:space="preserve">. </w:t>
      </w:r>
      <w:r w:rsidR="00120EF9" w:rsidRPr="00551E7E">
        <w:rPr>
          <w:rFonts w:ascii="Arial" w:hAnsi="Arial" w:cs="Arial"/>
          <w:sz w:val="20"/>
          <w:szCs w:val="20"/>
        </w:rPr>
        <w:t>Interestingly, n</w:t>
      </w:r>
      <w:r w:rsidR="000E3F08" w:rsidRPr="00551E7E">
        <w:rPr>
          <w:rFonts w:ascii="Arial" w:hAnsi="Arial" w:cs="Arial"/>
          <w:sz w:val="20"/>
          <w:szCs w:val="20"/>
        </w:rPr>
        <w:t xml:space="preserve">either </w:t>
      </w:r>
      <w:r w:rsidR="000E3F08" w:rsidRPr="00551E7E">
        <w:rPr>
          <w:rFonts w:ascii="Arial" w:hAnsi="Arial" w:cs="Arial"/>
          <w:i/>
          <w:iCs/>
          <w:sz w:val="20"/>
          <w:szCs w:val="20"/>
        </w:rPr>
        <w:t>gnrh1</w:t>
      </w:r>
      <w:r w:rsidR="000E3F08" w:rsidRPr="00551E7E">
        <w:rPr>
          <w:rFonts w:ascii="Arial" w:hAnsi="Arial" w:cs="Arial"/>
          <w:sz w:val="20"/>
          <w:szCs w:val="20"/>
        </w:rPr>
        <w:t xml:space="preserve"> expression nor the proportion of </w:t>
      </w:r>
      <w:r w:rsidR="000E3F08" w:rsidRPr="00551E7E">
        <w:rPr>
          <w:rFonts w:ascii="Arial" w:hAnsi="Arial" w:cs="Arial"/>
          <w:i/>
          <w:iCs/>
          <w:sz w:val="20"/>
          <w:szCs w:val="20"/>
        </w:rPr>
        <w:t>gnrh1</w:t>
      </w:r>
      <w:r w:rsidR="000E3F08" w:rsidRPr="00551E7E">
        <w:rPr>
          <w:rFonts w:ascii="Arial" w:hAnsi="Arial" w:cs="Arial"/>
          <w:sz w:val="20"/>
          <w:szCs w:val="20"/>
        </w:rPr>
        <w:t>-expressing neurons changed across sex change (</w:t>
      </w:r>
      <w:r w:rsidR="000E3F08" w:rsidRPr="00551E7E">
        <w:rPr>
          <w:rFonts w:ascii="Arial" w:hAnsi="Arial" w:cs="Arial"/>
          <w:sz w:val="20"/>
          <w:szCs w:val="20"/>
          <w:highlight w:val="yellow"/>
        </w:rPr>
        <w:t xml:space="preserve">Fig. </w:t>
      </w:r>
      <w:r w:rsidR="000E3F08" w:rsidRPr="0028615F">
        <w:rPr>
          <w:rFonts w:ascii="Arial" w:hAnsi="Arial" w:cs="Arial"/>
          <w:sz w:val="20"/>
          <w:szCs w:val="20"/>
          <w:highlight w:val="yellow"/>
        </w:rPr>
        <w:t>S</w:t>
      </w:r>
      <w:r w:rsidR="00376C7F" w:rsidRPr="0028615F">
        <w:rPr>
          <w:rFonts w:ascii="Arial" w:hAnsi="Arial" w:cs="Arial"/>
          <w:sz w:val="20"/>
          <w:szCs w:val="20"/>
          <w:highlight w:val="yellow"/>
        </w:rPr>
        <w:t>10</w:t>
      </w:r>
      <w:r w:rsidR="0028615F" w:rsidRPr="0028615F">
        <w:rPr>
          <w:rFonts w:ascii="Arial" w:hAnsi="Arial" w:cs="Arial"/>
          <w:sz w:val="20"/>
          <w:szCs w:val="20"/>
          <w:highlight w:val="yellow"/>
        </w:rPr>
        <w:t>C</w:t>
      </w:r>
      <w:r w:rsidR="000E3F08" w:rsidRPr="00551E7E">
        <w:rPr>
          <w:rFonts w:ascii="Arial" w:hAnsi="Arial" w:cs="Arial"/>
          <w:sz w:val="20"/>
          <w:szCs w:val="20"/>
        </w:rPr>
        <w:t xml:space="preserve">). Unlike these patterns, the proportion of </w:t>
      </w:r>
      <w:r w:rsidR="000E3F08" w:rsidRPr="00551E7E">
        <w:rPr>
          <w:rFonts w:ascii="Arial" w:hAnsi="Arial" w:cs="Arial"/>
          <w:i/>
          <w:iCs/>
          <w:sz w:val="20"/>
          <w:szCs w:val="20"/>
        </w:rPr>
        <w:t>cckb</w:t>
      </w:r>
      <w:r w:rsidR="000E3F08" w:rsidRPr="00551E7E">
        <w:rPr>
          <w:rFonts w:ascii="Arial" w:hAnsi="Arial" w:cs="Arial"/>
          <w:sz w:val="20"/>
          <w:szCs w:val="20"/>
        </w:rPr>
        <w:t>-expressing neurons increased significantly during the intermediate-to-female transition despite no detectable change in</w:t>
      </w:r>
      <w:r w:rsidR="000E3F08" w:rsidRPr="00551E7E">
        <w:rPr>
          <w:rFonts w:ascii="Arial" w:hAnsi="Arial" w:cs="Arial"/>
          <w:i/>
          <w:iCs/>
          <w:sz w:val="20"/>
          <w:szCs w:val="20"/>
        </w:rPr>
        <w:t xml:space="preserve"> cckb</w:t>
      </w:r>
      <w:r w:rsidR="000E3F08" w:rsidRPr="00551E7E">
        <w:rPr>
          <w:rFonts w:ascii="Arial" w:hAnsi="Arial" w:cs="Arial"/>
          <w:sz w:val="20"/>
          <w:szCs w:val="20"/>
        </w:rPr>
        <w:t xml:space="preserve"> expression (</w:t>
      </w:r>
      <w:r w:rsidR="000E3F08" w:rsidRPr="00551E7E">
        <w:rPr>
          <w:rFonts w:ascii="Arial" w:hAnsi="Arial" w:cs="Arial"/>
          <w:sz w:val="20"/>
          <w:szCs w:val="20"/>
          <w:highlight w:val="yellow"/>
        </w:rPr>
        <w:t>Fig. 6C</w:t>
      </w:r>
      <w:r w:rsidR="000E3F08" w:rsidRPr="00551E7E">
        <w:rPr>
          <w:rFonts w:ascii="Arial" w:hAnsi="Arial" w:cs="Arial"/>
          <w:sz w:val="20"/>
          <w:szCs w:val="20"/>
        </w:rPr>
        <w:t>)</w:t>
      </w:r>
      <w:r w:rsidR="00C14CF5" w:rsidRPr="00551E7E">
        <w:rPr>
          <w:rFonts w:ascii="Arial" w:hAnsi="Arial" w:cs="Arial"/>
          <w:sz w:val="20"/>
          <w:szCs w:val="20"/>
        </w:rPr>
        <w:t>. This suggests</w:t>
      </w:r>
      <w:r w:rsidR="0077473A" w:rsidRPr="00551E7E">
        <w:rPr>
          <w:rFonts w:ascii="Arial" w:hAnsi="Arial" w:cs="Arial"/>
          <w:sz w:val="20"/>
          <w:szCs w:val="20"/>
        </w:rPr>
        <w:t xml:space="preserve"> </w:t>
      </w:r>
      <w:r w:rsidR="00120EF9" w:rsidRPr="00551E7E">
        <w:rPr>
          <w:rFonts w:ascii="Arial" w:hAnsi="Arial" w:cs="Arial"/>
          <w:sz w:val="20"/>
          <w:szCs w:val="20"/>
        </w:rPr>
        <w:t xml:space="preserve">the population </w:t>
      </w:r>
      <w:r w:rsidR="00C14CF5" w:rsidRPr="00551E7E">
        <w:rPr>
          <w:rFonts w:ascii="Arial" w:hAnsi="Arial" w:cs="Arial"/>
          <w:i/>
          <w:iCs/>
          <w:sz w:val="20"/>
          <w:szCs w:val="20"/>
        </w:rPr>
        <w:t>cckb</w:t>
      </w:r>
      <w:r w:rsidR="00120EF9" w:rsidRPr="00551E7E">
        <w:rPr>
          <w:rFonts w:ascii="Arial" w:hAnsi="Arial" w:cs="Arial"/>
          <w:i/>
          <w:iCs/>
          <w:sz w:val="20"/>
          <w:szCs w:val="20"/>
        </w:rPr>
        <w:t>+</w:t>
      </w:r>
      <w:r w:rsidR="00C14CF5" w:rsidRPr="00551E7E">
        <w:rPr>
          <w:rFonts w:ascii="Arial" w:hAnsi="Arial" w:cs="Arial"/>
          <w:sz w:val="20"/>
          <w:szCs w:val="20"/>
        </w:rPr>
        <w:t xml:space="preserve"> neurons might remodel through a mechanism distinct from the other candidate neuroendocrine populations. </w:t>
      </w:r>
    </w:p>
    <w:p w14:paraId="57281F1B" w14:textId="6DB9342C" w:rsidR="00E55315" w:rsidRPr="00551E7E" w:rsidRDefault="0077473A" w:rsidP="004816FA">
      <w:pPr>
        <w:rPr>
          <w:rFonts w:ascii="Arial" w:hAnsi="Arial" w:cs="Arial"/>
          <w:sz w:val="20"/>
          <w:szCs w:val="20"/>
        </w:rPr>
      </w:pPr>
      <w:r w:rsidRPr="00551E7E">
        <w:rPr>
          <w:rFonts w:ascii="Arial" w:hAnsi="Arial" w:cs="Arial"/>
          <w:sz w:val="20"/>
          <w:szCs w:val="20"/>
        </w:rPr>
        <w:tab/>
      </w:r>
      <w:r w:rsidR="00D231FF" w:rsidRPr="00551E7E">
        <w:rPr>
          <w:rFonts w:ascii="Arial" w:hAnsi="Arial" w:cs="Arial"/>
          <w:sz w:val="20"/>
          <w:szCs w:val="20"/>
        </w:rPr>
        <w:t xml:space="preserve">For the cell types that increased during sex change, we </w:t>
      </w:r>
      <w:r w:rsidR="00D770B1" w:rsidRPr="00551E7E">
        <w:rPr>
          <w:rFonts w:ascii="Arial" w:hAnsi="Arial" w:cs="Arial"/>
          <w:sz w:val="20"/>
          <w:szCs w:val="20"/>
        </w:rPr>
        <w:t>next</w:t>
      </w:r>
      <w:r w:rsidR="00D231FF" w:rsidRPr="00551E7E">
        <w:rPr>
          <w:rFonts w:ascii="Arial" w:hAnsi="Arial" w:cs="Arial"/>
          <w:sz w:val="20"/>
          <w:szCs w:val="20"/>
        </w:rPr>
        <w:t xml:space="preserve"> </w:t>
      </w:r>
      <w:r w:rsidR="00C14CF5" w:rsidRPr="00551E7E">
        <w:rPr>
          <w:rFonts w:ascii="Arial" w:hAnsi="Arial" w:cs="Arial"/>
          <w:sz w:val="20"/>
          <w:szCs w:val="20"/>
        </w:rPr>
        <w:t>compared the predicted maturity of marker-positive cells across phases to determine whether these changes were more consistent with incorporation of newly generated neurons or transcriptional remodeling of preexisting neurons.</w:t>
      </w:r>
      <w:r w:rsidR="00E55315" w:rsidRPr="00551E7E">
        <w:rPr>
          <w:rFonts w:ascii="Arial" w:hAnsi="Arial" w:cs="Arial"/>
          <w:sz w:val="20"/>
          <w:szCs w:val="20"/>
        </w:rPr>
        <w:t xml:space="preserve"> Neither </w:t>
      </w:r>
      <w:r w:rsidR="00E55315" w:rsidRPr="00551E7E">
        <w:rPr>
          <w:rFonts w:ascii="Arial" w:hAnsi="Arial" w:cs="Arial"/>
          <w:i/>
          <w:iCs/>
          <w:sz w:val="20"/>
          <w:szCs w:val="20"/>
        </w:rPr>
        <w:t>drd3</w:t>
      </w:r>
      <w:r w:rsidR="00E55315" w:rsidRPr="00551E7E">
        <w:rPr>
          <w:rFonts w:ascii="Arial" w:hAnsi="Arial" w:cs="Arial"/>
          <w:sz w:val="20"/>
          <w:szCs w:val="20"/>
        </w:rPr>
        <w:t xml:space="preserve">- nor </w:t>
      </w:r>
      <w:r w:rsidR="00E55315" w:rsidRPr="00551E7E">
        <w:rPr>
          <w:rFonts w:ascii="Arial" w:hAnsi="Arial" w:cs="Arial"/>
          <w:i/>
          <w:iCs/>
          <w:sz w:val="20"/>
          <w:szCs w:val="20"/>
        </w:rPr>
        <w:t>tacr3a</w:t>
      </w:r>
      <w:r w:rsidR="00E55315" w:rsidRPr="00551E7E">
        <w:rPr>
          <w:rFonts w:ascii="Arial" w:hAnsi="Arial" w:cs="Arial"/>
          <w:sz w:val="20"/>
          <w:szCs w:val="20"/>
        </w:rPr>
        <w:t xml:space="preserve">-expressing neurons differed in maturity </w:t>
      </w:r>
      <w:r w:rsidR="00D770B1" w:rsidRPr="00551E7E">
        <w:rPr>
          <w:rFonts w:ascii="Arial" w:hAnsi="Arial" w:cs="Arial"/>
          <w:sz w:val="20"/>
          <w:szCs w:val="20"/>
        </w:rPr>
        <w:t>by phase (</w:t>
      </w:r>
      <w:r w:rsidR="00E55315" w:rsidRPr="00551E7E">
        <w:rPr>
          <w:rFonts w:ascii="Arial" w:hAnsi="Arial" w:cs="Arial"/>
          <w:sz w:val="20"/>
          <w:szCs w:val="20"/>
          <w:highlight w:val="yellow"/>
        </w:rPr>
        <w:t>Fig. 6A,B</w:t>
      </w:r>
      <w:r w:rsidR="00E55315" w:rsidRPr="00551E7E">
        <w:rPr>
          <w:rFonts w:ascii="Arial" w:hAnsi="Arial" w:cs="Arial"/>
          <w:sz w:val="20"/>
          <w:szCs w:val="20"/>
        </w:rPr>
        <w:t xml:space="preserve">), suggesting that the increased abundance of these populations is </w:t>
      </w:r>
      <w:r w:rsidR="00D770B1" w:rsidRPr="00551E7E">
        <w:rPr>
          <w:rFonts w:ascii="Arial" w:hAnsi="Arial" w:cs="Arial"/>
          <w:sz w:val="20"/>
          <w:szCs w:val="20"/>
        </w:rPr>
        <w:t>due to</w:t>
      </w:r>
      <w:r w:rsidR="00E55315" w:rsidRPr="00551E7E">
        <w:rPr>
          <w:rFonts w:ascii="Arial" w:hAnsi="Arial" w:cs="Arial"/>
          <w:sz w:val="20"/>
          <w:szCs w:val="20"/>
        </w:rPr>
        <w:t xml:space="preserve"> transcriptional reprogramming</w:t>
      </w:r>
      <w:r w:rsidR="00D770B1" w:rsidRPr="00551E7E">
        <w:rPr>
          <w:rFonts w:ascii="Arial" w:hAnsi="Arial" w:cs="Arial"/>
          <w:sz w:val="20"/>
          <w:szCs w:val="20"/>
        </w:rPr>
        <w:t xml:space="preserve"> rather than</w:t>
      </w:r>
      <w:r w:rsidR="00E55315" w:rsidRPr="00551E7E">
        <w:rPr>
          <w:rFonts w:ascii="Arial" w:hAnsi="Arial" w:cs="Arial"/>
          <w:sz w:val="20"/>
          <w:szCs w:val="20"/>
        </w:rPr>
        <w:t xml:space="preserve"> incorporation of newly generated neurons. </w:t>
      </w:r>
    </w:p>
    <w:p w14:paraId="60729ECB" w14:textId="2F97440F" w:rsidR="00E55315" w:rsidRPr="00551E7E" w:rsidRDefault="00E55315" w:rsidP="004816FA">
      <w:pPr>
        <w:rPr>
          <w:rFonts w:ascii="Arial" w:hAnsi="Arial" w:cs="Arial"/>
          <w:sz w:val="20"/>
          <w:szCs w:val="20"/>
        </w:rPr>
      </w:pPr>
      <w:r w:rsidRPr="00551E7E">
        <w:rPr>
          <w:rFonts w:ascii="Arial" w:hAnsi="Arial" w:cs="Arial"/>
          <w:sz w:val="20"/>
          <w:szCs w:val="20"/>
        </w:rPr>
        <w:tab/>
      </w:r>
      <w:r w:rsidR="00120EF9" w:rsidRPr="00551E7E">
        <w:rPr>
          <w:rFonts w:ascii="Arial" w:hAnsi="Arial" w:cs="Arial"/>
          <w:sz w:val="20"/>
          <w:szCs w:val="20"/>
        </w:rPr>
        <w:t>By</w:t>
      </w:r>
      <w:r w:rsidRPr="00551E7E">
        <w:rPr>
          <w:rFonts w:ascii="Arial" w:hAnsi="Arial" w:cs="Arial"/>
          <w:sz w:val="20"/>
          <w:szCs w:val="20"/>
        </w:rPr>
        <w:t xml:space="preserve"> contrast, </w:t>
      </w:r>
      <w:r w:rsidRPr="00551E7E">
        <w:rPr>
          <w:rFonts w:ascii="Arial" w:hAnsi="Arial" w:cs="Arial"/>
          <w:i/>
          <w:iCs/>
          <w:sz w:val="20"/>
          <w:szCs w:val="20"/>
        </w:rPr>
        <w:t>cckb</w:t>
      </w:r>
      <w:r w:rsidR="00120EF9" w:rsidRPr="00551E7E">
        <w:rPr>
          <w:rFonts w:ascii="Arial" w:hAnsi="Arial" w:cs="Arial"/>
          <w:sz w:val="20"/>
          <w:szCs w:val="20"/>
        </w:rPr>
        <w:t>+</w:t>
      </w:r>
      <w:r w:rsidRPr="00551E7E">
        <w:rPr>
          <w:rFonts w:ascii="Arial" w:hAnsi="Arial" w:cs="Arial"/>
          <w:sz w:val="20"/>
          <w:szCs w:val="20"/>
        </w:rPr>
        <w:t xml:space="preserve"> neurons were significantly less mature in males and intermediates than in females (</w:t>
      </w:r>
      <w:r w:rsidRPr="00551E7E">
        <w:rPr>
          <w:rFonts w:ascii="Arial" w:hAnsi="Arial" w:cs="Arial"/>
          <w:sz w:val="20"/>
          <w:szCs w:val="20"/>
          <w:highlight w:val="yellow"/>
        </w:rPr>
        <w:t>Fig. 6C</w:t>
      </w:r>
      <w:r w:rsidRPr="00551E7E">
        <w:rPr>
          <w:rFonts w:ascii="Arial" w:hAnsi="Arial" w:cs="Arial"/>
          <w:sz w:val="20"/>
          <w:szCs w:val="20"/>
        </w:rPr>
        <w:t xml:space="preserve">), consistent with </w:t>
      </w:r>
      <w:r w:rsidR="00E34A71" w:rsidRPr="00551E7E">
        <w:rPr>
          <w:rFonts w:ascii="Arial" w:hAnsi="Arial" w:cs="Arial"/>
          <w:sz w:val="20"/>
          <w:szCs w:val="20"/>
        </w:rPr>
        <w:t xml:space="preserve">progressive maturation of newly generated neurons </w:t>
      </w:r>
      <w:r w:rsidRPr="00551E7E">
        <w:rPr>
          <w:rFonts w:ascii="Arial" w:hAnsi="Arial" w:cs="Arial"/>
          <w:sz w:val="20"/>
          <w:szCs w:val="20"/>
        </w:rPr>
        <w:t xml:space="preserve">during the intermediate-to-female transition. Together with their expansion during the intermediate-female transition and progressive maturation across sex change, these findings identify </w:t>
      </w:r>
      <w:r w:rsidRPr="00551E7E">
        <w:rPr>
          <w:rFonts w:ascii="Arial" w:hAnsi="Arial" w:cs="Arial"/>
          <w:i/>
          <w:iCs/>
          <w:sz w:val="20"/>
          <w:szCs w:val="20"/>
        </w:rPr>
        <w:t>cckb</w:t>
      </w:r>
      <w:r w:rsidRPr="00551E7E">
        <w:rPr>
          <w:rFonts w:ascii="Arial" w:hAnsi="Arial" w:cs="Arial"/>
          <w:sz w:val="20"/>
          <w:szCs w:val="20"/>
        </w:rPr>
        <w:t xml:space="preserve">+ neurons as the strongest candidate population generated </w:t>
      </w:r>
      <w:r w:rsidR="00E34A71" w:rsidRPr="00551E7E">
        <w:rPr>
          <w:rFonts w:ascii="Arial" w:hAnsi="Arial" w:cs="Arial"/>
          <w:sz w:val="20"/>
          <w:szCs w:val="20"/>
        </w:rPr>
        <w:t xml:space="preserve">by neurogenesis in the POA </w:t>
      </w:r>
      <w:r w:rsidRPr="00551E7E">
        <w:rPr>
          <w:rFonts w:ascii="Arial" w:hAnsi="Arial" w:cs="Arial"/>
          <w:sz w:val="20"/>
          <w:szCs w:val="20"/>
        </w:rPr>
        <w:t>during sex change</w:t>
      </w:r>
      <w:r w:rsidR="00E34A71" w:rsidRPr="00551E7E">
        <w:rPr>
          <w:rFonts w:ascii="Arial" w:hAnsi="Arial" w:cs="Arial"/>
          <w:sz w:val="20"/>
          <w:szCs w:val="20"/>
        </w:rPr>
        <w:t xml:space="preserve">.  </w:t>
      </w:r>
    </w:p>
    <w:p w14:paraId="46815C40" w14:textId="77777777" w:rsidR="00E939CE" w:rsidRPr="00551E7E" w:rsidRDefault="00E939CE" w:rsidP="004816FA">
      <w:pPr>
        <w:rPr>
          <w:rFonts w:ascii="Arial" w:hAnsi="Arial" w:cs="Arial"/>
          <w:sz w:val="20"/>
          <w:szCs w:val="20"/>
        </w:rPr>
      </w:pPr>
    </w:p>
    <w:p w14:paraId="3AFA79B9" w14:textId="234CD1D9" w:rsidR="00E939CE" w:rsidRPr="00551E7E" w:rsidRDefault="005263E4" w:rsidP="00E939CE">
      <w:pPr>
        <w:rPr>
          <w:rFonts w:ascii="Arial" w:hAnsi="Arial" w:cs="Arial"/>
          <w:b/>
          <w:bCs/>
          <w:sz w:val="20"/>
          <w:szCs w:val="20"/>
        </w:rPr>
      </w:pPr>
      <w:commentRangeStart w:id="24"/>
      <w:commentRangeStart w:id="25"/>
      <w:commentRangeStart w:id="26"/>
      <w:commentRangeStart w:id="27"/>
      <w:r w:rsidRPr="00551E7E">
        <w:rPr>
          <w:rFonts w:ascii="Arial" w:hAnsi="Arial" w:cs="Arial"/>
          <w:b/>
          <w:bCs/>
          <w:sz w:val="20"/>
          <w:szCs w:val="20"/>
        </w:rPr>
        <w:t xml:space="preserve">Gene Regulatory Changes Underlying Transcriptomic Sex Change </w:t>
      </w:r>
      <w:commentRangeEnd w:id="24"/>
      <w:r w:rsidR="00D770B1" w:rsidRPr="00551E7E">
        <w:rPr>
          <w:rStyle w:val="CommentReference"/>
          <w:rFonts w:ascii="Arial" w:hAnsi="Arial" w:cs="Arial"/>
          <w:b/>
          <w:bCs/>
          <w:sz w:val="20"/>
          <w:szCs w:val="20"/>
        </w:rPr>
        <w:commentReference w:id="24"/>
      </w:r>
      <w:commentRangeEnd w:id="25"/>
      <w:r w:rsidR="00C32F02" w:rsidRPr="00551E7E">
        <w:rPr>
          <w:rStyle w:val="CommentReference"/>
          <w:rFonts w:ascii="Arial" w:hAnsi="Arial" w:cs="Arial"/>
          <w:b/>
          <w:bCs/>
          <w:sz w:val="20"/>
          <w:szCs w:val="20"/>
        </w:rPr>
        <w:commentReference w:id="25"/>
      </w:r>
      <w:commentRangeEnd w:id="26"/>
      <w:r w:rsidR="00665C44" w:rsidRPr="00551E7E">
        <w:rPr>
          <w:rStyle w:val="CommentReference"/>
          <w:rFonts w:ascii="Arial" w:hAnsi="Arial" w:cs="Arial"/>
          <w:b/>
          <w:bCs/>
          <w:sz w:val="20"/>
          <w:szCs w:val="20"/>
        </w:rPr>
        <w:commentReference w:id="26"/>
      </w:r>
      <w:commentRangeEnd w:id="27"/>
      <w:r w:rsidR="00234ECB" w:rsidRPr="00551E7E">
        <w:rPr>
          <w:rStyle w:val="CommentReference"/>
          <w:rFonts w:ascii="Arial" w:hAnsi="Arial" w:cs="Arial"/>
          <w:b/>
          <w:bCs/>
          <w:sz w:val="20"/>
          <w:szCs w:val="20"/>
        </w:rPr>
        <w:commentReference w:id="27"/>
      </w:r>
    </w:p>
    <w:p w14:paraId="6D3EAE8D" w14:textId="21A29B61" w:rsidR="00D62361" w:rsidRPr="00551E7E" w:rsidRDefault="00D770B1" w:rsidP="00D62361">
      <w:pPr>
        <w:ind w:firstLine="720"/>
        <w:rPr>
          <w:rFonts w:ascii="Arial" w:hAnsi="Arial" w:cs="Arial"/>
          <w:sz w:val="20"/>
          <w:szCs w:val="20"/>
        </w:rPr>
      </w:pPr>
      <w:r w:rsidRPr="00551E7E">
        <w:rPr>
          <w:rFonts w:ascii="Arial" w:hAnsi="Arial" w:cs="Arial"/>
          <w:sz w:val="20"/>
          <w:szCs w:val="20"/>
        </w:rPr>
        <w:t>Given the transcriptional changes in 1_</w:t>
      </w:r>
      <w:commentRangeStart w:id="28"/>
      <w:r w:rsidRPr="00551E7E">
        <w:rPr>
          <w:rFonts w:ascii="Arial" w:hAnsi="Arial" w:cs="Arial"/>
          <w:sz w:val="20"/>
          <w:szCs w:val="20"/>
        </w:rPr>
        <w:t xml:space="preserve">RGC </w:t>
      </w:r>
      <w:commentRangeEnd w:id="28"/>
      <w:r w:rsidRPr="00551E7E">
        <w:rPr>
          <w:rStyle w:val="CommentReference"/>
          <w:rFonts w:ascii="Arial" w:hAnsi="Arial" w:cs="Arial"/>
          <w:sz w:val="20"/>
          <w:szCs w:val="20"/>
        </w:rPr>
        <w:commentReference w:id="28"/>
      </w:r>
      <w:r w:rsidRPr="00551E7E">
        <w:rPr>
          <w:rFonts w:ascii="Arial" w:hAnsi="Arial" w:cs="Arial"/>
          <w:sz w:val="20"/>
          <w:szCs w:val="20"/>
        </w:rPr>
        <w:t>and 6_POA_Mixed identified above, we next sought t</w:t>
      </w:r>
      <w:r w:rsidR="00E939CE" w:rsidRPr="00551E7E">
        <w:rPr>
          <w:rFonts w:ascii="Arial" w:hAnsi="Arial" w:cs="Arial"/>
          <w:sz w:val="20"/>
          <w:szCs w:val="20"/>
        </w:rPr>
        <w:t xml:space="preserve">o identify candidate TF regulators </w:t>
      </w:r>
      <w:r w:rsidRPr="00551E7E">
        <w:rPr>
          <w:rFonts w:ascii="Arial" w:hAnsi="Arial" w:cs="Arial"/>
          <w:sz w:val="20"/>
          <w:szCs w:val="20"/>
        </w:rPr>
        <w:t>underlying them. To do this</w:t>
      </w:r>
      <w:r w:rsidR="00E939CE" w:rsidRPr="00551E7E">
        <w:rPr>
          <w:rFonts w:ascii="Arial" w:hAnsi="Arial" w:cs="Arial"/>
          <w:sz w:val="20"/>
          <w:szCs w:val="20"/>
        </w:rPr>
        <w:t>, we integrated differential gene expression with chromatin accessibility, TF-binding motifs, and TF–target expression correlations. We first identified accessibility-supported target genes whose expression covaried with an associated ATAC peak and then identified candidate regulators with binding motifs in those regions whose expression correlated with target-gene expression across individuals</w:t>
      </w:r>
      <w:r w:rsidRPr="00551E7E">
        <w:rPr>
          <w:rFonts w:ascii="Arial" w:hAnsi="Arial" w:cs="Arial"/>
          <w:sz w:val="20"/>
          <w:szCs w:val="20"/>
        </w:rPr>
        <w:t xml:space="preserve">. </w:t>
      </w:r>
      <w:r w:rsidR="00E939CE" w:rsidRPr="00551E7E">
        <w:rPr>
          <w:rFonts w:ascii="Arial" w:hAnsi="Arial" w:cs="Arial"/>
          <w:sz w:val="20"/>
          <w:szCs w:val="20"/>
        </w:rPr>
        <w:t xml:space="preserve">This analysis revealed distinct regulatory networks in the two populations. 1_RGC formed an extensive interconnected network of accessibility-supported TF–target relationships, whereas 6_POA_Mixed contained a more restricted set of accessibility-coupled modules. We therefore additionally examined </w:t>
      </w:r>
      <w:r w:rsidR="005263E4" w:rsidRPr="00551E7E">
        <w:rPr>
          <w:rFonts w:ascii="Arial" w:hAnsi="Arial" w:cs="Arial"/>
          <w:sz w:val="20"/>
          <w:szCs w:val="20"/>
        </w:rPr>
        <w:t>6_POA_Mixed</w:t>
      </w:r>
      <w:r w:rsidR="00E939CE" w:rsidRPr="00551E7E">
        <w:rPr>
          <w:rFonts w:ascii="Arial" w:hAnsi="Arial" w:cs="Arial"/>
          <w:sz w:val="20"/>
          <w:szCs w:val="20"/>
        </w:rPr>
        <w:t xml:space="preserve"> DEGs whose expression was not correlated with local chromatin accessibility, asking whether their expression instead covaried with candidate TFs whose motifs occurred within chromatin that remained accessible across individuals (</w:t>
      </w:r>
      <w:r w:rsidR="00E939CE" w:rsidRPr="00551E7E">
        <w:rPr>
          <w:rFonts w:ascii="Arial" w:hAnsi="Arial" w:cs="Arial"/>
          <w:sz w:val="20"/>
          <w:szCs w:val="20"/>
          <w:highlight w:val="yellow"/>
        </w:rPr>
        <w:t>Fig.</w:t>
      </w:r>
      <w:r w:rsidR="00376C7F" w:rsidRPr="00551E7E">
        <w:rPr>
          <w:rFonts w:ascii="Arial" w:hAnsi="Arial" w:cs="Arial"/>
          <w:sz w:val="20"/>
          <w:szCs w:val="20"/>
          <w:highlight w:val="yellow"/>
        </w:rPr>
        <w:t xml:space="preserve"> S11 A,B</w:t>
      </w:r>
      <w:r w:rsidR="003C65F0">
        <w:rPr>
          <w:rFonts w:ascii="Arial" w:hAnsi="Arial" w:cs="Arial"/>
          <w:sz w:val="20"/>
          <w:szCs w:val="20"/>
        </w:rPr>
        <w:t>)</w:t>
      </w:r>
      <w:r w:rsidR="00E939CE" w:rsidRPr="00551E7E">
        <w:rPr>
          <w:rFonts w:ascii="Arial" w:hAnsi="Arial" w:cs="Arial"/>
          <w:sz w:val="20"/>
          <w:szCs w:val="20"/>
        </w:rPr>
        <w:t>.</w:t>
      </w:r>
    </w:p>
    <w:p w14:paraId="40BBADF9" w14:textId="77777777" w:rsidR="007D232F" w:rsidRPr="00551E7E" w:rsidRDefault="007D232F" w:rsidP="00392151">
      <w:pPr>
        <w:rPr>
          <w:rFonts w:ascii="Arial" w:hAnsi="Arial" w:cs="Arial"/>
          <w:sz w:val="20"/>
          <w:szCs w:val="20"/>
        </w:rPr>
      </w:pPr>
    </w:p>
    <w:p w14:paraId="640307E2" w14:textId="66643C4C" w:rsidR="007D232F" w:rsidRPr="00551E7E" w:rsidRDefault="007D232F" w:rsidP="007D232F">
      <w:pPr>
        <w:rPr>
          <w:rFonts w:ascii="Arial" w:hAnsi="Arial" w:cs="Arial"/>
          <w:sz w:val="20"/>
          <w:szCs w:val="20"/>
          <w:u w:val="single"/>
        </w:rPr>
      </w:pPr>
      <w:r w:rsidRPr="00551E7E">
        <w:rPr>
          <w:rFonts w:ascii="Arial" w:hAnsi="Arial" w:cs="Arial"/>
          <w:sz w:val="20"/>
          <w:szCs w:val="20"/>
          <w:u w:val="single"/>
        </w:rPr>
        <w:t>Neurogenesis is coupled to aromatase expression in 1_RGC</w:t>
      </w:r>
    </w:p>
    <w:p w14:paraId="5FC8DB7D" w14:textId="022A4597" w:rsidR="00D770B1" w:rsidRPr="00551E7E" w:rsidRDefault="00D770B1" w:rsidP="007D232F">
      <w:pPr>
        <w:ind w:firstLine="720"/>
        <w:rPr>
          <w:rFonts w:ascii="Arial" w:hAnsi="Arial" w:cs="Arial"/>
          <w:sz w:val="20"/>
          <w:szCs w:val="20"/>
        </w:rPr>
      </w:pPr>
      <w:r w:rsidRPr="00551E7E">
        <w:rPr>
          <w:rFonts w:ascii="Arial" w:hAnsi="Arial" w:cs="Arial"/>
          <w:sz w:val="20"/>
          <w:szCs w:val="20"/>
        </w:rPr>
        <w:t>Analysis of 1_RGC’s GRN revealed highly interconnected network organized around several candidate TF hubs (</w:t>
      </w:r>
      <w:r w:rsidRPr="00551E7E">
        <w:rPr>
          <w:rFonts w:ascii="Arial" w:hAnsi="Arial" w:cs="Arial"/>
          <w:sz w:val="20"/>
          <w:szCs w:val="20"/>
          <w:highlight w:val="yellow"/>
        </w:rPr>
        <w:t xml:space="preserve">Fig. </w:t>
      </w:r>
      <w:r w:rsidR="00376C7F" w:rsidRPr="00551E7E">
        <w:rPr>
          <w:rFonts w:ascii="Arial" w:hAnsi="Arial" w:cs="Arial"/>
          <w:sz w:val="20"/>
          <w:szCs w:val="20"/>
          <w:highlight w:val="yellow"/>
        </w:rPr>
        <w:t>S11A</w:t>
      </w:r>
      <w:r w:rsidRPr="00551E7E">
        <w:rPr>
          <w:rFonts w:ascii="Arial" w:hAnsi="Arial" w:cs="Arial"/>
          <w:sz w:val="20"/>
          <w:szCs w:val="20"/>
        </w:rPr>
        <w:t xml:space="preserve">). Of note, </w:t>
      </w:r>
      <w:r w:rsidRPr="00551E7E">
        <w:rPr>
          <w:rFonts w:ascii="Arial" w:hAnsi="Arial" w:cs="Arial"/>
          <w:i/>
          <w:iCs/>
          <w:sz w:val="20"/>
          <w:szCs w:val="20"/>
        </w:rPr>
        <w:t>gli1</w:t>
      </w:r>
      <w:r w:rsidRPr="00551E7E">
        <w:rPr>
          <w:rFonts w:ascii="Arial" w:hAnsi="Arial" w:cs="Arial"/>
          <w:sz w:val="20"/>
          <w:szCs w:val="20"/>
        </w:rPr>
        <w:t xml:space="preserve"> occupied a central position and was associated with multiple accessibility-supported targets, including strong positive relationships with the notch signaling pathway member </w:t>
      </w:r>
      <w:r w:rsidRPr="00551E7E">
        <w:rPr>
          <w:rFonts w:ascii="Arial" w:hAnsi="Arial" w:cs="Arial"/>
          <w:i/>
          <w:iCs/>
          <w:sz w:val="20"/>
          <w:szCs w:val="20"/>
        </w:rPr>
        <w:t>ccdc85cb</w:t>
      </w:r>
      <w:r w:rsidR="00120EF9" w:rsidRPr="00551E7E">
        <w:rPr>
          <w:rFonts w:ascii="Arial" w:hAnsi="Arial" w:cs="Arial"/>
          <w:sz w:val="20"/>
          <w:szCs w:val="20"/>
        </w:rPr>
        <w:t xml:space="preserve"> </w:t>
      </w:r>
      <w:r w:rsidR="00120EF9"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{"citationID":"buenUS7S","properties":{"unsorted":false,"formattedCitation":"(36)","plainCitation":"(36)","noteIndex":0},"citationItems":[{"id":6594,"uris":["http://zotero.org/users/11313215/items/RLHTSB58"],"itemData":{"id":6594,"type":"article-journal","abstract":"Polarity proteins regulate the proliferation and differentiation of neural progenitors to generate neurons during brain development through multiple signaling pathways. However, how cell polarity couples the signaling pathways remains unclear. Here, we show that coiled-coil domain-containing protein 85c (Ccdc85c) interacts with the polarity protein Par3 to regulate the proliferation of radial glial cells (RGCs) via phase separation coupled to percolation (PSCP). We find that the interaction with Ccdc85c relieves the intramolecular auto-inhibition of Par3, which leads to PSCP of Par3. Downregulation of Ccdc85c causes RGC differentiation. Importantly, the open conformation of Par3 facilitates the recruitment of the Notch regulator Numb to the Par3 condensates, which might prevent the attenuation of Notch activity to maintain RGC proliferation. Furthermore, ectopic activation of Notch signaling rescues RGC proliferation defects caused by the downregulation of Ccdc85c. These results suggest that Ccdc85c-mediated PSCP of Par3 regulates Notch signaling to control RGC proliferation during brain development.","container-title":"Cell Reports","DOI":"10.1016/j.celrep.2023.112677","ISSN":"2211-1247","issue":"7","journalAbbreviation":"Cell Rep","language":"eng","page":"112677","PMID":"37352102","source":"PubMed","title":"Ccdc85c-Par3 condensates couple cell polarity with Notch to control neural progenitor proliferation","volume":"42","author":[{"family":"Xu","given":"Jiawen"},{"family":"Deng","given":"Xin"},{"family":"Gu","given":"Aihong"},{"family":"Cai","given":"Yuqun"},{"family":"Huang","given":"Yunyun"},{"family":"Zhang","given":"Wen"},{"family":"Zhang","given":"Yiqing"},{"family":"Wen","given":"Wenyu"},{"family":"Xie","given":"Yunli"}],"issued":{"date-parts":[["2023",7,25]]}}}],"schema":"https://github.com/citation-style-language/schema/raw/master/csl-citation.json"} </w:instrText>
      </w:r>
      <w:r w:rsidR="00120EF9" w:rsidRPr="00551E7E">
        <w:rPr>
          <w:rFonts w:ascii="Arial" w:hAnsi="Arial" w:cs="Arial"/>
          <w:sz w:val="20"/>
          <w:szCs w:val="20"/>
        </w:rPr>
        <w:fldChar w:fldCharType="separate"/>
      </w:r>
      <w:r w:rsidR="00170D0A">
        <w:rPr>
          <w:rFonts w:ascii="Arial" w:hAnsi="Arial" w:cs="Arial"/>
          <w:sz w:val="20"/>
          <w:szCs w:val="20"/>
        </w:rPr>
        <w:t>(36)</w:t>
      </w:r>
      <w:r w:rsidR="00120EF9" w:rsidRPr="00551E7E">
        <w:rPr>
          <w:rFonts w:ascii="Arial" w:hAnsi="Arial" w:cs="Arial"/>
          <w:sz w:val="20"/>
          <w:szCs w:val="20"/>
        </w:rPr>
        <w:fldChar w:fldCharType="end"/>
      </w:r>
      <w:r w:rsidRPr="00551E7E">
        <w:rPr>
          <w:rFonts w:ascii="Arial" w:hAnsi="Arial" w:cs="Arial"/>
          <w:sz w:val="20"/>
          <w:szCs w:val="20"/>
        </w:rPr>
        <w:t xml:space="preserve"> </w:t>
      </w:r>
      <w:r w:rsidRPr="00551E7E">
        <w:rPr>
          <w:rFonts w:ascii="Arial" w:hAnsi="Arial" w:cs="Arial"/>
          <w:i/>
          <w:iCs/>
          <w:sz w:val="20"/>
          <w:szCs w:val="20"/>
        </w:rPr>
        <w:t>, dab1b</w:t>
      </w:r>
      <w:r w:rsidRPr="00551E7E">
        <w:rPr>
          <w:rFonts w:ascii="Arial" w:hAnsi="Arial" w:cs="Arial"/>
          <w:sz w:val="20"/>
          <w:szCs w:val="20"/>
        </w:rPr>
        <w:t xml:space="preserve"> which is important for neuronal migration</w:t>
      </w:r>
      <w:r w:rsidR="009112E5" w:rsidRPr="00551E7E">
        <w:rPr>
          <w:rFonts w:ascii="Arial" w:hAnsi="Arial" w:cs="Arial"/>
          <w:sz w:val="20"/>
          <w:szCs w:val="20"/>
        </w:rPr>
        <w:t xml:space="preserve"> via reelin signaling </w:t>
      </w:r>
      <w:r w:rsidR="009112E5"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{"citationID":"SCFWqLgP","properties":{"unsorted":false,"formattedCitation":"(37)","plainCitation":"(37)","noteIndex":0},"citationItems":[{"id":6597,"uris":["http://zotero.org/users/11313215/items/DILVCJGI"],"itemData":{"id":6597,"type":"article-journal","abstract":"The multilayered mammalian neocortex develops by the coordinated immigration and differentiation of cells that are produced at distant sites. Correct layering requires an extracellular protein, Reelin (Reln), an intracellular signaling molecule, Disabled-1 (Dab1), and an E3 ubiquitin ligase, Cullin-5 (Cul5). Reln activates Dab1, which is then degraded by Cul5. Here we test whether Cul5 regulates neuron layering by affecting Dab1 stability or other mechanisms. We find that a stabilized mutant Dab1, which resists Cul5-dependent degradation, causes a similar phenotype to Cul5 deficiency. Moreover, Cul5 has no effect when Dab1 is absent. The effects of Cul5 and Dab1 are cell autonomous, and Cul5 regulates movement of early as well as late cortical neurons. Removing Cul5 increases the speed at which neurons migrate through the cortical plate by reducing the time spent stationary and increasing the speed of individual steps. These results show that Cul5 regulates neuron layering by stimulating Dab1 degradation and that Cul5 controls migration speed and stopping point, and they demonstrate the importance of negative feedback in signaling during cortical development.","container-title":"Journal of Neuroscience","DOI":"10.1523/JNEUROSCI.0035-10.2010","ISSN":"0270-6474, 1529-2401","issue":"16","journalAbbreviation":"J. Neurosci.","language":"en","license":"Copyright © 2010 the authors 0270-6474/10/305668-09$15.00/0","page":"5668-5676","PMID":"20410119","publisher":"Society for Neuroscience","section":"Articles","source":"www.jneurosci.org","title":"Cullin 5 Regulates Cortical Layering by Modulating the Speed and Duration of Dab1-Dependent Neuronal Migration","volume":"30","author":[{"family":"Simó","given":"Sergi"},{"family":"Jossin","given":"Yves"},{"family":"Cooper","given":"Jonathan A."}],"issued":{"date-parts":[["2010",4,21]]}}}],"schema":"https://github.com/citation-style-language/schema/raw/master/csl-citation.json"} </w:instrText>
      </w:r>
      <w:r w:rsidR="009112E5" w:rsidRPr="00551E7E">
        <w:rPr>
          <w:rFonts w:ascii="Arial" w:hAnsi="Arial" w:cs="Arial"/>
          <w:sz w:val="20"/>
          <w:szCs w:val="20"/>
        </w:rPr>
        <w:fldChar w:fldCharType="separate"/>
      </w:r>
      <w:r w:rsidR="00170D0A">
        <w:rPr>
          <w:rFonts w:ascii="Arial" w:hAnsi="Arial" w:cs="Arial"/>
          <w:noProof/>
          <w:sz w:val="20"/>
          <w:szCs w:val="20"/>
        </w:rPr>
        <w:t>(37)</w:t>
      </w:r>
      <w:r w:rsidR="009112E5" w:rsidRPr="00551E7E">
        <w:rPr>
          <w:rFonts w:ascii="Arial" w:hAnsi="Arial" w:cs="Arial"/>
          <w:sz w:val="20"/>
          <w:szCs w:val="20"/>
        </w:rPr>
        <w:fldChar w:fldCharType="end"/>
      </w:r>
      <w:r w:rsidRPr="00551E7E">
        <w:rPr>
          <w:rFonts w:ascii="Arial" w:hAnsi="Arial" w:cs="Arial"/>
          <w:sz w:val="20"/>
          <w:szCs w:val="20"/>
        </w:rPr>
        <w:t xml:space="preserve">, and </w:t>
      </w:r>
      <w:r w:rsidRPr="00551E7E">
        <w:rPr>
          <w:rFonts w:ascii="Arial" w:hAnsi="Arial" w:cs="Arial"/>
          <w:i/>
          <w:iCs/>
          <w:sz w:val="20"/>
          <w:szCs w:val="20"/>
        </w:rPr>
        <w:t xml:space="preserve">pknox2, </w:t>
      </w:r>
      <w:r w:rsidRPr="00551E7E">
        <w:rPr>
          <w:rFonts w:ascii="Arial" w:hAnsi="Arial" w:cs="Arial"/>
          <w:sz w:val="20"/>
          <w:szCs w:val="20"/>
        </w:rPr>
        <w:t xml:space="preserve">a homeobox transcription factor known to play roles in </w:t>
      </w:r>
      <w:r w:rsidR="009112E5" w:rsidRPr="00551E7E">
        <w:rPr>
          <w:rFonts w:ascii="Arial" w:hAnsi="Arial" w:cs="Arial"/>
          <w:sz w:val="20"/>
          <w:szCs w:val="20"/>
        </w:rPr>
        <w:t>cell</w:t>
      </w:r>
      <w:r w:rsidRPr="00551E7E">
        <w:rPr>
          <w:rFonts w:ascii="Arial" w:hAnsi="Arial" w:cs="Arial"/>
          <w:sz w:val="20"/>
          <w:szCs w:val="20"/>
        </w:rPr>
        <w:t xml:space="preserve"> differentiation </w:t>
      </w:r>
      <w:r w:rsidR="009112E5"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{"citationID":"RSoQdNwG","properties":{"unsorted":false,"formattedCitation":"(38)","plainCitation":"(38)","noteIndex":0},"citationItems":[{"id":6600,"uris":["http://zotero.org/users/11313215/items/PCAIATWQ"],"itemData":{"id":6600,"type":"article-journal","abstract":"Human pluripotent stem cells (hPSCs) provide powerful models for studying cellular differentiations and unlimited sources of cells for regenerative medicine. However, a comprehensive single-cell level differentiation roadmap for hPSCs has not been achieved.","container-title":"Genome Biology","DOI":"10.1186/s13059-018-1426-0","ISSN":"1474-760X","issue":"1","journalAbbreviation":"Genome Biol","language":"en","page":"47","source":"Springer Link","title":"Mapping human pluripotent stem cell differentiation pathways using high throughput single-cell RNA-sequencing","volume":"19","author":[{"family":"Han","given":"Xiaoping"},{"family":"Chen","given":"Haide"},{"family":"Huang","given":"Daosheng"},{"family":"Chen","given":"Huidong"},{"family":"Fei","given":"Lijiang"},{"family":"Cheng","given":"Chen"},{"family":"Huang","given":"He"},{"family":"Yuan","given":"Guo-Cheng"},{"family":"Guo","given":"Guoji"}],"issued":{"date-parts":[["2018",4,5]]}}}],"schema":"https://github.com/citation-style-language/schema/raw/master/csl-citation.json"} </w:instrText>
      </w:r>
      <w:r w:rsidR="009112E5" w:rsidRPr="00551E7E">
        <w:rPr>
          <w:rFonts w:ascii="Arial" w:hAnsi="Arial" w:cs="Arial"/>
          <w:sz w:val="20"/>
          <w:szCs w:val="20"/>
        </w:rPr>
        <w:fldChar w:fldCharType="separate"/>
      </w:r>
      <w:r w:rsidR="00170D0A">
        <w:rPr>
          <w:rFonts w:ascii="Arial" w:hAnsi="Arial" w:cs="Arial"/>
          <w:noProof/>
          <w:sz w:val="20"/>
          <w:szCs w:val="20"/>
        </w:rPr>
        <w:t>(38)</w:t>
      </w:r>
      <w:r w:rsidR="009112E5" w:rsidRPr="00551E7E">
        <w:rPr>
          <w:rFonts w:ascii="Arial" w:hAnsi="Arial" w:cs="Arial"/>
          <w:sz w:val="20"/>
          <w:szCs w:val="20"/>
        </w:rPr>
        <w:fldChar w:fldCharType="end"/>
      </w:r>
      <w:r w:rsidRPr="00551E7E">
        <w:rPr>
          <w:rFonts w:ascii="Arial" w:hAnsi="Arial" w:cs="Arial"/>
          <w:sz w:val="20"/>
          <w:szCs w:val="20"/>
        </w:rPr>
        <w:t xml:space="preserve">. </w:t>
      </w:r>
      <w:r w:rsidRPr="00551E7E">
        <w:rPr>
          <w:rFonts w:ascii="Arial" w:hAnsi="Arial" w:cs="Arial"/>
          <w:i/>
          <w:iCs/>
          <w:sz w:val="20"/>
          <w:szCs w:val="20"/>
        </w:rPr>
        <w:t xml:space="preserve">gli1 </w:t>
      </w:r>
      <w:r w:rsidRPr="00551E7E">
        <w:rPr>
          <w:rFonts w:ascii="Arial" w:hAnsi="Arial" w:cs="Arial"/>
          <w:sz w:val="20"/>
          <w:szCs w:val="20"/>
        </w:rPr>
        <w:t>itself received positive inputs from several transcription factors known to control neurogenesis</w:t>
      </w:r>
      <w:r w:rsidR="006E17C5" w:rsidRPr="00551E7E">
        <w:rPr>
          <w:rFonts w:ascii="Arial" w:hAnsi="Arial" w:cs="Arial"/>
          <w:sz w:val="20"/>
          <w:szCs w:val="20"/>
        </w:rPr>
        <w:t xml:space="preserve"> and stem cell differentiation</w:t>
      </w:r>
      <w:r w:rsidRPr="00551E7E">
        <w:rPr>
          <w:rFonts w:ascii="Arial" w:hAnsi="Arial" w:cs="Arial"/>
          <w:sz w:val="20"/>
          <w:szCs w:val="20"/>
        </w:rPr>
        <w:t xml:space="preserve">, notably </w:t>
      </w:r>
      <w:r w:rsidRPr="00551E7E">
        <w:rPr>
          <w:rFonts w:ascii="Arial" w:hAnsi="Arial" w:cs="Arial"/>
          <w:i/>
          <w:iCs/>
          <w:sz w:val="20"/>
          <w:szCs w:val="20"/>
        </w:rPr>
        <w:t xml:space="preserve">uncx </w:t>
      </w:r>
      <w:r w:rsidR="009112E5"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{"citationID":"afj3A1V9","properties":{"unsorted":false,"formattedCitation":"(39)","plainCitation":"(39)","noteIndex":0},"citationItems":[{"id":6602,"uris":["http://zotero.org/users/11313215/items/WH284AHW"],"itemData":{"id":6602,"type":"article-journal","abstract":"Uncx (Phd1, Chx4) is a paired homeobox transcription factor gene. It and its probable functional partners, Tle co-repressors, were expressed by neurally-fated basal progenitor cells and olfactory sensory neurons of the olfactory epithelium. Uncx expression was rare in olfactory epithelia of Ascl1−/− mice, but common in Neurog1−/− mice. In Uncx−/− mice olfactory progenitor cell proliferation, progenitor cell number, olfactory sensory neuron survival, and Umodl1 and Kcnc4 mRNAs were reduced. Evidence of sensory neuron activity and functional connections to the olfactory bulb argue that decreased neuronal survival was not due to loss of trophic support or activity-dependent mechanisms. These data suggest that UNCX acts downstream of neural determination factors to broadly control transcriptional mechanisms used by neural progenitor cells to specify neural phenotypes.","container-title":"Molecular and Cellular Neuroscience","DOI":"10.1016/j.mcn.2010.07.013","ISSN":"1044-7431","issue":"4","journalAbbreviation":"Molecular and Cellular Neuroscience","page":"398-407","source":"ScienceDirect","title":"Uncx regulates proliferation of neural progenitor cells and neuronal survival in the olfactory epithelium","volume":"45","author":[{"family":"Sammeta","given":"Neeraja"},{"family":"Hardin","given":"Debra L."},{"family":"McClintock","given":"Timothy S."}],"issued":{"date-parts":[["2010",12,1]]}}}],"schema":"https://github.com/citation-style-language/schema/raw/master/csl-citation.json"} </w:instrText>
      </w:r>
      <w:r w:rsidR="009112E5" w:rsidRPr="00551E7E">
        <w:rPr>
          <w:rFonts w:ascii="Arial" w:hAnsi="Arial" w:cs="Arial"/>
          <w:sz w:val="20"/>
          <w:szCs w:val="20"/>
        </w:rPr>
        <w:fldChar w:fldCharType="separate"/>
      </w:r>
      <w:r w:rsidR="00170D0A">
        <w:rPr>
          <w:rFonts w:ascii="Arial" w:hAnsi="Arial" w:cs="Arial"/>
          <w:noProof/>
          <w:sz w:val="20"/>
          <w:szCs w:val="20"/>
        </w:rPr>
        <w:t>(39)</w:t>
      </w:r>
      <w:r w:rsidR="009112E5" w:rsidRPr="00551E7E">
        <w:rPr>
          <w:rFonts w:ascii="Arial" w:hAnsi="Arial" w:cs="Arial"/>
          <w:sz w:val="20"/>
          <w:szCs w:val="20"/>
        </w:rPr>
        <w:fldChar w:fldCharType="end"/>
      </w:r>
      <w:r w:rsidRPr="00551E7E">
        <w:rPr>
          <w:rFonts w:ascii="Arial" w:hAnsi="Arial" w:cs="Arial"/>
          <w:sz w:val="20"/>
          <w:szCs w:val="20"/>
        </w:rPr>
        <w:t xml:space="preserve"> and </w:t>
      </w:r>
      <w:r w:rsidRPr="00551E7E">
        <w:rPr>
          <w:rFonts w:ascii="Arial" w:hAnsi="Arial" w:cs="Arial"/>
          <w:i/>
          <w:iCs/>
          <w:sz w:val="20"/>
          <w:szCs w:val="20"/>
        </w:rPr>
        <w:t>zic3</w:t>
      </w:r>
      <w:r w:rsidR="006E17C5" w:rsidRPr="00551E7E">
        <w:rPr>
          <w:rFonts w:ascii="Arial" w:hAnsi="Arial" w:cs="Arial"/>
          <w:i/>
          <w:iCs/>
          <w:sz w:val="20"/>
          <w:szCs w:val="20"/>
        </w:rPr>
        <w:fldChar w:fldCharType="begin"/>
      </w:r>
      <w:r w:rsidR="00170D0A">
        <w:rPr>
          <w:rFonts w:ascii="Arial" w:hAnsi="Arial" w:cs="Arial"/>
          <w:i/>
          <w:iCs/>
          <w:sz w:val="20"/>
          <w:szCs w:val="20"/>
        </w:rPr>
        <w:instrText xml:space="preserve"> ADDIN ZOTERO_ITEM CSL_CITATION {"citationID":"M4xVBlql","properties":{"unsorted":false,"formattedCitation":"(40, 41)","plainCitation":"(40, 41)","noteIndex":0},"citationItems":[{"id":6615,"uris":["http://zotero.org/users/11313215/items/FQL45VKG"],"itemData":{"id":6615,"type":"article-journal","abstract":"More than a decade has passed since Zic family zinc finger proteins were discovered to be transcription factors controlling neuroectodermal differentiation (neural induction) in Xenopus laevis embryos. Although BMP-signal blocking has been shown to be a major upregulator of Zic genes in neuroectodermal differentiation, recent studies have revealed that FGF signaling and intracellular calcium elevation are also involved in regulating the expression of Zic genes. Different regulatory mechanisms have been found for the Zic1 and Zic3 genes, raising the possibility that functional synergism between them partly accounts for the integration of BMP-signal blocking and FGF signaling in neuroectodermal differentiation. Furthermore, mammalian Zic1 and Zic3 have been found to be neural-cell-fate-inducing and pluripotency-maintaining factors, respectively, leading us to the intriguing question of whether the mechanism underlying amphibian neuroectodermal differentiation is applicable to mammals. Comprehensive understanding of the Zic family genes is therefore essential for the study of the neuroectodermal differentiation and stem cell biology.","container-title":"Neurochemical Research","DOI":"10.1007/s11064-011-0422-5","ISSN":"1573-6903","issue":"7","journalAbbreviation":"Neurochem Res","language":"en","page":"1286-1292","source":"Springer Link","title":"Role of BMP, FGF, Calcium Signaling, and Zic Proteins in Vertebrate Neuroectodermal Differentiation","volume":"36","author":[{"family":"Aruga","given":"Jun"},{"family":"Mikoshiba","given":"Katsuhiko"}],"issued":{"date-parts":[["2011",7,1]]}}},{"id":3671,"uris":["http://zotero.org/users/11313215/items/DXPWP9XP"],"itemData":{"id":3671,"type":"article-journal","abstract":"The medial telencephalon is a source of neurons that follow distinct tangential trajectories of migration to various structures such as the cerebral cortex, striatum, and olfactory bulb. In the present study, we characterized the forebrain anomalies in Zic1/Zic3 compound mutant mice. Zic1 and Zic3 were strongly expressed in the medial structures, including the septum, medial cerebral cortex, and choroid plexus. Mice homozygous for the Zic1 mutant allele together with the null Zic3 allele showed medial forebrain defects, which were not obvious in either Zic1 or Zic3 single mutants. Absence of both Zic1 and Zic3 caused hypoplasia of the hippocampus, septum, and olfactory bulb. Analysis of the cell cycle revealed that the cell cycle exit rate was increased in the septa of double mutants. Misexpression of Zic3 in the ventricular layer of the cerebral cortex inhibited neuronal differentiation. These results indicated that both Zic1 and Zic3 function in maintaining neural precursor cells in an undifferentiated state. The functions of these genes may be essential to increasing neural cell numbers regionally in the medial telencephalon and to proper mediolateral patterning of the telencephalon.","container-title":"The Journal of Neuroscience: The Official Journal of the Society for Neuroscience","DOI":"10.1523/JNEUROSCI.4046-06.2007","ISSN":"1529-2401","issue":"20","journalAbbreviation":"J Neurosci","language":"eng","page":"5461-5473","PMID":"17507568","PMCID":"PMC6672357","source":"PubMed","title":"Zic1 and Zic3 regulate medial forebrain development through expansion of neuronal progenitors","volume":"27","author":[{"family":"Inoue","given":"Takashi"},{"family":"Ota","given":"Maya"},{"family":"Ogawa","given":"Miyuki"},{"family":"Mikoshiba","given":"Katsuhiko"},{"family":"Aruga","given":"Jun"}],"issued":{"date-parts":[["2007",5,16]]}}}],"schema":"https://github.com/citation-style-language/schema/raw/master/csl-citation.json"} </w:instrText>
      </w:r>
      <w:r w:rsidR="006E17C5" w:rsidRPr="00551E7E">
        <w:rPr>
          <w:rFonts w:ascii="Arial" w:hAnsi="Arial" w:cs="Arial"/>
          <w:i/>
          <w:iCs/>
          <w:sz w:val="20"/>
          <w:szCs w:val="20"/>
        </w:rPr>
        <w:fldChar w:fldCharType="separate"/>
      </w:r>
      <w:r w:rsidR="00170D0A">
        <w:rPr>
          <w:rFonts w:ascii="Arial" w:hAnsi="Arial" w:cs="Arial"/>
          <w:noProof/>
          <w:sz w:val="20"/>
          <w:szCs w:val="20"/>
        </w:rPr>
        <w:t>(40, 41)</w:t>
      </w:r>
      <w:r w:rsidR="006E17C5" w:rsidRPr="00551E7E">
        <w:rPr>
          <w:rFonts w:ascii="Arial" w:hAnsi="Arial" w:cs="Arial"/>
          <w:i/>
          <w:iCs/>
          <w:sz w:val="20"/>
          <w:szCs w:val="20"/>
        </w:rPr>
        <w:fldChar w:fldCharType="end"/>
      </w:r>
      <w:r w:rsidRPr="00551E7E">
        <w:rPr>
          <w:rFonts w:ascii="Arial" w:hAnsi="Arial" w:cs="Arial"/>
          <w:i/>
          <w:iCs/>
          <w:sz w:val="20"/>
          <w:szCs w:val="20"/>
        </w:rPr>
        <w:t xml:space="preserve">, </w:t>
      </w:r>
      <w:r w:rsidRPr="00551E7E">
        <w:rPr>
          <w:rFonts w:ascii="Arial" w:hAnsi="Arial" w:cs="Arial"/>
          <w:sz w:val="20"/>
          <w:szCs w:val="20"/>
        </w:rPr>
        <w:t xml:space="preserve">and a negative input from </w:t>
      </w:r>
      <w:r w:rsidRPr="00551E7E">
        <w:rPr>
          <w:rFonts w:ascii="Arial" w:hAnsi="Arial" w:cs="Arial"/>
          <w:i/>
          <w:iCs/>
          <w:sz w:val="20"/>
          <w:szCs w:val="20"/>
        </w:rPr>
        <w:t>nfia</w:t>
      </w:r>
      <w:r w:rsidRPr="00551E7E">
        <w:rPr>
          <w:rFonts w:ascii="Arial" w:hAnsi="Arial" w:cs="Arial"/>
          <w:sz w:val="20"/>
          <w:szCs w:val="20"/>
        </w:rPr>
        <w:t xml:space="preserve">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{"citationID":"yL2IQ4mW","properties":{"unsorted":false,"formattedCitation":"(42)","plainCitation":"(42)","noteIndex":0},"citationItems":[{"id":2653,"uris":["http://zotero.org/users/11313215/items/S2XWVMWT"],"itemData":{"id":2653,"type":"article-journal","abstract":"Olfactory receptor (OR) choice represents an example of genetically hardwired stochasticity, where every olfactory neuron expresses one out of ~2000 OR alleles in the mouse genome in a probabilistic, yet stereotypic fashion. Here, we propose that topographic restrictions in OR expression are established in neuronal progenitors by two opposing forces: polygenic transcription and genomic silencing, both of which are influenced by dorsoventral gradients of transcription factors NFIA, B, and X. Polygenic transcription of OR genes may define spatially constrained OR repertoires, among which one OR allele is selected for singular expression later in development. Heterochromatin assembly and genomic compartmentalization of OR alleles also vary across the axes of the olfactory epithelium and may preferentially eliminate ectopically expressed ORs with more dorsal expression destinations from this ‘privileged’ repertoire. Our experiments identify early transcription as a potential ‘epigenetic’ contributor to future developmental patterning and reveal how two spatially responsive probabilistic processes may act in concert to establish deterministic, precise, and reproducible territories of stochastic gene expression.","container-title":"eLife","DOI":"10.7554/eLife.87445","ISSN":"2050-084X","page":"RP87445","publisher":"eLife Sciences Publications, Ltd","source":"eLife","title":"Opposing, spatially-determined epigenetic forces impose restrictions on stochastic olfactory receptor choice","volume":"12","author":[{"family":"Bashkirova","given":"Elizaveta V"},{"family":"Klimpert","given":"Nell"},{"family":"Monahan","given":"Kevin"},{"family":"Campbell","given":"Christine E"},{"family":"Osinski","given":"Jason"},{"family":"Tan","given":"Longzhi"},{"family":"Schieren","given":"Ira"},{"family":"Pourmorady","given":"Ariel"},{"family":"Stecky","given":"Beka"},{"family":"Barnea","given":"Gilad"},{"family":"Xie","given":"Xiaoliang Sunney"},{"family":"Abdus-Saboor","given":"Ishmail"},{"family":"Shykind","given":"Benjamin M"},{"family":"Marlin","given":"Bianca J"},{"family":"Gronostajski","given":"Richard M"},{"family":"Fleischmann","given":"Alexander"},{"family":"Lomvardas","given":"Stavros"}],"editor":[{"family":"Sen","given":"Sonia"},{"family":"Desplan","given":"Claude"}],"issued":{"date-parts":[["2023",12,18]]}}}],"schema":"https://github.com/citation-style-language/schema/raw/master/csl-citation.json"} </w:instrText>
      </w:r>
      <w:r w:rsidRPr="00551E7E">
        <w:rPr>
          <w:rFonts w:ascii="Arial" w:hAnsi="Arial" w:cs="Arial"/>
          <w:sz w:val="20"/>
          <w:szCs w:val="20"/>
        </w:rPr>
        <w:fldChar w:fldCharType="separate"/>
      </w:r>
      <w:r w:rsidR="00170D0A">
        <w:rPr>
          <w:rFonts w:ascii="Arial" w:hAnsi="Arial" w:cs="Arial"/>
          <w:noProof/>
          <w:sz w:val="20"/>
          <w:szCs w:val="20"/>
        </w:rPr>
        <w:t>(42)</w:t>
      </w:r>
      <w:r w:rsidRPr="00551E7E">
        <w:rPr>
          <w:rFonts w:ascii="Arial" w:hAnsi="Arial" w:cs="Arial"/>
          <w:sz w:val="20"/>
          <w:szCs w:val="20"/>
        </w:rPr>
        <w:fldChar w:fldCharType="end"/>
      </w:r>
      <w:r w:rsidRPr="00551E7E">
        <w:rPr>
          <w:rFonts w:ascii="Arial" w:hAnsi="Arial" w:cs="Arial"/>
          <w:sz w:val="20"/>
          <w:szCs w:val="20"/>
        </w:rPr>
        <w:t xml:space="preserve"> suggesting a hierarchical and coordinated regulatory network. </w:t>
      </w:r>
    </w:p>
    <w:p w14:paraId="46C614A9" w14:textId="171B137E" w:rsidR="00D770B1" w:rsidRPr="00551E7E" w:rsidRDefault="00D770B1" w:rsidP="007D232F">
      <w:pPr>
        <w:ind w:firstLine="720"/>
        <w:rPr>
          <w:rFonts w:ascii="Arial" w:hAnsi="Arial" w:cs="Arial"/>
          <w:sz w:val="20"/>
          <w:szCs w:val="20"/>
        </w:rPr>
      </w:pPr>
      <w:r w:rsidRPr="00551E7E">
        <w:rPr>
          <w:rFonts w:ascii="Arial" w:hAnsi="Arial" w:cs="Arial"/>
          <w:sz w:val="20"/>
          <w:szCs w:val="20"/>
        </w:rPr>
        <w:lastRenderedPageBreak/>
        <w:t xml:space="preserve">The transcription factor </w:t>
      </w:r>
      <w:r w:rsidRPr="00551E7E">
        <w:rPr>
          <w:rFonts w:ascii="Arial" w:hAnsi="Arial" w:cs="Arial"/>
          <w:i/>
          <w:iCs/>
          <w:sz w:val="20"/>
          <w:szCs w:val="20"/>
        </w:rPr>
        <w:t xml:space="preserve">uncx </w:t>
      </w:r>
      <w:r w:rsidRPr="00551E7E">
        <w:rPr>
          <w:rFonts w:ascii="Arial" w:hAnsi="Arial" w:cs="Arial"/>
          <w:sz w:val="20"/>
          <w:szCs w:val="20"/>
        </w:rPr>
        <w:t>is a particularly interesting component of the 1_</w:t>
      </w:r>
      <w:commentRangeStart w:id="29"/>
      <w:commentRangeStart w:id="30"/>
      <w:commentRangeStart w:id="31"/>
      <w:commentRangeStart w:id="32"/>
      <w:commentRangeStart w:id="33"/>
      <w:r w:rsidRPr="00551E7E">
        <w:rPr>
          <w:rFonts w:ascii="Arial" w:hAnsi="Arial" w:cs="Arial"/>
          <w:sz w:val="20"/>
          <w:szCs w:val="20"/>
        </w:rPr>
        <w:t xml:space="preserve">RGC </w:t>
      </w:r>
      <w:commentRangeEnd w:id="29"/>
      <w:r w:rsidRPr="00551E7E">
        <w:rPr>
          <w:rStyle w:val="CommentReference"/>
          <w:rFonts w:ascii="Arial" w:hAnsi="Arial" w:cs="Arial"/>
          <w:sz w:val="20"/>
          <w:szCs w:val="20"/>
        </w:rPr>
        <w:commentReference w:id="29"/>
      </w:r>
      <w:commentRangeEnd w:id="30"/>
      <w:r w:rsidRPr="00551E7E">
        <w:rPr>
          <w:rStyle w:val="CommentReference"/>
          <w:rFonts w:ascii="Arial" w:hAnsi="Arial" w:cs="Arial"/>
          <w:sz w:val="20"/>
          <w:szCs w:val="20"/>
        </w:rPr>
        <w:commentReference w:id="30"/>
      </w:r>
      <w:commentRangeEnd w:id="31"/>
      <w:r w:rsidR="0001613D" w:rsidRPr="00551E7E">
        <w:rPr>
          <w:rStyle w:val="CommentReference"/>
          <w:rFonts w:ascii="Arial" w:hAnsi="Arial" w:cs="Arial"/>
          <w:sz w:val="20"/>
          <w:szCs w:val="20"/>
        </w:rPr>
        <w:commentReference w:id="31"/>
      </w:r>
      <w:commentRangeEnd w:id="32"/>
      <w:r w:rsidR="00665C44" w:rsidRPr="00551E7E">
        <w:rPr>
          <w:rStyle w:val="CommentReference"/>
          <w:rFonts w:ascii="Arial" w:hAnsi="Arial" w:cs="Arial"/>
          <w:sz w:val="20"/>
          <w:szCs w:val="20"/>
        </w:rPr>
        <w:commentReference w:id="32"/>
      </w:r>
      <w:commentRangeEnd w:id="33"/>
      <w:r w:rsidR="00234ECB" w:rsidRPr="00551E7E">
        <w:rPr>
          <w:rStyle w:val="CommentReference"/>
          <w:rFonts w:ascii="Arial" w:hAnsi="Arial" w:cs="Arial"/>
          <w:sz w:val="20"/>
          <w:szCs w:val="20"/>
        </w:rPr>
        <w:commentReference w:id="33"/>
      </w:r>
      <w:r w:rsidRPr="00551E7E">
        <w:rPr>
          <w:rFonts w:ascii="Arial" w:hAnsi="Arial" w:cs="Arial"/>
          <w:sz w:val="20"/>
          <w:szCs w:val="20"/>
        </w:rPr>
        <w:t xml:space="preserve">network due to its dual regulation of the TF hub </w:t>
      </w:r>
      <w:r w:rsidRPr="00551E7E">
        <w:rPr>
          <w:rFonts w:ascii="Arial" w:hAnsi="Arial" w:cs="Arial"/>
          <w:i/>
          <w:iCs/>
          <w:sz w:val="20"/>
          <w:szCs w:val="20"/>
        </w:rPr>
        <w:t>gli1</w:t>
      </w:r>
      <w:r w:rsidRPr="00551E7E">
        <w:rPr>
          <w:rFonts w:ascii="Arial" w:hAnsi="Arial" w:cs="Arial"/>
          <w:sz w:val="20"/>
          <w:szCs w:val="20"/>
        </w:rPr>
        <w:t xml:space="preserve"> and </w:t>
      </w:r>
      <w:r w:rsidRPr="00551E7E">
        <w:rPr>
          <w:rFonts w:ascii="Arial" w:hAnsi="Arial" w:cs="Arial"/>
          <w:i/>
          <w:iCs/>
          <w:sz w:val="20"/>
          <w:szCs w:val="20"/>
        </w:rPr>
        <w:t>cyp19a1b</w:t>
      </w:r>
      <w:r w:rsidRPr="00551E7E">
        <w:rPr>
          <w:rFonts w:ascii="Arial" w:hAnsi="Arial" w:cs="Arial"/>
          <w:sz w:val="20"/>
          <w:szCs w:val="20"/>
        </w:rPr>
        <w:t xml:space="preserve">. </w:t>
      </w:r>
      <w:r w:rsidRPr="00551E7E">
        <w:rPr>
          <w:rFonts w:ascii="Arial" w:hAnsi="Arial" w:cs="Arial"/>
          <w:i/>
          <w:iCs/>
          <w:sz w:val="20"/>
          <w:szCs w:val="20"/>
        </w:rPr>
        <w:t>uncx</w:t>
      </w:r>
      <w:r w:rsidRPr="00551E7E">
        <w:rPr>
          <w:rFonts w:ascii="Arial" w:hAnsi="Arial" w:cs="Arial"/>
          <w:sz w:val="20"/>
          <w:szCs w:val="20"/>
        </w:rPr>
        <w:t xml:space="preserve"> was positively associated with </w:t>
      </w:r>
      <w:r w:rsidR="009112E5" w:rsidRPr="00551E7E">
        <w:rPr>
          <w:rFonts w:ascii="Arial" w:hAnsi="Arial" w:cs="Arial"/>
          <w:i/>
          <w:iCs/>
          <w:sz w:val="20"/>
          <w:szCs w:val="20"/>
        </w:rPr>
        <w:t>gli1</w:t>
      </w:r>
      <w:r w:rsidR="009112E5" w:rsidRPr="00551E7E">
        <w:rPr>
          <w:rFonts w:ascii="Arial" w:hAnsi="Arial" w:cs="Arial"/>
          <w:sz w:val="20"/>
          <w:szCs w:val="20"/>
        </w:rPr>
        <w:t xml:space="preserve"> but</w:t>
      </w:r>
      <w:r w:rsidRPr="00551E7E">
        <w:rPr>
          <w:rFonts w:ascii="Arial" w:hAnsi="Arial" w:cs="Arial"/>
          <w:sz w:val="20"/>
          <w:szCs w:val="20"/>
        </w:rPr>
        <w:t xml:space="preserve"> negatively associated with </w:t>
      </w:r>
      <w:r w:rsidRPr="00551E7E">
        <w:rPr>
          <w:rFonts w:ascii="Arial" w:hAnsi="Arial" w:cs="Arial"/>
          <w:i/>
          <w:iCs/>
          <w:sz w:val="20"/>
          <w:szCs w:val="20"/>
        </w:rPr>
        <w:t>cyp19a1b</w:t>
      </w:r>
      <w:r w:rsidRPr="00551E7E">
        <w:rPr>
          <w:rFonts w:ascii="Arial" w:hAnsi="Arial" w:cs="Arial"/>
          <w:sz w:val="20"/>
          <w:szCs w:val="20"/>
        </w:rPr>
        <w:t xml:space="preserve">. This suggests that brain aromatase expression and neuronal differentiation in RGCs are inversely correlated. Given </w:t>
      </w:r>
      <w:r w:rsidRPr="00551E7E">
        <w:rPr>
          <w:rFonts w:ascii="Arial" w:hAnsi="Arial" w:cs="Arial"/>
          <w:i/>
          <w:iCs/>
          <w:sz w:val="20"/>
          <w:szCs w:val="20"/>
        </w:rPr>
        <w:t xml:space="preserve">cyp19a1b </w:t>
      </w:r>
      <w:r w:rsidRPr="00551E7E">
        <w:rPr>
          <w:rFonts w:ascii="Arial" w:hAnsi="Arial" w:cs="Arial"/>
          <w:sz w:val="20"/>
          <w:szCs w:val="20"/>
        </w:rPr>
        <w:t xml:space="preserve">is transiently downregulated in intermediates, this further supports the idea that 1_RGC in intermediates increases the rate of </w:t>
      </w:r>
      <w:commentRangeStart w:id="34"/>
      <w:commentRangeStart w:id="35"/>
      <w:r w:rsidRPr="00551E7E">
        <w:rPr>
          <w:rFonts w:ascii="Arial" w:hAnsi="Arial" w:cs="Arial"/>
          <w:sz w:val="20"/>
          <w:szCs w:val="20"/>
        </w:rPr>
        <w:t>neurogenesis</w:t>
      </w:r>
      <w:commentRangeEnd w:id="34"/>
      <w:r>
        <w:rPr>
          <w:rStyle w:val="CommentReference"/>
          <w:rFonts w:ascii="Arial" w:hAnsi="Arial" w:cs="Arial"/>
          <w:sz w:val="20"/>
          <w:szCs w:val="20"/>
        </w:rPr>
        <w:commentReference w:id="34"/>
      </w:r>
      <w:commentRangeEnd w:id="35"/>
      <w:r w:rsidR="003964CD">
        <w:rPr>
          <w:rStyle w:val="CommentReference"/>
          <w:rFonts w:ascii="Arial" w:hAnsi="Arial" w:cs="Arial"/>
          <w:sz w:val="20"/>
          <w:szCs w:val="20"/>
        </w:rPr>
        <w:commentReference w:id="35"/>
      </w:r>
      <w:r w:rsidR="0051799D">
        <w:rPr>
          <w:rFonts w:ascii="Arial" w:hAnsi="Arial" w:cs="Arial"/>
          <w:sz w:val="20"/>
          <w:szCs w:val="20"/>
        </w:rPr>
        <w:t xml:space="preserve"> at the expense of </w:t>
      </w:r>
      <w:r w:rsidR="0051799D">
        <w:rPr>
          <w:rFonts w:ascii="Arial" w:hAnsi="Arial" w:cs="Arial"/>
          <w:i/>
          <w:iCs/>
          <w:sz w:val="20"/>
          <w:szCs w:val="20"/>
        </w:rPr>
        <w:t xml:space="preserve">cyp19a1b </w:t>
      </w:r>
      <w:r w:rsidR="0051799D">
        <w:rPr>
          <w:rFonts w:ascii="Arial" w:hAnsi="Arial" w:cs="Arial"/>
          <w:sz w:val="20"/>
          <w:szCs w:val="20"/>
        </w:rPr>
        <w:t>production</w:t>
      </w:r>
      <w:r w:rsidRPr="00551E7E">
        <w:rPr>
          <w:rFonts w:ascii="Arial" w:hAnsi="Arial" w:cs="Arial"/>
          <w:sz w:val="20"/>
          <w:szCs w:val="20"/>
        </w:rPr>
        <w:t>.</w:t>
      </w:r>
    </w:p>
    <w:p w14:paraId="40EBD9D1" w14:textId="77777777" w:rsidR="007D232F" w:rsidRPr="00551E7E" w:rsidRDefault="007D232F" w:rsidP="007D232F">
      <w:pPr>
        <w:ind w:firstLine="720"/>
        <w:rPr>
          <w:rFonts w:ascii="Arial" w:hAnsi="Arial" w:cs="Arial"/>
          <w:sz w:val="20"/>
          <w:szCs w:val="20"/>
        </w:rPr>
      </w:pPr>
    </w:p>
    <w:p w14:paraId="3688E079" w14:textId="4F5683CB" w:rsidR="007D232F" w:rsidRPr="00551E7E" w:rsidRDefault="007D232F" w:rsidP="007D232F">
      <w:pPr>
        <w:rPr>
          <w:rFonts w:ascii="Arial" w:hAnsi="Arial" w:cs="Arial"/>
          <w:sz w:val="20"/>
          <w:szCs w:val="20"/>
          <w:u w:val="single"/>
        </w:rPr>
      </w:pPr>
      <w:r w:rsidRPr="00551E7E">
        <w:rPr>
          <w:rFonts w:ascii="Arial" w:hAnsi="Arial" w:cs="Arial"/>
          <w:sz w:val="20"/>
          <w:szCs w:val="20"/>
          <w:u w:val="single"/>
        </w:rPr>
        <w:t>Immediate early genes and sex steroid hormones are coupled to gonadotroph regulating factors in 6_POA_Mixed</w:t>
      </w:r>
    </w:p>
    <w:p w14:paraId="1E4A78ED" w14:textId="266D32C9" w:rsidR="00E939CE" w:rsidRPr="00551E7E" w:rsidRDefault="007D232F" w:rsidP="007D232F">
      <w:pPr>
        <w:ind w:firstLine="720"/>
        <w:rPr>
          <w:rFonts w:ascii="Arial" w:hAnsi="Arial" w:cs="Arial"/>
          <w:sz w:val="20"/>
          <w:szCs w:val="20"/>
        </w:rPr>
      </w:pPr>
      <w:r w:rsidRPr="00551E7E">
        <w:rPr>
          <w:rFonts w:ascii="Arial" w:hAnsi="Arial" w:cs="Arial"/>
          <w:sz w:val="20"/>
          <w:szCs w:val="20"/>
        </w:rPr>
        <w:t>Our</w:t>
      </w:r>
      <w:r w:rsidR="00E939CE" w:rsidRPr="00551E7E">
        <w:rPr>
          <w:rFonts w:ascii="Arial" w:hAnsi="Arial" w:cs="Arial"/>
          <w:sz w:val="20"/>
          <w:szCs w:val="20"/>
        </w:rPr>
        <w:t xml:space="preserve"> complementary analysis </w:t>
      </w:r>
      <w:r w:rsidRPr="00551E7E">
        <w:rPr>
          <w:rFonts w:ascii="Arial" w:hAnsi="Arial" w:cs="Arial"/>
          <w:sz w:val="20"/>
          <w:szCs w:val="20"/>
        </w:rPr>
        <w:t xml:space="preserve">of 6_POA_Mixed </w:t>
      </w:r>
      <w:r w:rsidR="00E939CE" w:rsidRPr="00551E7E">
        <w:rPr>
          <w:rFonts w:ascii="Arial" w:hAnsi="Arial" w:cs="Arial"/>
          <w:sz w:val="20"/>
          <w:szCs w:val="20"/>
        </w:rPr>
        <w:t>identified candidate regulators of several genes implicated in neuroendocrine control of reproduction that were not captured by the accessibility-coupled analysis (</w:t>
      </w:r>
      <w:r w:rsidR="00E939CE" w:rsidRPr="00551E7E">
        <w:rPr>
          <w:rFonts w:ascii="Arial" w:hAnsi="Arial" w:cs="Arial"/>
          <w:sz w:val="20"/>
          <w:szCs w:val="20"/>
          <w:highlight w:val="yellow"/>
        </w:rPr>
        <w:t xml:space="preserve">Fig. </w:t>
      </w:r>
      <w:r w:rsidR="00376C7F" w:rsidRPr="0051799D">
        <w:rPr>
          <w:rFonts w:ascii="Arial" w:hAnsi="Arial" w:cs="Arial"/>
          <w:sz w:val="20"/>
          <w:szCs w:val="20"/>
          <w:highlight w:val="yellow"/>
        </w:rPr>
        <w:t>S11B</w:t>
      </w:r>
      <w:r w:rsidR="00E939CE" w:rsidRPr="00551E7E">
        <w:rPr>
          <w:rFonts w:ascii="Arial" w:hAnsi="Arial" w:cs="Arial"/>
          <w:sz w:val="20"/>
          <w:szCs w:val="20"/>
        </w:rPr>
        <w:t xml:space="preserve">). </w:t>
      </w:r>
      <w:r w:rsidRPr="00551E7E">
        <w:rPr>
          <w:rFonts w:ascii="Arial" w:hAnsi="Arial" w:cs="Arial"/>
          <w:sz w:val="20"/>
          <w:szCs w:val="20"/>
        </w:rPr>
        <w:t>Intriguingly, e</w:t>
      </w:r>
      <w:r w:rsidR="00E939CE" w:rsidRPr="00551E7E">
        <w:rPr>
          <w:rFonts w:ascii="Arial" w:hAnsi="Arial" w:cs="Arial"/>
          <w:sz w:val="20"/>
          <w:szCs w:val="20"/>
        </w:rPr>
        <w:t xml:space="preserve">arly-downregulated </w:t>
      </w:r>
      <w:r w:rsidR="00E939CE" w:rsidRPr="00551E7E">
        <w:rPr>
          <w:rFonts w:ascii="Arial" w:hAnsi="Arial" w:cs="Arial"/>
          <w:i/>
          <w:iCs/>
          <w:sz w:val="20"/>
          <w:szCs w:val="20"/>
        </w:rPr>
        <w:t>npy7r</w:t>
      </w:r>
      <w:r w:rsidR="00E939CE" w:rsidRPr="00551E7E">
        <w:rPr>
          <w:rFonts w:ascii="Arial" w:hAnsi="Arial" w:cs="Arial"/>
          <w:sz w:val="20"/>
          <w:szCs w:val="20"/>
        </w:rPr>
        <w:t xml:space="preserve"> was </w:t>
      </w:r>
      <w:commentRangeStart w:id="36"/>
      <w:commentRangeStart w:id="37"/>
      <w:r w:rsidR="00E939CE" w:rsidRPr="00551E7E">
        <w:rPr>
          <w:rFonts w:ascii="Arial" w:hAnsi="Arial" w:cs="Arial"/>
          <w:sz w:val="20"/>
          <w:szCs w:val="20"/>
        </w:rPr>
        <w:t>positively associated with</w:t>
      </w:r>
      <w:r w:rsidRPr="00551E7E">
        <w:rPr>
          <w:rFonts w:ascii="Arial" w:hAnsi="Arial" w:cs="Arial"/>
          <w:sz w:val="20"/>
          <w:szCs w:val="20"/>
        </w:rPr>
        <w:t xml:space="preserve"> the immediate early gene </w:t>
      </w:r>
      <w:r w:rsidR="00E939CE" w:rsidRPr="00551E7E">
        <w:rPr>
          <w:rFonts w:ascii="Arial" w:hAnsi="Arial" w:cs="Arial"/>
          <w:i/>
          <w:iCs/>
          <w:sz w:val="20"/>
          <w:szCs w:val="20"/>
        </w:rPr>
        <w:t>egr</w:t>
      </w:r>
      <w:r w:rsidR="00376C7F" w:rsidRPr="00551E7E">
        <w:rPr>
          <w:rFonts w:ascii="Arial" w:hAnsi="Arial" w:cs="Arial"/>
          <w:i/>
          <w:iCs/>
          <w:sz w:val="20"/>
          <w:szCs w:val="20"/>
        </w:rPr>
        <w:t>1</w:t>
      </w:r>
      <w:commentRangeEnd w:id="36"/>
      <w:r w:rsidRPr="00551E7E">
        <w:rPr>
          <w:rStyle w:val="CommentReference"/>
          <w:rFonts w:ascii="Arial" w:hAnsi="Arial" w:cs="Arial"/>
          <w:sz w:val="20"/>
          <w:szCs w:val="20"/>
        </w:rPr>
        <w:commentReference w:id="36"/>
      </w:r>
      <w:commentRangeEnd w:id="37"/>
      <w:r w:rsidR="005805F7" w:rsidRPr="00551E7E">
        <w:rPr>
          <w:rStyle w:val="CommentReference"/>
          <w:rFonts w:ascii="Arial" w:hAnsi="Arial" w:cs="Arial"/>
          <w:sz w:val="20"/>
          <w:szCs w:val="20"/>
        </w:rPr>
        <w:commentReference w:id="37"/>
      </w:r>
      <w:r w:rsidR="00D770B1" w:rsidRPr="00551E7E">
        <w:rPr>
          <w:rFonts w:ascii="Arial" w:hAnsi="Arial" w:cs="Arial"/>
          <w:sz w:val="20"/>
          <w:szCs w:val="20"/>
        </w:rPr>
        <w:t>.</w:t>
      </w:r>
      <w:r w:rsidRPr="00551E7E">
        <w:rPr>
          <w:rFonts w:ascii="Arial" w:hAnsi="Arial" w:cs="Arial"/>
          <w:sz w:val="20"/>
          <w:szCs w:val="20"/>
        </w:rPr>
        <w:t xml:space="preserve"> Given </w:t>
      </w:r>
      <w:r w:rsidRPr="00551E7E">
        <w:rPr>
          <w:rFonts w:ascii="Arial" w:hAnsi="Arial" w:cs="Arial"/>
          <w:i/>
          <w:iCs/>
          <w:sz w:val="20"/>
          <w:szCs w:val="20"/>
        </w:rPr>
        <w:t xml:space="preserve">npy7r </w:t>
      </w:r>
      <w:r w:rsidRPr="00551E7E">
        <w:rPr>
          <w:rFonts w:ascii="Arial" w:hAnsi="Arial" w:cs="Arial"/>
          <w:sz w:val="20"/>
          <w:szCs w:val="20"/>
        </w:rPr>
        <w:t xml:space="preserve">downregulation is one of the earliest changes in 6_POA_Mixed that could impact the pituitary gonadotrophs </w:t>
      </w:r>
      <w:r w:rsidR="00376C7F"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{"citationID":"Jg5TAHD2","properties":{"unsorted":false,"formattedCitation":"(33, 43)","plainCitation":"(33, 43)","noteIndex":0},"citationItems":[{"id":6345,"uris":["http://zotero.org/users/11313215/items/3PT68SU6"],"itemData":{"id":6345,"type":"article-journal","abstract":"During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170D0A">
        <w:rPr>
          <w:rFonts w:ascii="Cambria Math" w:hAnsi="Cambria Math" w:cs="Cambria Math"/>
          <w:sz w:val="20"/>
          <w:szCs w:val="20"/>
        </w:rPr>
        <w:instrText>∼</w:instrText>
      </w:r>
      <w:r w:rsidR="00170D0A">
        <w:rPr>
          <w:rFonts w:ascii="Arial" w:hAnsi="Arial" w:cs="Arial"/>
          <w:sz w:val="20"/>
          <w:szCs w:val="20"/>
        </w:rPr>
        <w:instrText xml:space="preserve">20 stimulatory and </w:instrText>
      </w:r>
      <w:r w:rsidR="00170D0A">
        <w:rPr>
          <w:rFonts w:ascii="Cambria Math" w:hAnsi="Cambria Math" w:cs="Cambria Math"/>
          <w:sz w:val="20"/>
          <w:szCs w:val="20"/>
        </w:rPr>
        <w:instrText>∼</w:instrText>
      </w:r>
      <w:r w:rsidR="00170D0A">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376C7F" w:rsidRPr="00551E7E">
        <w:rPr>
          <w:rFonts w:ascii="Arial" w:hAnsi="Arial" w:cs="Arial"/>
          <w:sz w:val="20"/>
          <w:szCs w:val="20"/>
        </w:rPr>
        <w:fldChar w:fldCharType="separate"/>
      </w:r>
      <w:r w:rsidR="00170D0A">
        <w:rPr>
          <w:rFonts w:ascii="Arial" w:hAnsi="Arial" w:cs="Arial"/>
          <w:noProof/>
          <w:sz w:val="20"/>
          <w:szCs w:val="20"/>
        </w:rPr>
        <w:t>(33, 43)</w:t>
      </w:r>
      <w:r w:rsidR="00376C7F" w:rsidRPr="00551E7E">
        <w:rPr>
          <w:rFonts w:ascii="Arial" w:hAnsi="Arial" w:cs="Arial"/>
          <w:sz w:val="20"/>
          <w:szCs w:val="20"/>
        </w:rPr>
        <w:fldChar w:fldCharType="end"/>
      </w:r>
      <w:r w:rsidRPr="00551E7E">
        <w:rPr>
          <w:rFonts w:ascii="Arial" w:hAnsi="Arial" w:cs="Arial"/>
          <w:sz w:val="20"/>
          <w:szCs w:val="20"/>
        </w:rPr>
        <w:t>, this connection provides a plausible connection by which changes in neuronal activity caused by social experience are transduced into changes in gonadotropin production.</w:t>
      </w:r>
    </w:p>
    <w:p w14:paraId="5A7A9DEE" w14:textId="00B60FD7" w:rsidR="00E939CE" w:rsidRPr="00551E7E" w:rsidRDefault="00E939CE" w:rsidP="007D232F">
      <w:pPr>
        <w:ind w:firstLine="720"/>
        <w:rPr>
          <w:rFonts w:ascii="Arial" w:hAnsi="Arial" w:cs="Arial"/>
          <w:sz w:val="20"/>
          <w:szCs w:val="20"/>
        </w:rPr>
      </w:pPr>
      <w:r w:rsidRPr="00551E7E">
        <w:rPr>
          <w:rFonts w:ascii="Arial" w:hAnsi="Arial" w:cs="Arial"/>
          <w:sz w:val="20"/>
          <w:szCs w:val="20"/>
        </w:rPr>
        <w:t>The 6_</w:t>
      </w:r>
      <w:commentRangeStart w:id="38"/>
      <w:commentRangeStart w:id="39"/>
      <w:commentRangeStart w:id="40"/>
      <w:r w:rsidRPr="00551E7E">
        <w:rPr>
          <w:rFonts w:ascii="Arial" w:hAnsi="Arial" w:cs="Arial"/>
          <w:sz w:val="20"/>
          <w:szCs w:val="20"/>
        </w:rPr>
        <w:t>POA</w:t>
      </w:r>
      <w:commentRangeEnd w:id="38"/>
      <w:r w:rsidR="007D232F" w:rsidRPr="00551E7E">
        <w:rPr>
          <w:rStyle w:val="CommentReference"/>
          <w:rFonts w:ascii="Arial" w:hAnsi="Arial" w:cs="Arial"/>
          <w:sz w:val="20"/>
          <w:szCs w:val="20"/>
        </w:rPr>
        <w:commentReference w:id="38"/>
      </w:r>
      <w:commentRangeEnd w:id="39"/>
      <w:r w:rsidR="003964CD" w:rsidRPr="00551E7E">
        <w:rPr>
          <w:rStyle w:val="CommentReference"/>
          <w:rFonts w:ascii="Arial" w:hAnsi="Arial" w:cs="Arial"/>
          <w:sz w:val="20"/>
          <w:szCs w:val="20"/>
        </w:rPr>
        <w:commentReference w:id="39"/>
      </w:r>
      <w:commentRangeEnd w:id="40"/>
      <w:r w:rsidR="00E046C6" w:rsidRPr="00551E7E">
        <w:rPr>
          <w:rStyle w:val="CommentReference"/>
          <w:rFonts w:ascii="Arial" w:hAnsi="Arial" w:cs="Arial"/>
          <w:sz w:val="20"/>
          <w:szCs w:val="20"/>
        </w:rPr>
        <w:commentReference w:id="40"/>
      </w:r>
      <w:r w:rsidRPr="00551E7E">
        <w:rPr>
          <w:rFonts w:ascii="Arial" w:hAnsi="Arial" w:cs="Arial"/>
          <w:sz w:val="20"/>
          <w:szCs w:val="20"/>
        </w:rPr>
        <w:t>_Mixed network prominently implicated steroid hormone signaling</w:t>
      </w:r>
      <w:r w:rsidR="005805F7" w:rsidRPr="00551E7E">
        <w:rPr>
          <w:rFonts w:ascii="Arial" w:hAnsi="Arial" w:cs="Arial"/>
          <w:sz w:val="20"/>
          <w:szCs w:val="20"/>
        </w:rPr>
        <w:t xml:space="preserve"> in regulating neuroplasticity</w:t>
      </w:r>
      <w:r w:rsidRPr="00551E7E">
        <w:rPr>
          <w:rFonts w:ascii="Arial" w:hAnsi="Arial" w:cs="Arial"/>
          <w:sz w:val="20"/>
          <w:szCs w:val="20"/>
        </w:rPr>
        <w:t xml:space="preserve">. </w:t>
      </w:r>
      <w:r w:rsidRPr="00551E7E">
        <w:rPr>
          <w:rFonts w:ascii="Arial" w:hAnsi="Arial" w:cs="Arial"/>
          <w:i/>
          <w:iCs/>
          <w:sz w:val="20"/>
          <w:szCs w:val="20"/>
        </w:rPr>
        <w:t>pgr,</w:t>
      </w:r>
      <w:r w:rsidRPr="00551E7E">
        <w:rPr>
          <w:rFonts w:ascii="Arial" w:hAnsi="Arial" w:cs="Arial"/>
          <w:sz w:val="20"/>
          <w:szCs w:val="20"/>
        </w:rPr>
        <w:t xml:space="preserve"> which was itself transiently downregulated, was strongly </w:t>
      </w:r>
      <w:r w:rsidR="005805F7" w:rsidRPr="00551E7E">
        <w:rPr>
          <w:rFonts w:ascii="Arial" w:hAnsi="Arial" w:cs="Arial"/>
          <w:sz w:val="20"/>
          <w:szCs w:val="20"/>
        </w:rPr>
        <w:t>negatively</w:t>
      </w:r>
      <w:r w:rsidRPr="00551E7E">
        <w:rPr>
          <w:rFonts w:ascii="Arial" w:hAnsi="Arial" w:cs="Arial"/>
          <w:sz w:val="20"/>
          <w:szCs w:val="20"/>
        </w:rPr>
        <w:t xml:space="preserve"> associated with </w:t>
      </w:r>
      <w:r w:rsidR="005805F7" w:rsidRPr="00551E7E">
        <w:rPr>
          <w:rFonts w:ascii="Arial" w:hAnsi="Arial" w:cs="Arial"/>
          <w:sz w:val="20"/>
          <w:szCs w:val="20"/>
        </w:rPr>
        <w:t xml:space="preserve">the potassium channel </w:t>
      </w:r>
      <w:r w:rsidR="005805F7" w:rsidRPr="00551E7E">
        <w:rPr>
          <w:rFonts w:ascii="Arial" w:hAnsi="Arial" w:cs="Arial"/>
          <w:i/>
          <w:iCs/>
          <w:sz w:val="20"/>
          <w:szCs w:val="20"/>
        </w:rPr>
        <w:t>kcnd3,</w:t>
      </w:r>
      <w:r w:rsidR="005805F7" w:rsidRPr="00551E7E">
        <w:rPr>
          <w:rFonts w:ascii="Arial" w:hAnsi="Arial" w:cs="Arial"/>
          <w:sz w:val="20"/>
          <w:szCs w:val="20"/>
        </w:rPr>
        <w:t xml:space="preserve"> the synaptic vesicle protein</w:t>
      </w:r>
      <w:r w:rsidR="005805F7" w:rsidRPr="00551E7E">
        <w:rPr>
          <w:rFonts w:ascii="Arial" w:hAnsi="Arial" w:cs="Arial"/>
          <w:i/>
          <w:iCs/>
          <w:sz w:val="20"/>
          <w:szCs w:val="20"/>
        </w:rPr>
        <w:t xml:space="preserve"> stxbp6, </w:t>
      </w:r>
      <w:r w:rsidR="005805F7" w:rsidRPr="00551E7E">
        <w:rPr>
          <w:rFonts w:ascii="Arial" w:hAnsi="Arial" w:cs="Arial"/>
          <w:sz w:val="20"/>
          <w:szCs w:val="20"/>
        </w:rPr>
        <w:t xml:space="preserve">and presynaptic cell adhesin protein </w:t>
      </w:r>
      <w:r w:rsidR="005805F7" w:rsidRPr="00551E7E">
        <w:rPr>
          <w:rFonts w:ascii="Arial" w:hAnsi="Arial" w:cs="Arial"/>
          <w:i/>
          <w:iCs/>
          <w:sz w:val="20"/>
          <w:szCs w:val="20"/>
        </w:rPr>
        <w:t>cntap4</w:t>
      </w:r>
      <w:r w:rsidR="00141C2A" w:rsidRPr="00551E7E">
        <w:rPr>
          <w:rFonts w:ascii="Arial" w:hAnsi="Arial" w:cs="Arial"/>
          <w:sz w:val="20"/>
          <w:szCs w:val="20"/>
        </w:rPr>
        <w:t>.</w:t>
      </w:r>
      <w:r w:rsidR="005805F7" w:rsidRPr="00551E7E">
        <w:rPr>
          <w:rFonts w:ascii="Arial" w:hAnsi="Arial" w:cs="Arial"/>
          <w:sz w:val="20"/>
          <w:szCs w:val="20"/>
        </w:rPr>
        <w:t xml:space="preserve"> Similarly, </w:t>
      </w:r>
      <w:commentRangeStart w:id="41"/>
      <w:commentRangeStart w:id="42"/>
      <w:r w:rsidR="005805F7" w:rsidRPr="00551E7E">
        <w:rPr>
          <w:rFonts w:ascii="Arial" w:hAnsi="Arial" w:cs="Arial"/>
          <w:i/>
          <w:iCs/>
          <w:sz w:val="20"/>
          <w:szCs w:val="20"/>
        </w:rPr>
        <w:t xml:space="preserve">ar </w:t>
      </w:r>
      <w:commentRangeEnd w:id="41"/>
      <w:r w:rsidR="005805F7" w:rsidRPr="00551E7E">
        <w:rPr>
          <w:rStyle w:val="CommentReference"/>
          <w:rFonts w:ascii="Arial" w:hAnsi="Arial" w:cs="Arial"/>
          <w:sz w:val="20"/>
          <w:szCs w:val="20"/>
        </w:rPr>
        <w:commentReference w:id="41"/>
      </w:r>
      <w:commentRangeEnd w:id="42"/>
      <w:r w:rsidR="005739D4" w:rsidRPr="00551E7E">
        <w:rPr>
          <w:rStyle w:val="CommentReference"/>
          <w:rFonts w:ascii="Arial" w:hAnsi="Arial" w:cs="Arial"/>
          <w:sz w:val="20"/>
          <w:szCs w:val="20"/>
        </w:rPr>
        <w:commentReference w:id="42"/>
      </w:r>
      <w:r w:rsidR="005805F7" w:rsidRPr="00551E7E">
        <w:rPr>
          <w:rFonts w:ascii="Arial" w:hAnsi="Arial" w:cs="Arial"/>
          <w:sz w:val="20"/>
          <w:szCs w:val="20"/>
        </w:rPr>
        <w:t xml:space="preserve">was negatively associated with </w:t>
      </w:r>
      <w:r w:rsidR="005805F7" w:rsidRPr="00551E7E">
        <w:rPr>
          <w:rFonts w:ascii="Arial" w:hAnsi="Arial" w:cs="Arial"/>
          <w:i/>
          <w:iCs/>
          <w:sz w:val="20"/>
          <w:szCs w:val="20"/>
        </w:rPr>
        <w:t>stxbp1</w:t>
      </w:r>
      <w:r w:rsidR="005805F7" w:rsidRPr="00551E7E">
        <w:rPr>
          <w:rFonts w:ascii="Arial" w:hAnsi="Arial" w:cs="Arial"/>
          <w:sz w:val="20"/>
          <w:szCs w:val="20"/>
        </w:rPr>
        <w:t>. Conversely</w:t>
      </w:r>
      <w:r w:rsidR="00141C2A" w:rsidRPr="00551E7E">
        <w:rPr>
          <w:rFonts w:ascii="Arial" w:hAnsi="Arial" w:cs="Arial"/>
          <w:sz w:val="20"/>
          <w:szCs w:val="20"/>
        </w:rPr>
        <w:t xml:space="preserve"> </w:t>
      </w:r>
      <w:commentRangeStart w:id="43"/>
      <w:commentRangeStart w:id="44"/>
      <w:r w:rsidRPr="00551E7E">
        <w:rPr>
          <w:rFonts w:ascii="Arial" w:hAnsi="Arial" w:cs="Arial"/>
          <w:i/>
          <w:iCs/>
          <w:sz w:val="20"/>
          <w:szCs w:val="20"/>
        </w:rPr>
        <w:t>esr2b</w:t>
      </w:r>
      <w:r w:rsidRPr="00551E7E">
        <w:rPr>
          <w:rFonts w:ascii="Arial" w:hAnsi="Arial" w:cs="Arial"/>
          <w:sz w:val="20"/>
          <w:szCs w:val="20"/>
        </w:rPr>
        <w:t xml:space="preserve"> </w:t>
      </w:r>
      <w:commentRangeEnd w:id="43"/>
      <w:r w:rsidR="007D232F" w:rsidRPr="00551E7E">
        <w:rPr>
          <w:rStyle w:val="CommentReference"/>
          <w:rFonts w:ascii="Arial" w:hAnsi="Arial" w:cs="Arial"/>
          <w:sz w:val="20"/>
          <w:szCs w:val="20"/>
        </w:rPr>
        <w:commentReference w:id="43"/>
      </w:r>
      <w:commentRangeEnd w:id="44"/>
      <w:r w:rsidR="00D24F7D" w:rsidRPr="00551E7E">
        <w:rPr>
          <w:rStyle w:val="CommentReference"/>
          <w:rFonts w:ascii="Arial" w:hAnsi="Arial" w:cs="Arial"/>
          <w:sz w:val="20"/>
          <w:szCs w:val="20"/>
        </w:rPr>
        <w:commentReference w:id="44"/>
      </w:r>
      <w:r w:rsidRPr="00551E7E">
        <w:rPr>
          <w:rFonts w:ascii="Arial" w:hAnsi="Arial" w:cs="Arial"/>
          <w:sz w:val="20"/>
          <w:szCs w:val="20"/>
        </w:rPr>
        <w:t>was positively associated with</w:t>
      </w:r>
      <w:r w:rsidR="005805F7" w:rsidRPr="00551E7E">
        <w:rPr>
          <w:rFonts w:ascii="Arial" w:hAnsi="Arial" w:cs="Arial"/>
          <w:sz w:val="20"/>
          <w:szCs w:val="20"/>
        </w:rPr>
        <w:t xml:space="preserve"> the potassium channel</w:t>
      </w:r>
      <w:r w:rsidRPr="00551E7E">
        <w:rPr>
          <w:rFonts w:ascii="Arial" w:hAnsi="Arial" w:cs="Arial"/>
          <w:i/>
          <w:iCs/>
          <w:sz w:val="20"/>
          <w:szCs w:val="20"/>
        </w:rPr>
        <w:t xml:space="preserve"> </w:t>
      </w:r>
      <w:r w:rsidR="005805F7" w:rsidRPr="00551E7E">
        <w:rPr>
          <w:rFonts w:ascii="Arial" w:hAnsi="Arial" w:cs="Arial"/>
          <w:i/>
          <w:iCs/>
          <w:sz w:val="20"/>
          <w:szCs w:val="20"/>
        </w:rPr>
        <w:t>kcnh4</w:t>
      </w:r>
      <w:r w:rsidR="005805F7" w:rsidRPr="00551E7E">
        <w:rPr>
          <w:rFonts w:ascii="Arial" w:hAnsi="Arial" w:cs="Arial"/>
          <w:sz w:val="20"/>
          <w:szCs w:val="20"/>
        </w:rPr>
        <w:t xml:space="preserve"> and the synaptic plasticity protein </w:t>
      </w:r>
      <w:r w:rsidR="005805F7" w:rsidRPr="00551E7E">
        <w:rPr>
          <w:rFonts w:ascii="Arial" w:hAnsi="Arial" w:cs="Arial"/>
          <w:i/>
          <w:iCs/>
          <w:sz w:val="20"/>
          <w:szCs w:val="20"/>
        </w:rPr>
        <w:t>nxph1</w:t>
      </w:r>
      <w:r w:rsidR="005805F7" w:rsidRPr="00551E7E">
        <w:rPr>
          <w:rFonts w:ascii="Arial" w:hAnsi="Arial" w:cs="Arial"/>
          <w:sz w:val="20"/>
          <w:szCs w:val="20"/>
        </w:rPr>
        <w:t>. Thus, while immediate early genes may regulate some parts of the neuroendocrine inputs to the pituitary, the steroid hormones function to drive synaptic plasticity in 6_POA_Mixed.</w:t>
      </w:r>
    </w:p>
    <w:p w14:paraId="34808F34" w14:textId="7DBC02E3" w:rsidR="004816FA" w:rsidRDefault="00E939CE" w:rsidP="00141C2A">
      <w:pPr>
        <w:ind w:firstLine="720"/>
        <w:rPr>
          <w:rFonts w:ascii="Arial" w:hAnsi="Arial" w:cs="Arial"/>
          <w:sz w:val="20"/>
          <w:szCs w:val="20"/>
        </w:rPr>
      </w:pPr>
      <w:r w:rsidRPr="00551E7E">
        <w:rPr>
          <w:rFonts w:ascii="Arial" w:hAnsi="Arial" w:cs="Arial"/>
          <w:sz w:val="20"/>
          <w:szCs w:val="20"/>
        </w:rPr>
        <w:t xml:space="preserve">The candidate regulation of </w:t>
      </w:r>
      <w:r w:rsidRPr="00551E7E">
        <w:rPr>
          <w:rFonts w:ascii="Arial" w:hAnsi="Arial" w:cs="Arial"/>
          <w:i/>
          <w:iCs/>
          <w:sz w:val="20"/>
          <w:szCs w:val="20"/>
        </w:rPr>
        <w:t>cyp19a1b</w:t>
      </w:r>
      <w:r w:rsidRPr="00551E7E">
        <w:rPr>
          <w:rFonts w:ascii="Arial" w:hAnsi="Arial" w:cs="Arial"/>
          <w:sz w:val="20"/>
          <w:szCs w:val="20"/>
        </w:rPr>
        <w:t xml:space="preserve"> is particularly significant because it provides a potential functional connection between the two networks: while the </w:t>
      </w:r>
      <w:r w:rsidR="0000259D" w:rsidRPr="00551E7E">
        <w:rPr>
          <w:rFonts w:ascii="Arial" w:hAnsi="Arial" w:cs="Arial"/>
          <w:sz w:val="20"/>
          <w:szCs w:val="20"/>
        </w:rPr>
        <w:t>1_RGC</w:t>
      </w:r>
      <w:r w:rsidRPr="00551E7E">
        <w:rPr>
          <w:rFonts w:ascii="Arial" w:hAnsi="Arial" w:cs="Arial"/>
          <w:sz w:val="20"/>
          <w:szCs w:val="20"/>
        </w:rPr>
        <w:t xml:space="preserve"> network identifies a candidate pathway regulating local </w:t>
      </w:r>
      <w:r w:rsidR="005805F7" w:rsidRPr="00551E7E">
        <w:rPr>
          <w:rFonts w:ascii="Arial" w:hAnsi="Arial" w:cs="Arial"/>
          <w:sz w:val="20"/>
          <w:szCs w:val="20"/>
        </w:rPr>
        <w:t>E2</w:t>
      </w:r>
      <w:r w:rsidRPr="00551E7E">
        <w:rPr>
          <w:rFonts w:ascii="Arial" w:hAnsi="Arial" w:cs="Arial"/>
          <w:sz w:val="20"/>
          <w:szCs w:val="20"/>
        </w:rPr>
        <w:t xml:space="preserve"> production, </w:t>
      </w:r>
      <w:r w:rsidRPr="00551E7E">
        <w:rPr>
          <w:rFonts w:ascii="Arial" w:hAnsi="Arial" w:cs="Arial"/>
          <w:i/>
          <w:iCs/>
          <w:sz w:val="20"/>
          <w:szCs w:val="20"/>
        </w:rPr>
        <w:t>esr2b</w:t>
      </w:r>
      <w:r w:rsidRPr="00551E7E">
        <w:rPr>
          <w:rFonts w:ascii="Arial" w:hAnsi="Arial" w:cs="Arial"/>
          <w:sz w:val="20"/>
          <w:szCs w:val="20"/>
        </w:rPr>
        <w:t xml:space="preserve"> emerged as a prominent candidate regulator in </w:t>
      </w:r>
      <w:r w:rsidR="005263E4" w:rsidRPr="00551E7E">
        <w:rPr>
          <w:rFonts w:ascii="Arial" w:hAnsi="Arial" w:cs="Arial"/>
          <w:sz w:val="20"/>
          <w:szCs w:val="20"/>
        </w:rPr>
        <w:t>6_POA_Mixed</w:t>
      </w:r>
      <w:r w:rsidRPr="00551E7E">
        <w:rPr>
          <w:rFonts w:ascii="Arial" w:hAnsi="Arial" w:cs="Arial"/>
          <w:sz w:val="20"/>
          <w:szCs w:val="20"/>
        </w:rPr>
        <w:t xml:space="preserve">. </w:t>
      </w:r>
      <w:commentRangeStart w:id="45"/>
      <w:commentRangeStart w:id="46"/>
      <w:r w:rsidRPr="006D6D4B">
        <w:rPr>
          <w:rFonts w:ascii="Arial" w:hAnsi="Arial" w:cs="Arial"/>
          <w:sz w:val="20"/>
          <w:szCs w:val="20"/>
        </w:rPr>
        <w:t xml:space="preserve">Together, these results raise the possibility that regulation of </w:t>
      </w:r>
      <w:r w:rsidR="005805F7" w:rsidRPr="006D6D4B">
        <w:rPr>
          <w:rFonts w:ascii="Arial" w:hAnsi="Arial" w:cs="Arial"/>
          <w:i/>
          <w:iCs/>
          <w:sz w:val="20"/>
          <w:szCs w:val="20"/>
        </w:rPr>
        <w:t>cyp191b</w:t>
      </w:r>
      <w:r w:rsidRPr="006D6D4B">
        <w:rPr>
          <w:rFonts w:ascii="Arial" w:hAnsi="Arial" w:cs="Arial"/>
          <w:sz w:val="20"/>
          <w:szCs w:val="20"/>
        </w:rPr>
        <w:t xml:space="preserve"> in </w:t>
      </w:r>
      <w:r w:rsidR="005805F7" w:rsidRPr="006D6D4B">
        <w:rPr>
          <w:rFonts w:ascii="Arial" w:hAnsi="Arial" w:cs="Arial"/>
          <w:sz w:val="20"/>
          <w:szCs w:val="20"/>
        </w:rPr>
        <w:t>1_RGC</w:t>
      </w:r>
      <w:r w:rsidRPr="006D6D4B">
        <w:rPr>
          <w:rFonts w:ascii="Arial" w:hAnsi="Arial" w:cs="Arial"/>
          <w:sz w:val="20"/>
          <w:szCs w:val="20"/>
        </w:rPr>
        <w:t xml:space="preserve"> and estrogen-responsive transcription in neighboring </w:t>
      </w:r>
      <w:r w:rsidR="005805F7" w:rsidRPr="006D6D4B">
        <w:rPr>
          <w:rFonts w:ascii="Arial" w:hAnsi="Arial" w:cs="Arial"/>
          <w:sz w:val="20"/>
          <w:szCs w:val="20"/>
        </w:rPr>
        <w:t>6_POA_Mixed</w:t>
      </w:r>
      <w:r w:rsidRPr="006D6D4B">
        <w:rPr>
          <w:rFonts w:ascii="Arial" w:hAnsi="Arial" w:cs="Arial"/>
          <w:sz w:val="20"/>
          <w:szCs w:val="20"/>
        </w:rPr>
        <w:t xml:space="preserve"> represent coordinated components of the transcriptional remodeling associated with sex change.</w:t>
      </w:r>
      <w:commentRangeEnd w:id="45"/>
      <w:r w:rsidR="0063462A">
        <w:rPr>
          <w:rStyle w:val="CommentReference"/>
          <w:rFonts w:ascii="Arial" w:hAnsi="Arial" w:cs="Arial"/>
          <w:sz w:val="20"/>
          <w:szCs w:val="20"/>
        </w:rPr>
        <w:commentReference w:id="45"/>
      </w:r>
      <w:commentRangeEnd w:id="46"/>
      <w:r w:rsidR="00D808E4">
        <w:rPr>
          <w:rStyle w:val="CommentReference"/>
          <w:rFonts w:ascii="Arial" w:hAnsi="Arial" w:cs="Arial"/>
          <w:sz w:val="20"/>
          <w:szCs w:val="20"/>
        </w:rPr>
        <w:commentReference w:id="46"/>
      </w:r>
    </w:p>
    <w:p w14:paraId="0B97B49A" w14:textId="73B38EC5" w:rsidR="00D62361" w:rsidRDefault="00D62361" w:rsidP="00D62361">
      <w:pPr>
        <w:rPr>
          <w:rFonts w:ascii="Arial" w:hAnsi="Arial" w:cs="Arial"/>
          <w:sz w:val="20"/>
          <w:szCs w:val="20"/>
          <w:u w:val="single"/>
        </w:rPr>
      </w:pPr>
      <w:r>
        <w:rPr>
          <w:rFonts w:ascii="Arial" w:hAnsi="Arial" w:cs="Arial"/>
          <w:sz w:val="20"/>
          <w:szCs w:val="20"/>
          <w:u w:val="single"/>
        </w:rPr>
        <w:t>Sex steroid receptor activity changes in distinct phases in 6_POA_Mixed</w:t>
      </w:r>
    </w:p>
    <w:p w14:paraId="01F1A532" w14:textId="478D05AC" w:rsidR="00D62361" w:rsidRPr="0063462A" w:rsidRDefault="00D62361" w:rsidP="00AE16ED">
      <w:pPr>
        <w:rPr>
          <w:rFonts w:ascii="Arial" w:hAnsi="Arial" w:cs="Arial"/>
          <w:sz w:val="20"/>
          <w:szCs w:val="20"/>
        </w:rPr>
      </w:pPr>
      <w:r>
        <w:rPr>
          <w:rFonts w:ascii="Arial" w:hAnsi="Arial" w:cs="Arial"/>
          <w:sz w:val="20"/>
          <w:szCs w:val="20"/>
        </w:rPr>
        <w:tab/>
        <w:t>Given the candidate regulation of</w:t>
      </w:r>
      <w:r>
        <w:rPr>
          <w:rFonts w:ascii="Arial" w:hAnsi="Arial" w:cs="Arial"/>
          <w:i/>
          <w:iCs/>
          <w:sz w:val="20"/>
          <w:szCs w:val="20"/>
        </w:rPr>
        <w:t xml:space="preserve"> </w:t>
      </w:r>
      <w:r>
        <w:rPr>
          <w:rFonts w:ascii="Arial" w:hAnsi="Arial" w:cs="Arial"/>
          <w:sz w:val="20"/>
          <w:szCs w:val="20"/>
        </w:rPr>
        <w:t xml:space="preserve">the sex steroid hormone receptors on neuroplasticity in 6_POA_Mixed, we next asked how steroid hormone receptor activity changed in 6_POA_Mixed. </w:t>
      </w:r>
      <w:r w:rsidR="0063462A">
        <w:rPr>
          <w:rFonts w:ascii="Arial" w:hAnsi="Arial" w:cs="Arial"/>
          <w:sz w:val="20"/>
          <w:szCs w:val="20"/>
        </w:rPr>
        <w:t>To do this</w:t>
      </w:r>
      <w:r>
        <w:rPr>
          <w:rFonts w:ascii="Arial" w:hAnsi="Arial" w:cs="Arial"/>
          <w:sz w:val="20"/>
          <w:szCs w:val="20"/>
        </w:rPr>
        <w:t>, we next examined expression of genes with E</w:t>
      </w:r>
      <w:r w:rsidR="006D6D4B">
        <w:rPr>
          <w:rFonts w:ascii="Arial" w:hAnsi="Arial" w:cs="Arial"/>
          <w:sz w:val="20"/>
          <w:szCs w:val="20"/>
        </w:rPr>
        <w:t>SR2B</w:t>
      </w:r>
      <w:r>
        <w:rPr>
          <w:rFonts w:ascii="Arial" w:hAnsi="Arial" w:cs="Arial"/>
          <w:sz w:val="20"/>
          <w:szCs w:val="20"/>
        </w:rPr>
        <w:t xml:space="preserve">, AR, </w:t>
      </w:r>
      <w:r w:rsidR="006D6D4B">
        <w:rPr>
          <w:rFonts w:ascii="Arial" w:hAnsi="Arial" w:cs="Arial"/>
          <w:sz w:val="20"/>
          <w:szCs w:val="20"/>
        </w:rPr>
        <w:t>or</w:t>
      </w:r>
      <w:r>
        <w:rPr>
          <w:rFonts w:ascii="Arial" w:hAnsi="Arial" w:cs="Arial"/>
          <w:sz w:val="20"/>
          <w:szCs w:val="20"/>
        </w:rPr>
        <w:t xml:space="preserve"> P</w:t>
      </w:r>
      <w:r w:rsidR="006D6D4B">
        <w:rPr>
          <w:rFonts w:ascii="Arial" w:hAnsi="Arial" w:cs="Arial"/>
          <w:sz w:val="20"/>
          <w:szCs w:val="20"/>
        </w:rPr>
        <w:t>GR binding motifs</w:t>
      </w:r>
      <w:r>
        <w:rPr>
          <w:rFonts w:ascii="Arial" w:hAnsi="Arial" w:cs="Arial"/>
          <w:sz w:val="20"/>
          <w:szCs w:val="20"/>
        </w:rPr>
        <w:t>. Unlike in 1_RGC, which showed no change in steroidogenic signaling, we saw significant differences in steroid hormone receptor activity in 6_POA_Mixed (</w:t>
      </w:r>
      <w:r w:rsidRPr="00AE16ED">
        <w:rPr>
          <w:rFonts w:ascii="Arial" w:hAnsi="Arial" w:cs="Arial"/>
          <w:sz w:val="20"/>
          <w:szCs w:val="20"/>
          <w:highlight w:val="yellow"/>
        </w:rPr>
        <w:t>Fig</w:t>
      </w:r>
      <w:r w:rsidR="003C65F0">
        <w:rPr>
          <w:rFonts w:ascii="Arial" w:hAnsi="Arial" w:cs="Arial"/>
          <w:sz w:val="20"/>
          <w:szCs w:val="20"/>
          <w:highlight w:val="yellow"/>
        </w:rPr>
        <w:t>.</w:t>
      </w:r>
      <w:r w:rsidRPr="00AE16ED">
        <w:rPr>
          <w:rFonts w:ascii="Arial" w:hAnsi="Arial" w:cs="Arial"/>
          <w:sz w:val="20"/>
          <w:szCs w:val="20"/>
          <w:highlight w:val="yellow"/>
        </w:rPr>
        <w:t xml:space="preserve"> </w:t>
      </w:r>
      <w:r w:rsidR="003C65F0" w:rsidRPr="003C65F0">
        <w:rPr>
          <w:rFonts w:ascii="Arial" w:hAnsi="Arial" w:cs="Arial"/>
          <w:sz w:val="20"/>
          <w:szCs w:val="20"/>
          <w:highlight w:val="yellow"/>
        </w:rPr>
        <w:t>6 D-F</w:t>
      </w:r>
      <w:r>
        <w:rPr>
          <w:rFonts w:ascii="Arial" w:hAnsi="Arial" w:cs="Arial"/>
          <w:sz w:val="20"/>
          <w:szCs w:val="20"/>
        </w:rPr>
        <w:t xml:space="preserve">). </w:t>
      </w:r>
      <w:r w:rsidR="0063462A">
        <w:rPr>
          <w:rFonts w:ascii="Arial" w:hAnsi="Arial" w:cs="Arial"/>
          <w:sz w:val="20"/>
          <w:szCs w:val="20"/>
        </w:rPr>
        <w:t xml:space="preserve">Interestingly, despite the transient decrease in </w:t>
      </w:r>
      <w:r w:rsidR="0063462A">
        <w:rPr>
          <w:rFonts w:ascii="Arial" w:hAnsi="Arial" w:cs="Arial"/>
          <w:i/>
          <w:iCs/>
          <w:sz w:val="20"/>
          <w:szCs w:val="20"/>
        </w:rPr>
        <w:t>cyp19a1b</w:t>
      </w:r>
      <w:r w:rsidR="0063462A">
        <w:rPr>
          <w:rFonts w:ascii="Arial" w:hAnsi="Arial" w:cs="Arial"/>
          <w:sz w:val="20"/>
          <w:szCs w:val="20"/>
        </w:rPr>
        <w:t xml:space="preserve"> expression in 1_RGC, we found a significant increase in transcription of </w:t>
      </w:r>
      <w:r w:rsidR="006D6D4B">
        <w:rPr>
          <w:rFonts w:ascii="Arial" w:hAnsi="Arial" w:cs="Arial"/>
          <w:sz w:val="20"/>
          <w:szCs w:val="20"/>
        </w:rPr>
        <w:t>ESR2B</w:t>
      </w:r>
      <w:r w:rsidR="0063462A">
        <w:rPr>
          <w:rFonts w:ascii="Arial" w:hAnsi="Arial" w:cs="Arial"/>
          <w:sz w:val="20"/>
          <w:szCs w:val="20"/>
        </w:rPr>
        <w:t xml:space="preserve">+ and AR+ genes during the intermediate-female transition. This suggests that the downregulation of </w:t>
      </w:r>
      <w:r w:rsidR="0063462A">
        <w:rPr>
          <w:rFonts w:ascii="Arial" w:hAnsi="Arial" w:cs="Arial"/>
          <w:i/>
          <w:iCs/>
          <w:sz w:val="20"/>
          <w:szCs w:val="20"/>
        </w:rPr>
        <w:t>cyp19a1b</w:t>
      </w:r>
      <w:r w:rsidR="0063462A">
        <w:rPr>
          <w:rFonts w:ascii="Arial" w:hAnsi="Arial" w:cs="Arial"/>
          <w:sz w:val="20"/>
          <w:szCs w:val="20"/>
        </w:rPr>
        <w:t xml:space="preserve"> does not reflect the full estrogenic state of the POA during sex change. Conversely, for P</w:t>
      </w:r>
      <w:r w:rsidR="006D6D4B">
        <w:rPr>
          <w:rFonts w:ascii="Arial" w:hAnsi="Arial" w:cs="Arial"/>
          <w:sz w:val="20"/>
          <w:szCs w:val="20"/>
        </w:rPr>
        <w:t>G</w:t>
      </w:r>
      <w:r w:rsidR="0063462A">
        <w:rPr>
          <w:rFonts w:ascii="Arial" w:hAnsi="Arial" w:cs="Arial"/>
          <w:sz w:val="20"/>
          <w:szCs w:val="20"/>
        </w:rPr>
        <w:t>R</w:t>
      </w:r>
      <w:r w:rsidR="006D6D4B">
        <w:rPr>
          <w:rFonts w:ascii="Arial" w:hAnsi="Arial" w:cs="Arial"/>
          <w:sz w:val="20"/>
          <w:szCs w:val="20"/>
        </w:rPr>
        <w:t>+</w:t>
      </w:r>
      <w:r w:rsidR="0063462A">
        <w:rPr>
          <w:rFonts w:ascii="Arial" w:hAnsi="Arial" w:cs="Arial"/>
          <w:sz w:val="20"/>
          <w:szCs w:val="20"/>
        </w:rPr>
        <w:t xml:space="preserve"> genes there was a significant downregulation during the male-intermediate transition before a return to baseline levels in females. </w:t>
      </w:r>
      <w:r w:rsidR="0028615F">
        <w:rPr>
          <w:rFonts w:ascii="Arial" w:hAnsi="Arial" w:cs="Arial"/>
          <w:sz w:val="20"/>
          <w:szCs w:val="20"/>
          <w:highlight w:val="yellow"/>
        </w:rPr>
        <w:t>Xx Justin</w:t>
      </w:r>
      <w:r w:rsidR="0063462A" w:rsidRPr="00AE16ED">
        <w:rPr>
          <w:rFonts w:ascii="Arial" w:hAnsi="Arial" w:cs="Arial"/>
          <w:sz w:val="20"/>
          <w:szCs w:val="20"/>
          <w:highlight w:val="yellow"/>
        </w:rPr>
        <w:t xml:space="preserve"> what is your interpretation here? Maybe something with tissue loss?</w:t>
      </w:r>
    </w:p>
    <w:p w14:paraId="10A7D17C" w14:textId="77777777" w:rsidR="00141C2A" w:rsidRPr="00551E7E" w:rsidRDefault="00141C2A" w:rsidP="00141C2A">
      <w:pPr>
        <w:ind w:firstLine="720"/>
        <w:rPr>
          <w:rFonts w:ascii="Arial" w:hAnsi="Arial" w:cs="Arial"/>
          <w:sz w:val="20"/>
          <w:szCs w:val="20"/>
        </w:rPr>
      </w:pPr>
    </w:p>
    <w:p w14:paraId="50E8269C" w14:textId="418B54AA" w:rsidR="00DD445A" w:rsidRPr="00551E7E" w:rsidRDefault="004816FA" w:rsidP="00753C87">
      <w:pPr>
        <w:rPr>
          <w:rFonts w:ascii="Arial" w:hAnsi="Arial" w:cs="Arial"/>
          <w:b/>
          <w:bCs/>
          <w:sz w:val="20"/>
          <w:szCs w:val="20"/>
        </w:rPr>
      </w:pPr>
      <w:commentRangeStart w:id="47"/>
      <w:commentRangeStart w:id="48"/>
      <w:commentRangeStart w:id="49"/>
      <w:r w:rsidRPr="00551E7E">
        <w:rPr>
          <w:rFonts w:ascii="Arial" w:hAnsi="Arial" w:cs="Arial"/>
          <w:b/>
          <w:bCs/>
          <w:sz w:val="20"/>
          <w:szCs w:val="20"/>
        </w:rPr>
        <w:t>Discussion</w:t>
      </w:r>
      <w:commentRangeEnd w:id="49"/>
      <w:r w:rsidR="008D40AE" w:rsidRPr="00551E7E">
        <w:rPr>
          <w:rStyle w:val="CommentReference"/>
          <w:rFonts w:ascii="Arial" w:hAnsi="Arial" w:cs="Arial"/>
          <w:b/>
          <w:bCs/>
          <w:sz w:val="20"/>
          <w:szCs w:val="20"/>
        </w:rPr>
        <w:commentReference w:id="49"/>
      </w:r>
      <w:commentRangeEnd w:id="47"/>
      <w:r w:rsidR="0068232A" w:rsidRPr="00551E7E">
        <w:rPr>
          <w:rStyle w:val="CommentReference"/>
          <w:rFonts w:ascii="Arial" w:hAnsi="Arial" w:cs="Arial"/>
          <w:b/>
          <w:bCs/>
          <w:sz w:val="20"/>
          <w:szCs w:val="20"/>
        </w:rPr>
        <w:commentReference w:id="47"/>
      </w:r>
      <w:commentRangeEnd w:id="48"/>
      <w:r w:rsidR="0068232A" w:rsidRPr="00551E7E">
        <w:rPr>
          <w:rStyle w:val="CommentReference"/>
          <w:rFonts w:ascii="Arial" w:hAnsi="Arial" w:cs="Arial"/>
          <w:b/>
          <w:bCs/>
          <w:sz w:val="20"/>
          <w:szCs w:val="20"/>
        </w:rPr>
        <w:commentReference w:id="48"/>
      </w:r>
    </w:p>
    <w:p w14:paraId="22FDBCE2" w14:textId="72CF9058" w:rsidR="0066495D" w:rsidRPr="00551E7E" w:rsidRDefault="0066495D" w:rsidP="00675A71">
      <w:pPr>
        <w:ind w:firstLine="720"/>
        <w:rPr>
          <w:rFonts w:ascii="Arial" w:hAnsi="Arial" w:cs="Arial"/>
          <w:sz w:val="20"/>
          <w:szCs w:val="20"/>
        </w:rPr>
      </w:pPr>
      <w:r w:rsidRPr="00551E7E">
        <w:rPr>
          <w:rFonts w:ascii="Arial" w:hAnsi="Arial" w:cs="Arial"/>
          <w:sz w:val="20"/>
          <w:szCs w:val="20"/>
        </w:rPr>
        <w:t xml:space="preserve">Here, we combine single-nucleus multiomics with spatial transcriptomics, behavior, sex steroid hormone measures, and gonadal </w:t>
      </w:r>
      <w:r w:rsidR="005F3162" w:rsidRPr="00551E7E">
        <w:rPr>
          <w:rFonts w:ascii="Arial" w:hAnsi="Arial" w:cs="Arial"/>
          <w:sz w:val="20"/>
          <w:szCs w:val="20"/>
        </w:rPr>
        <w:t xml:space="preserve">histology </w:t>
      </w:r>
      <w:r w:rsidRPr="00551E7E">
        <w:rPr>
          <w:rFonts w:ascii="Arial" w:hAnsi="Arial" w:cs="Arial"/>
          <w:sz w:val="20"/>
          <w:szCs w:val="20"/>
        </w:rPr>
        <w:t xml:space="preserve">to document the neural substrates of protandrous sex change at the highest resolution to date. We show that sex change in the brain is an asynchronous process with some cell types changing sex early in the process prior to gonadal transformation, while others change sex later only after the gonads have changed. Our analyses identify RGCs and POA </w:t>
      </w:r>
      <w:r w:rsidR="00512BA9" w:rsidRPr="00551E7E">
        <w:rPr>
          <w:rFonts w:ascii="Arial" w:hAnsi="Arial" w:cs="Arial"/>
          <w:sz w:val="20"/>
          <w:szCs w:val="20"/>
        </w:rPr>
        <w:t>neurons</w:t>
      </w:r>
      <w:r w:rsidR="005F3162" w:rsidRPr="00551E7E">
        <w:rPr>
          <w:rFonts w:ascii="Arial" w:hAnsi="Arial" w:cs="Arial"/>
          <w:sz w:val="20"/>
          <w:szCs w:val="20"/>
        </w:rPr>
        <w:t xml:space="preserve"> </w:t>
      </w:r>
      <w:r w:rsidRPr="00551E7E">
        <w:rPr>
          <w:rFonts w:ascii="Arial" w:hAnsi="Arial" w:cs="Arial"/>
          <w:sz w:val="20"/>
          <w:szCs w:val="20"/>
        </w:rPr>
        <w:t xml:space="preserve">as the major drivers of sex change in the anemonefish </w:t>
      </w:r>
      <w:r w:rsidR="009112E5" w:rsidRPr="00551E7E">
        <w:rPr>
          <w:rFonts w:ascii="Arial" w:hAnsi="Arial" w:cs="Arial"/>
          <w:sz w:val="20"/>
          <w:szCs w:val="20"/>
        </w:rPr>
        <w:t>brain and</w:t>
      </w:r>
      <w:r w:rsidRPr="00551E7E">
        <w:rPr>
          <w:rFonts w:ascii="Arial" w:hAnsi="Arial" w:cs="Arial"/>
          <w:sz w:val="20"/>
          <w:szCs w:val="20"/>
        </w:rPr>
        <w:t xml:space="preserve"> show </w:t>
      </w:r>
      <w:r w:rsidR="005F3162" w:rsidRPr="00551E7E">
        <w:rPr>
          <w:rFonts w:ascii="Arial" w:hAnsi="Arial" w:cs="Arial"/>
          <w:sz w:val="20"/>
          <w:szCs w:val="20"/>
        </w:rPr>
        <w:t>how they are</w:t>
      </w:r>
      <w:r w:rsidRPr="00551E7E">
        <w:rPr>
          <w:rFonts w:ascii="Arial" w:hAnsi="Arial" w:cs="Arial"/>
          <w:sz w:val="20"/>
          <w:szCs w:val="20"/>
        </w:rPr>
        <w:t xml:space="preserve"> coordinated during </w:t>
      </w:r>
      <w:r w:rsidR="005F3162" w:rsidRPr="00551E7E">
        <w:rPr>
          <w:rFonts w:ascii="Arial" w:hAnsi="Arial" w:cs="Arial"/>
          <w:sz w:val="20"/>
          <w:szCs w:val="20"/>
        </w:rPr>
        <w:t xml:space="preserve">the </w:t>
      </w:r>
      <w:r w:rsidRPr="00551E7E">
        <w:rPr>
          <w:rFonts w:ascii="Arial" w:hAnsi="Arial" w:cs="Arial"/>
          <w:sz w:val="20"/>
          <w:szCs w:val="20"/>
        </w:rPr>
        <w:t xml:space="preserve">process. This work provides a novel mechanistic framework </w:t>
      </w:r>
      <w:r w:rsidR="005F3162" w:rsidRPr="00551E7E">
        <w:rPr>
          <w:rFonts w:ascii="Arial" w:hAnsi="Arial" w:cs="Arial"/>
          <w:sz w:val="20"/>
          <w:szCs w:val="20"/>
        </w:rPr>
        <w:t xml:space="preserve">for how </w:t>
      </w:r>
      <w:r w:rsidRPr="00551E7E">
        <w:rPr>
          <w:rFonts w:ascii="Arial" w:hAnsi="Arial" w:cs="Arial"/>
          <w:sz w:val="20"/>
          <w:szCs w:val="20"/>
        </w:rPr>
        <w:t xml:space="preserve">changes in social status are integrated into the brain and transduced to the pituitary, driving physiological sex change. </w:t>
      </w:r>
    </w:p>
    <w:p w14:paraId="777E1294" w14:textId="65746E4C" w:rsidR="0066495D" w:rsidRPr="00551E7E" w:rsidRDefault="0066495D" w:rsidP="00675A71">
      <w:pPr>
        <w:ind w:firstLine="720"/>
        <w:rPr>
          <w:rFonts w:ascii="Arial" w:hAnsi="Arial" w:cs="Arial"/>
          <w:sz w:val="20"/>
          <w:szCs w:val="20"/>
        </w:rPr>
      </w:pPr>
      <w:r w:rsidRPr="00551E7E">
        <w:rPr>
          <w:rFonts w:ascii="Arial" w:hAnsi="Arial" w:cs="Arial"/>
          <w:sz w:val="20"/>
          <w:szCs w:val="20"/>
        </w:rPr>
        <w:t xml:space="preserve">Among all cell populations, RGCs underwent the most extensive molecular remodeling during sex change exhibiting the second-highest number of DEGs and the highest number of DARs. Rather than maintaining a male-like state until late in sex change or adopting a female-like state early in sex change, our data indicate that RGCs enter a distinct transitional molecular state in intermediates and are some of the last cells to complete feminization. </w:t>
      </w:r>
      <w:commentRangeStart w:id="50"/>
      <w:commentRangeStart w:id="51"/>
      <w:r w:rsidRPr="00551E7E">
        <w:rPr>
          <w:rFonts w:ascii="Arial" w:hAnsi="Arial" w:cs="Arial"/>
          <w:sz w:val="20"/>
          <w:szCs w:val="20"/>
        </w:rPr>
        <w:t xml:space="preserve">Intriguingly, this transitional RGC state is defined by a reduction in </w:t>
      </w:r>
      <w:r w:rsidRPr="00551E7E">
        <w:rPr>
          <w:rFonts w:ascii="Arial" w:hAnsi="Arial" w:cs="Arial"/>
          <w:i/>
          <w:iCs/>
          <w:sz w:val="20"/>
          <w:szCs w:val="20"/>
        </w:rPr>
        <w:t>cyp19a1b</w:t>
      </w:r>
      <w:r w:rsidRPr="00551E7E">
        <w:rPr>
          <w:rFonts w:ascii="Arial" w:hAnsi="Arial" w:cs="Arial"/>
          <w:sz w:val="20"/>
          <w:szCs w:val="20"/>
        </w:rPr>
        <w:t xml:space="preserve"> expression and an elevation of neurogenic TFs. Previous whole-brain transcriptomic analyses </w:t>
      </w:r>
      <w:r w:rsidRPr="00551E7E">
        <w:rPr>
          <w:rFonts w:ascii="Arial" w:hAnsi="Arial" w:cs="Arial"/>
          <w:sz w:val="20"/>
          <w:szCs w:val="20"/>
        </w:rPr>
        <w:lastRenderedPageBreak/>
        <w:t xml:space="preserve">reported progressive increases in brain aromatase expression during protandrous sex change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{"citationID":"HoyvJA2h","properties":{"unsorted":false,"formattedCitation":"(44)","plainCitation":"(44)","noteIndex":0},"citationItems":[{"id":518,"uris":["http://zotero.org/users/11313215/items/BJWDPF4G"],"itemData":{"id":518,"type":"article-journal","abstract":"Sequential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551E7E">
        <w:rPr>
          <w:rFonts w:ascii="Arial" w:hAnsi="Arial" w:cs="Arial"/>
          <w:sz w:val="20"/>
          <w:szCs w:val="20"/>
        </w:rPr>
        <w:fldChar w:fldCharType="separate"/>
      </w:r>
      <w:r w:rsidR="00170D0A">
        <w:rPr>
          <w:rFonts w:ascii="Arial" w:hAnsi="Arial" w:cs="Arial"/>
          <w:noProof/>
          <w:sz w:val="20"/>
          <w:szCs w:val="20"/>
        </w:rPr>
        <w:t>(44)</w:t>
      </w:r>
      <w:r w:rsidRPr="00551E7E">
        <w:rPr>
          <w:rFonts w:ascii="Arial" w:hAnsi="Arial" w:cs="Arial"/>
          <w:sz w:val="20"/>
          <w:szCs w:val="20"/>
        </w:rPr>
        <w:fldChar w:fldCharType="end"/>
      </w:r>
      <w:r w:rsidRPr="00551E7E">
        <w:rPr>
          <w:rFonts w:ascii="Arial" w:hAnsi="Arial" w:cs="Arial"/>
          <w:sz w:val="20"/>
          <w:szCs w:val="20"/>
        </w:rPr>
        <w:t xml:space="preserve">. </w:t>
      </w:r>
      <w:r w:rsidR="009112E5" w:rsidRPr="00551E7E">
        <w:rPr>
          <w:rFonts w:ascii="Arial" w:hAnsi="Arial" w:cs="Arial"/>
          <w:sz w:val="20"/>
          <w:szCs w:val="20"/>
        </w:rPr>
        <w:t>This</w:t>
      </w:r>
      <w:r w:rsidRPr="00551E7E">
        <w:rPr>
          <w:rFonts w:ascii="Arial" w:hAnsi="Arial" w:cs="Arial"/>
          <w:sz w:val="20"/>
          <w:szCs w:val="20"/>
        </w:rPr>
        <w:t xml:space="preserve"> apparent discrepancy may reflect regional specialization that becomes obscured in bulk tissue analyses, differences in sampling stage, or species-specific differences between </w:t>
      </w:r>
      <w:r w:rsidRPr="00551E7E">
        <w:rPr>
          <w:rFonts w:ascii="Arial" w:hAnsi="Arial" w:cs="Arial"/>
          <w:i/>
          <w:iCs/>
          <w:sz w:val="20"/>
          <w:szCs w:val="20"/>
        </w:rPr>
        <w:t>A. ocellaris</w:t>
      </w:r>
      <w:r w:rsidRPr="00551E7E">
        <w:rPr>
          <w:rFonts w:ascii="Arial" w:hAnsi="Arial" w:cs="Arial"/>
          <w:sz w:val="20"/>
          <w:szCs w:val="20"/>
        </w:rPr>
        <w:t xml:space="preserve"> and </w:t>
      </w:r>
      <w:r w:rsidRPr="00551E7E">
        <w:rPr>
          <w:rFonts w:ascii="Arial" w:hAnsi="Arial" w:cs="Arial"/>
          <w:i/>
          <w:iCs/>
          <w:sz w:val="20"/>
          <w:szCs w:val="20"/>
        </w:rPr>
        <w:t>A. bicinctus</w:t>
      </w:r>
      <w:r w:rsidRPr="00551E7E">
        <w:rPr>
          <w:rFonts w:ascii="Arial" w:hAnsi="Arial" w:cs="Arial"/>
          <w:sz w:val="20"/>
          <w:szCs w:val="20"/>
        </w:rPr>
        <w:t>. Among these possibilities, the regional specificity revealed by our cell-type-resolved analysis appears the most likely explanation.</w:t>
      </w:r>
      <w:commentRangeEnd w:id="50"/>
      <w:r w:rsidR="00512BA9" w:rsidRPr="00551E7E">
        <w:rPr>
          <w:rStyle w:val="CommentReference"/>
          <w:rFonts w:ascii="Arial" w:hAnsi="Arial" w:cs="Arial"/>
          <w:sz w:val="20"/>
          <w:szCs w:val="20"/>
        </w:rPr>
        <w:commentReference w:id="50"/>
      </w:r>
      <w:commentRangeEnd w:id="51"/>
      <w:r w:rsidR="00D808E4" w:rsidRPr="00551E7E">
        <w:rPr>
          <w:rStyle w:val="CommentReference"/>
          <w:rFonts w:ascii="Arial" w:hAnsi="Arial" w:cs="Arial"/>
          <w:sz w:val="20"/>
          <w:szCs w:val="20"/>
        </w:rPr>
        <w:commentReference w:id="51"/>
      </w:r>
    </w:p>
    <w:p w14:paraId="01FC01B5" w14:textId="343FED29" w:rsidR="0066495D" w:rsidRPr="0051799D" w:rsidRDefault="0066495D" w:rsidP="00675A71">
      <w:pPr>
        <w:ind w:firstLine="720"/>
        <w:rPr>
          <w:rFonts w:ascii="Arial" w:hAnsi="Arial" w:cs="Arial"/>
          <w:sz w:val="20"/>
          <w:szCs w:val="20"/>
        </w:rPr>
      </w:pPr>
      <w:r w:rsidRPr="00551E7E">
        <w:rPr>
          <w:rFonts w:ascii="Arial" w:hAnsi="Arial" w:cs="Arial"/>
          <w:sz w:val="20"/>
          <w:szCs w:val="20"/>
        </w:rPr>
        <w:t xml:space="preserve">Our GRN analysis provides a plausible connection by which the observed increases in neurogenesis and decrease in </w:t>
      </w:r>
      <w:r w:rsidRPr="00551E7E">
        <w:rPr>
          <w:rFonts w:ascii="Arial" w:hAnsi="Arial" w:cs="Arial"/>
          <w:i/>
          <w:iCs/>
          <w:sz w:val="20"/>
          <w:szCs w:val="20"/>
        </w:rPr>
        <w:t>cyp19a1b</w:t>
      </w:r>
      <w:r w:rsidRPr="00551E7E">
        <w:rPr>
          <w:rFonts w:ascii="Arial" w:hAnsi="Arial" w:cs="Arial"/>
          <w:sz w:val="20"/>
          <w:szCs w:val="20"/>
        </w:rPr>
        <w:t xml:space="preserve"> are coupled: the TF </w:t>
      </w:r>
      <w:r w:rsidRPr="00551E7E">
        <w:rPr>
          <w:rFonts w:ascii="Arial" w:hAnsi="Arial" w:cs="Arial"/>
          <w:i/>
          <w:iCs/>
          <w:sz w:val="20"/>
          <w:szCs w:val="20"/>
        </w:rPr>
        <w:t>uncx</w:t>
      </w:r>
      <w:r w:rsidRPr="00551E7E">
        <w:rPr>
          <w:rFonts w:ascii="Arial" w:hAnsi="Arial" w:cs="Arial"/>
          <w:sz w:val="20"/>
          <w:szCs w:val="20"/>
        </w:rPr>
        <w:t xml:space="preserve">. We identified </w:t>
      </w:r>
      <w:r w:rsidRPr="00551E7E">
        <w:rPr>
          <w:rFonts w:ascii="Arial" w:hAnsi="Arial" w:cs="Arial"/>
          <w:i/>
          <w:iCs/>
          <w:sz w:val="20"/>
          <w:szCs w:val="20"/>
        </w:rPr>
        <w:t>uncx</w:t>
      </w:r>
      <w:r w:rsidRPr="00551E7E">
        <w:rPr>
          <w:rFonts w:ascii="Arial" w:hAnsi="Arial" w:cs="Arial"/>
          <w:sz w:val="20"/>
          <w:szCs w:val="20"/>
        </w:rPr>
        <w:t xml:space="preserve"> as being a putative negative regulator of </w:t>
      </w:r>
      <w:r w:rsidRPr="00551E7E">
        <w:rPr>
          <w:rFonts w:ascii="Arial" w:hAnsi="Arial" w:cs="Arial"/>
          <w:i/>
          <w:iCs/>
          <w:sz w:val="20"/>
          <w:szCs w:val="20"/>
        </w:rPr>
        <w:t>cyp19a1b</w:t>
      </w:r>
      <w:r w:rsidRPr="00551E7E">
        <w:rPr>
          <w:rFonts w:ascii="Arial" w:hAnsi="Arial" w:cs="Arial"/>
          <w:sz w:val="20"/>
          <w:szCs w:val="20"/>
        </w:rPr>
        <w:t xml:space="preserve"> expression and a putative positive regulator of the primary neurogenic hub TF </w:t>
      </w:r>
      <w:r w:rsidRPr="00551E7E">
        <w:rPr>
          <w:rFonts w:ascii="Arial" w:hAnsi="Arial" w:cs="Arial"/>
          <w:i/>
          <w:iCs/>
          <w:sz w:val="20"/>
          <w:szCs w:val="20"/>
        </w:rPr>
        <w:t xml:space="preserve">gli1. </w:t>
      </w:r>
      <w:r w:rsidRPr="00551E7E">
        <w:rPr>
          <w:rFonts w:ascii="Arial" w:hAnsi="Arial" w:cs="Arial"/>
          <w:sz w:val="20"/>
          <w:szCs w:val="20"/>
        </w:rPr>
        <w:t xml:space="preserve">Thus, as </w:t>
      </w:r>
      <w:r w:rsidRPr="00551E7E">
        <w:rPr>
          <w:rFonts w:ascii="Arial" w:hAnsi="Arial" w:cs="Arial"/>
          <w:i/>
          <w:iCs/>
          <w:sz w:val="20"/>
          <w:szCs w:val="20"/>
        </w:rPr>
        <w:t>uncx</w:t>
      </w:r>
      <w:r w:rsidRPr="00551E7E">
        <w:rPr>
          <w:rFonts w:ascii="Arial" w:hAnsi="Arial" w:cs="Arial"/>
          <w:sz w:val="20"/>
          <w:szCs w:val="20"/>
        </w:rPr>
        <w:t xml:space="preserve"> activity increases in RGCs, </w:t>
      </w:r>
      <w:r w:rsidRPr="00551E7E">
        <w:rPr>
          <w:rFonts w:ascii="Arial" w:hAnsi="Arial" w:cs="Arial"/>
          <w:i/>
          <w:iCs/>
          <w:sz w:val="20"/>
          <w:szCs w:val="20"/>
        </w:rPr>
        <w:t xml:space="preserve">cyp19a1b </w:t>
      </w:r>
      <w:r w:rsidRPr="00551E7E">
        <w:rPr>
          <w:rFonts w:ascii="Arial" w:hAnsi="Arial" w:cs="Arial"/>
          <w:sz w:val="20"/>
          <w:szCs w:val="20"/>
        </w:rPr>
        <w:t xml:space="preserve">expression is repressed and </w:t>
      </w:r>
      <w:r w:rsidRPr="00551E7E">
        <w:rPr>
          <w:rFonts w:ascii="Arial" w:hAnsi="Arial" w:cs="Arial"/>
          <w:i/>
          <w:iCs/>
          <w:sz w:val="20"/>
          <w:szCs w:val="20"/>
        </w:rPr>
        <w:t xml:space="preserve">gli1 </w:t>
      </w:r>
      <w:r w:rsidRPr="00551E7E">
        <w:rPr>
          <w:rFonts w:ascii="Arial" w:hAnsi="Arial" w:cs="Arial"/>
          <w:sz w:val="20"/>
          <w:szCs w:val="20"/>
        </w:rPr>
        <w:t>expression is amplified resulting in increased neurogenesis and decreased brain aromatase</w:t>
      </w:r>
      <w:r w:rsidRPr="00551E7E">
        <w:rPr>
          <w:rFonts w:ascii="Arial" w:hAnsi="Arial" w:cs="Arial"/>
          <w:i/>
          <w:iCs/>
          <w:sz w:val="20"/>
          <w:szCs w:val="20"/>
        </w:rPr>
        <w:t xml:space="preserve"> </w:t>
      </w:r>
      <w:r w:rsidRPr="00551E7E">
        <w:rPr>
          <w:rFonts w:ascii="Arial" w:hAnsi="Arial" w:cs="Arial"/>
          <w:sz w:val="20"/>
          <w:szCs w:val="20"/>
        </w:rPr>
        <w:t xml:space="preserve">production. Indeed, this phenomenon of reduced brain aromatase expression in neurogenic RGCs has been observed before. Following brain injury in zebrafish, </w:t>
      </w:r>
      <w:r w:rsidRPr="00551E7E">
        <w:rPr>
          <w:rFonts w:ascii="Arial" w:hAnsi="Arial" w:cs="Arial"/>
          <w:i/>
          <w:iCs/>
          <w:sz w:val="20"/>
          <w:szCs w:val="20"/>
        </w:rPr>
        <w:t xml:space="preserve">cyp19a1b </w:t>
      </w:r>
      <w:r w:rsidRPr="00551E7E">
        <w:rPr>
          <w:rFonts w:ascii="Arial" w:hAnsi="Arial" w:cs="Arial"/>
          <w:sz w:val="20"/>
          <w:szCs w:val="20"/>
        </w:rPr>
        <w:t xml:space="preserve">expression is similarly downregulated in RGCs as they differentiate into neurons to heal the injury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{"citationID":"TXqopea0","properties":{"unsorted":false,"formattedCitation":"(45)","plainCitation":"(45)","noteIndex":0},"citationItems":[{"id":5843,"uris":["http://zotero.org/users/11313215/items/FI8565AV"],"itemData":{"id":5843,"type":"article-journal","abstract":"This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rsidRPr="00551E7E">
        <w:rPr>
          <w:rFonts w:ascii="Arial" w:hAnsi="Arial" w:cs="Arial"/>
          <w:sz w:val="20"/>
          <w:szCs w:val="20"/>
        </w:rPr>
        <w:fldChar w:fldCharType="separate"/>
      </w:r>
      <w:r w:rsidR="00170D0A">
        <w:rPr>
          <w:rFonts w:ascii="Arial" w:hAnsi="Arial" w:cs="Arial"/>
          <w:noProof/>
          <w:sz w:val="20"/>
          <w:szCs w:val="20"/>
        </w:rPr>
        <w:t>(45)</w:t>
      </w:r>
      <w:r w:rsidRPr="00551E7E">
        <w:rPr>
          <w:rFonts w:ascii="Arial" w:hAnsi="Arial" w:cs="Arial"/>
          <w:sz w:val="20"/>
          <w:szCs w:val="20"/>
        </w:rPr>
        <w:fldChar w:fldCharType="end"/>
      </w:r>
      <w:r w:rsidRPr="00551E7E">
        <w:rPr>
          <w:rFonts w:ascii="Arial" w:hAnsi="Arial" w:cs="Arial"/>
          <w:sz w:val="20"/>
          <w:szCs w:val="20"/>
        </w:rPr>
        <w:t xml:space="preserve">. </w:t>
      </w:r>
      <w:r w:rsidR="00D808E4" w:rsidRPr="00D808E4">
        <w:rPr>
          <w:rFonts w:ascii="Arial" w:hAnsi="Arial" w:cs="Arial"/>
          <w:sz w:val="20"/>
          <w:szCs w:val="20"/>
        </w:rPr>
        <w:t xml:space="preserve">Interestingly, the downregulation of </w:t>
      </w:r>
      <w:r w:rsidR="00D808E4" w:rsidRPr="00AE16ED">
        <w:rPr>
          <w:rFonts w:ascii="Arial" w:hAnsi="Arial" w:cs="Arial"/>
          <w:i/>
          <w:iCs/>
          <w:sz w:val="20"/>
          <w:szCs w:val="20"/>
        </w:rPr>
        <w:t>cyp19a1b</w:t>
      </w:r>
      <w:r w:rsidR="00D808E4" w:rsidRPr="00D808E4">
        <w:rPr>
          <w:rFonts w:ascii="Arial" w:hAnsi="Arial" w:cs="Arial"/>
          <w:sz w:val="20"/>
          <w:szCs w:val="20"/>
        </w:rPr>
        <w:t xml:space="preserve"> in intermediates was not accompanied by a corresponding reduction in estrogenic signaling in either 1_RGC or 6_POA_Mixed. Instead, ESR2B-associated target gene expression and chromatin accessibility remained relatively stable through the intermediate stage</w:t>
      </w:r>
      <w:r w:rsidR="00E76D4D">
        <w:rPr>
          <w:rFonts w:ascii="Arial" w:hAnsi="Arial" w:cs="Arial"/>
          <w:sz w:val="20"/>
          <w:szCs w:val="20"/>
        </w:rPr>
        <w:t>.  It subsequently significantly</w:t>
      </w:r>
      <w:r w:rsidR="00D808E4" w:rsidRPr="00D808E4">
        <w:rPr>
          <w:rFonts w:ascii="Arial" w:hAnsi="Arial" w:cs="Arial"/>
          <w:sz w:val="20"/>
          <w:szCs w:val="20"/>
        </w:rPr>
        <w:t xml:space="preserve"> increased in females, coincident with the large increase in circulating E2</w:t>
      </w:r>
      <w:r w:rsidR="00E76D4D">
        <w:rPr>
          <w:rFonts w:ascii="Arial" w:hAnsi="Arial" w:cs="Arial"/>
          <w:sz w:val="20"/>
          <w:szCs w:val="20"/>
        </w:rPr>
        <w:t xml:space="preserve"> previously observed in females</w:t>
      </w:r>
      <w:r w:rsidR="00D808E4" w:rsidRPr="00D808E4">
        <w:rPr>
          <w:rFonts w:ascii="Arial" w:hAnsi="Arial" w:cs="Arial"/>
          <w:sz w:val="20"/>
          <w:szCs w:val="20"/>
        </w:rPr>
        <w:t>. Thus, the transient reduction in brain aromatase appears to be uncoupled from downstream estrogen-responsive transcription, suggesting that estrogen signaling in the brain is reorganized across sex change rather than simply tracking local aromatase expression.</w:t>
      </w:r>
      <w:commentRangeStart w:id="52"/>
      <w:r w:rsidR="0051799D">
        <w:rPr>
          <w:rFonts w:ascii="Arial" w:hAnsi="Arial" w:cs="Arial"/>
          <w:sz w:val="20"/>
          <w:szCs w:val="20"/>
        </w:rPr>
        <w:t xml:space="preserve"> </w:t>
      </w:r>
      <w:commentRangeEnd w:id="52"/>
      <w:r w:rsidR="00D808E4" w:rsidRPr="0051799D">
        <w:rPr>
          <w:rStyle w:val="CommentReference"/>
          <w:rFonts w:ascii="Arial" w:hAnsi="Arial" w:cs="Arial"/>
          <w:sz w:val="20"/>
          <w:szCs w:val="20"/>
        </w:rPr>
        <w:commentReference w:id="52"/>
      </w:r>
    </w:p>
    <w:p w14:paraId="45B4C120" w14:textId="4245FC25" w:rsidR="0066495D" w:rsidRPr="00551E7E" w:rsidRDefault="0051799D" w:rsidP="00675A71">
      <w:pPr>
        <w:ind w:firstLine="720"/>
        <w:rPr>
          <w:rFonts w:ascii="Arial" w:hAnsi="Arial" w:cs="Arial"/>
          <w:sz w:val="20"/>
          <w:szCs w:val="20"/>
        </w:rPr>
      </w:pPr>
      <w:r>
        <w:rPr>
          <w:rFonts w:ascii="Arial" w:hAnsi="Arial" w:cs="Arial"/>
          <w:sz w:val="20"/>
          <w:szCs w:val="20"/>
        </w:rPr>
        <w:t>E</w:t>
      </w:r>
      <w:r w:rsidR="0066495D" w:rsidRPr="00551E7E">
        <w:rPr>
          <w:rFonts w:ascii="Arial" w:hAnsi="Arial" w:cs="Arial"/>
          <w:sz w:val="20"/>
          <w:szCs w:val="20"/>
        </w:rPr>
        <w:t xml:space="preserve">vidence for an RGC – POA axis mediating sex change </w:t>
      </w:r>
      <w:r w:rsidR="00ED5593" w:rsidRPr="00551E7E">
        <w:rPr>
          <w:rFonts w:ascii="Arial" w:hAnsi="Arial" w:cs="Arial"/>
          <w:sz w:val="20"/>
          <w:szCs w:val="20"/>
        </w:rPr>
        <w:t xml:space="preserve">includes </w:t>
      </w:r>
      <w:r w:rsidR="0066495D" w:rsidRPr="00551E7E">
        <w:rPr>
          <w:rFonts w:ascii="Arial" w:hAnsi="Arial" w:cs="Arial"/>
          <w:sz w:val="20"/>
          <w:szCs w:val="20"/>
        </w:rPr>
        <w:t xml:space="preserve">the findings that 1) RGCs upregulate neurogenic gene expression modules in intermediates 2), the population of RGCs shifts from NSCs to NPs in intermediates, and 3) new </w:t>
      </w:r>
      <w:r w:rsidR="0066495D" w:rsidRPr="00551E7E">
        <w:rPr>
          <w:rFonts w:ascii="Arial" w:hAnsi="Arial" w:cs="Arial"/>
          <w:i/>
          <w:iCs/>
          <w:sz w:val="20"/>
          <w:szCs w:val="20"/>
        </w:rPr>
        <w:t>cckb</w:t>
      </w:r>
      <w:r w:rsidR="0066495D" w:rsidRPr="00551E7E">
        <w:rPr>
          <w:rFonts w:ascii="Arial" w:hAnsi="Arial" w:cs="Arial"/>
          <w:sz w:val="20"/>
          <w:szCs w:val="20"/>
        </w:rPr>
        <w:t xml:space="preserve">+ neurons are </w:t>
      </w:r>
      <w:r w:rsidR="009112E5" w:rsidRPr="00551E7E">
        <w:rPr>
          <w:rFonts w:ascii="Arial" w:hAnsi="Arial" w:cs="Arial"/>
          <w:sz w:val="20"/>
          <w:szCs w:val="20"/>
        </w:rPr>
        <w:t xml:space="preserve">potentially </w:t>
      </w:r>
      <w:r w:rsidR="0066495D" w:rsidRPr="00551E7E">
        <w:rPr>
          <w:rFonts w:ascii="Arial" w:hAnsi="Arial" w:cs="Arial"/>
          <w:sz w:val="20"/>
          <w:szCs w:val="20"/>
        </w:rPr>
        <w:t xml:space="preserve">born during </w:t>
      </w:r>
      <w:r w:rsidR="009112E5" w:rsidRPr="00551E7E">
        <w:rPr>
          <w:rFonts w:ascii="Arial" w:hAnsi="Arial" w:cs="Arial"/>
          <w:sz w:val="20"/>
          <w:szCs w:val="20"/>
        </w:rPr>
        <w:t>sex change</w:t>
      </w:r>
      <w:r w:rsidR="0066495D" w:rsidRPr="00551E7E">
        <w:rPr>
          <w:rFonts w:ascii="Arial" w:hAnsi="Arial" w:cs="Arial"/>
          <w:sz w:val="20"/>
          <w:szCs w:val="20"/>
        </w:rPr>
        <w:t xml:space="preserve">. Previous work has shown that neurogenesis occurs in the POA during protandrous sex change, however the identity of those cells remained unknown </w:t>
      </w:r>
      <w:r w:rsidR="0066495D"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{"citationID":"bEuIBiZm","properties":{"unsorted":false,"formattedCitation":"(6)","plainCitation":"(6)","noteIndex":0},"citationItems":[{"id":16,"uris":["http://zotero.org/users/11313215/items/VGA9PBJ3"],"itemData":{"id":16,"type":"article-journal","abstract":"Sex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66495D" w:rsidRPr="00551E7E">
        <w:rPr>
          <w:rFonts w:ascii="Arial" w:hAnsi="Arial" w:cs="Arial"/>
          <w:sz w:val="20"/>
          <w:szCs w:val="20"/>
        </w:rPr>
        <w:fldChar w:fldCharType="separate"/>
      </w:r>
      <w:r w:rsidR="0072390C" w:rsidRPr="00551E7E">
        <w:rPr>
          <w:rFonts w:ascii="Arial" w:hAnsi="Arial" w:cs="Arial"/>
          <w:noProof/>
          <w:sz w:val="20"/>
          <w:szCs w:val="20"/>
        </w:rPr>
        <w:t>(6)</w:t>
      </w:r>
      <w:r w:rsidR="0066495D" w:rsidRPr="00551E7E">
        <w:rPr>
          <w:rFonts w:ascii="Arial" w:hAnsi="Arial" w:cs="Arial"/>
          <w:sz w:val="20"/>
          <w:szCs w:val="20"/>
        </w:rPr>
        <w:fldChar w:fldCharType="end"/>
      </w:r>
      <w:r w:rsidR="0066495D" w:rsidRPr="00551E7E">
        <w:rPr>
          <w:rFonts w:ascii="Arial" w:hAnsi="Arial" w:cs="Arial"/>
          <w:sz w:val="20"/>
          <w:szCs w:val="20"/>
        </w:rPr>
        <w:t>. Further, work in zebrafish has shown that cholecystokinin signaling in the pituitary is necessary for FSH release and proper ovarian development</w:t>
      </w:r>
      <w:r w:rsidR="00376C7F" w:rsidRPr="00551E7E">
        <w:rPr>
          <w:rFonts w:ascii="Arial" w:hAnsi="Arial" w:cs="Arial"/>
          <w:sz w:val="20"/>
          <w:szCs w:val="20"/>
        </w:rPr>
        <w:t xml:space="preserve"> </w:t>
      </w:r>
      <w:r w:rsidR="0066495D"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{"citationID":"FyKyoLIK","properties":{"unsorted":false,"formattedCitation":"(34)","plainCitation":"(34)","noteIndex":0},"citationItems":[{"id":2344,"uris":["http://zotero.org/users/11313215/items/AJL2IH3T"],"itemData":{"id":2344,"type":"article-journal","abstract":"Life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rsidR="0066495D" w:rsidRPr="00551E7E">
        <w:rPr>
          <w:rFonts w:ascii="Arial" w:hAnsi="Arial" w:cs="Arial"/>
          <w:sz w:val="20"/>
          <w:szCs w:val="20"/>
        </w:rPr>
        <w:fldChar w:fldCharType="separate"/>
      </w:r>
      <w:r w:rsidR="00170D0A">
        <w:rPr>
          <w:rFonts w:ascii="Arial" w:hAnsi="Arial" w:cs="Arial"/>
          <w:noProof/>
          <w:sz w:val="20"/>
          <w:szCs w:val="20"/>
        </w:rPr>
        <w:t>(34)</w:t>
      </w:r>
      <w:r w:rsidR="0066495D" w:rsidRPr="00551E7E">
        <w:rPr>
          <w:rFonts w:ascii="Arial" w:hAnsi="Arial" w:cs="Arial"/>
          <w:sz w:val="20"/>
          <w:szCs w:val="20"/>
        </w:rPr>
        <w:fldChar w:fldCharType="end"/>
      </w:r>
      <w:r w:rsidR="0066495D" w:rsidRPr="00551E7E">
        <w:rPr>
          <w:rFonts w:ascii="Arial" w:hAnsi="Arial" w:cs="Arial"/>
          <w:sz w:val="20"/>
          <w:szCs w:val="20"/>
        </w:rPr>
        <w:t xml:space="preserve">. Our CytoTRACE and cell abundance analyses reveal both that the population of </w:t>
      </w:r>
      <w:r w:rsidR="0066495D" w:rsidRPr="00551E7E">
        <w:rPr>
          <w:rFonts w:ascii="Arial" w:hAnsi="Arial" w:cs="Arial"/>
          <w:i/>
          <w:iCs/>
          <w:sz w:val="20"/>
          <w:szCs w:val="20"/>
        </w:rPr>
        <w:t>cckb+</w:t>
      </w:r>
      <w:r w:rsidR="0066495D" w:rsidRPr="00551E7E">
        <w:rPr>
          <w:rFonts w:ascii="Arial" w:hAnsi="Arial" w:cs="Arial"/>
          <w:sz w:val="20"/>
          <w:szCs w:val="20"/>
        </w:rPr>
        <w:t xml:space="preserve"> cells increase</w:t>
      </w:r>
      <w:r w:rsidR="00ED5593" w:rsidRPr="00551E7E">
        <w:rPr>
          <w:rFonts w:ascii="Arial" w:hAnsi="Arial" w:cs="Arial"/>
          <w:sz w:val="20"/>
          <w:szCs w:val="20"/>
        </w:rPr>
        <w:t>s</w:t>
      </w:r>
      <w:r w:rsidR="0066495D" w:rsidRPr="00551E7E">
        <w:rPr>
          <w:rFonts w:ascii="Arial" w:hAnsi="Arial" w:cs="Arial"/>
          <w:sz w:val="20"/>
          <w:szCs w:val="20"/>
        </w:rPr>
        <w:t xml:space="preserve"> in 6_POA_Mixed, and that in intermediates </w:t>
      </w:r>
      <w:r w:rsidR="0066495D" w:rsidRPr="00551E7E">
        <w:rPr>
          <w:rFonts w:ascii="Arial" w:hAnsi="Arial" w:cs="Arial"/>
          <w:i/>
          <w:iCs/>
          <w:sz w:val="20"/>
          <w:szCs w:val="20"/>
        </w:rPr>
        <w:t>cckb+</w:t>
      </w:r>
      <w:r w:rsidR="0066495D" w:rsidRPr="00551E7E">
        <w:rPr>
          <w:rFonts w:ascii="Arial" w:hAnsi="Arial" w:cs="Arial"/>
          <w:sz w:val="20"/>
          <w:szCs w:val="20"/>
        </w:rPr>
        <w:t xml:space="preserve"> cells are relatively more immature than in females. </w:t>
      </w:r>
      <w:commentRangeStart w:id="53"/>
      <w:r w:rsidR="00ED5593" w:rsidRPr="00551E7E">
        <w:rPr>
          <w:rFonts w:ascii="Arial" w:hAnsi="Arial" w:cs="Arial"/>
          <w:sz w:val="20"/>
          <w:szCs w:val="20"/>
        </w:rPr>
        <w:t xml:space="preserve">Taken together, these data suggest that newly generated </w:t>
      </w:r>
      <w:r w:rsidR="00ED5593" w:rsidRPr="00AE16ED">
        <w:rPr>
          <w:rFonts w:ascii="Arial" w:hAnsi="Arial" w:cs="Arial"/>
          <w:i/>
          <w:iCs/>
          <w:sz w:val="20"/>
          <w:szCs w:val="20"/>
        </w:rPr>
        <w:t>cckb</w:t>
      </w:r>
      <w:r w:rsidR="00ED5593" w:rsidRPr="00551E7E">
        <w:rPr>
          <w:rFonts w:ascii="Arial" w:hAnsi="Arial" w:cs="Arial"/>
          <w:sz w:val="20"/>
          <w:szCs w:val="20"/>
        </w:rPr>
        <w:t>+ neurons in the POA may contribute to neuroendocrine regulation of ovarian development, potentially through modulation of pituitary FSH release</w:t>
      </w:r>
      <w:commentRangeEnd w:id="53"/>
      <w:r w:rsidR="00ED5593" w:rsidRPr="00551E7E">
        <w:rPr>
          <w:rStyle w:val="CommentReference"/>
          <w:rFonts w:ascii="Arial" w:hAnsi="Arial" w:cs="Arial"/>
          <w:sz w:val="20"/>
          <w:szCs w:val="20"/>
        </w:rPr>
        <w:commentReference w:id="53"/>
      </w:r>
      <w:r w:rsidR="00ED5593" w:rsidRPr="00551E7E">
        <w:rPr>
          <w:rFonts w:ascii="Arial" w:hAnsi="Arial" w:cs="Arial"/>
          <w:sz w:val="20"/>
          <w:szCs w:val="20"/>
        </w:rPr>
        <w:t>.</w:t>
      </w:r>
    </w:p>
    <w:p w14:paraId="38EFFD9D" w14:textId="06F7B3A8" w:rsidR="0066495D" w:rsidRPr="00551E7E" w:rsidRDefault="00ED5593" w:rsidP="00675A71">
      <w:pPr>
        <w:ind w:firstLine="720"/>
        <w:rPr>
          <w:rFonts w:ascii="Arial" w:hAnsi="Arial" w:cs="Arial"/>
          <w:sz w:val="20"/>
          <w:szCs w:val="20"/>
        </w:rPr>
      </w:pPr>
      <w:r w:rsidRPr="00551E7E">
        <w:rPr>
          <w:rFonts w:ascii="Arial" w:hAnsi="Arial" w:cs="Arial"/>
          <w:sz w:val="20"/>
          <w:szCs w:val="20"/>
        </w:rPr>
        <w:t>While we argue that</w:t>
      </w:r>
      <w:commentRangeStart w:id="54"/>
      <w:r w:rsidRPr="00551E7E">
        <w:rPr>
          <w:rFonts w:ascii="Arial" w:hAnsi="Arial" w:cs="Arial"/>
          <w:sz w:val="20"/>
          <w:szCs w:val="20"/>
        </w:rPr>
        <w:t xml:space="preserve"> changes in FSH signaling are </w:t>
      </w:r>
      <w:commentRangeEnd w:id="54"/>
      <w:r w:rsidR="00E76D4D" w:rsidRPr="00551E7E">
        <w:rPr>
          <w:rStyle w:val="CommentReference"/>
          <w:rFonts w:ascii="Arial" w:hAnsi="Arial" w:cs="Arial"/>
          <w:sz w:val="20"/>
          <w:szCs w:val="20"/>
        </w:rPr>
        <w:commentReference w:id="54"/>
      </w:r>
      <w:r w:rsidRPr="00551E7E">
        <w:rPr>
          <w:rFonts w:ascii="Arial" w:hAnsi="Arial" w:cs="Arial"/>
          <w:sz w:val="20"/>
          <w:szCs w:val="20"/>
        </w:rPr>
        <w:t xml:space="preserve">accomplished via neurogenesis of </w:t>
      </w:r>
      <w:r w:rsidRPr="00551E7E">
        <w:rPr>
          <w:rFonts w:ascii="Arial" w:hAnsi="Arial" w:cs="Arial"/>
          <w:i/>
          <w:iCs/>
          <w:sz w:val="20"/>
          <w:szCs w:val="20"/>
        </w:rPr>
        <w:t>cckb</w:t>
      </w:r>
      <w:r w:rsidRPr="00551E7E">
        <w:rPr>
          <w:rFonts w:ascii="Arial" w:hAnsi="Arial" w:cs="Arial"/>
          <w:sz w:val="20"/>
          <w:szCs w:val="20"/>
        </w:rPr>
        <w:t>+ ne</w:t>
      </w:r>
      <w:commentRangeStart w:id="55"/>
      <w:r w:rsidRPr="00551E7E">
        <w:rPr>
          <w:rFonts w:ascii="Arial" w:hAnsi="Arial" w:cs="Arial"/>
          <w:sz w:val="20"/>
          <w:szCs w:val="20"/>
        </w:rPr>
        <w:t>urons in the POA, our data also suggest coordinated changes in pathways that regulate LH release</w:t>
      </w:r>
      <w:commentRangeEnd w:id="55"/>
      <w:r w:rsidRPr="00551E7E">
        <w:rPr>
          <w:rStyle w:val="CommentReference"/>
          <w:rFonts w:ascii="Arial" w:hAnsi="Arial" w:cs="Arial"/>
          <w:sz w:val="20"/>
          <w:szCs w:val="20"/>
        </w:rPr>
        <w:commentReference w:id="55"/>
      </w:r>
      <w:r w:rsidR="0066495D" w:rsidRPr="00551E7E">
        <w:rPr>
          <w:rFonts w:ascii="Arial" w:hAnsi="Arial" w:cs="Arial"/>
          <w:sz w:val="20"/>
          <w:szCs w:val="20"/>
        </w:rPr>
        <w:t xml:space="preserve">. In 6_POA_Mixed, we found significant changes in the expression and or population of cells expressing </w:t>
      </w:r>
      <w:r w:rsidR="0066495D" w:rsidRPr="00551E7E">
        <w:rPr>
          <w:rFonts w:ascii="Arial" w:hAnsi="Arial" w:cs="Arial"/>
          <w:i/>
          <w:iCs/>
          <w:sz w:val="20"/>
          <w:szCs w:val="20"/>
        </w:rPr>
        <w:t xml:space="preserve">npy7r, nmbr, tacr3a, </w:t>
      </w:r>
      <w:r w:rsidR="0066495D" w:rsidRPr="00551E7E">
        <w:rPr>
          <w:rFonts w:ascii="Arial" w:hAnsi="Arial" w:cs="Arial"/>
          <w:sz w:val="20"/>
          <w:szCs w:val="20"/>
        </w:rPr>
        <w:t xml:space="preserve">and </w:t>
      </w:r>
      <w:r w:rsidR="0066495D" w:rsidRPr="00551E7E">
        <w:rPr>
          <w:rFonts w:ascii="Arial" w:hAnsi="Arial" w:cs="Arial"/>
          <w:i/>
          <w:iCs/>
          <w:sz w:val="20"/>
          <w:szCs w:val="20"/>
        </w:rPr>
        <w:t>drd3</w:t>
      </w:r>
      <w:r w:rsidR="0066495D" w:rsidRPr="00551E7E">
        <w:rPr>
          <w:rFonts w:ascii="Arial" w:hAnsi="Arial" w:cs="Arial"/>
          <w:sz w:val="20"/>
          <w:szCs w:val="20"/>
        </w:rPr>
        <w:t xml:space="preserve">. In teleosts, neuropeptide Y (NPY) and neurokinin B (encoded by </w:t>
      </w:r>
      <w:r w:rsidR="0066495D" w:rsidRPr="00551E7E">
        <w:rPr>
          <w:rFonts w:ascii="Arial" w:hAnsi="Arial" w:cs="Arial"/>
          <w:i/>
          <w:iCs/>
          <w:sz w:val="20"/>
          <w:szCs w:val="20"/>
        </w:rPr>
        <w:t>tac3</w:t>
      </w:r>
      <w:r w:rsidR="0066495D" w:rsidRPr="00551E7E">
        <w:rPr>
          <w:rFonts w:ascii="Arial" w:hAnsi="Arial" w:cs="Arial"/>
          <w:sz w:val="20"/>
          <w:szCs w:val="20"/>
        </w:rPr>
        <w:t>) are known to stimulate LH release in species specific manners</w:t>
      </w:r>
      <w:r w:rsidR="00376C7F" w:rsidRPr="00551E7E">
        <w:rPr>
          <w:rFonts w:ascii="Arial" w:hAnsi="Arial" w:cs="Arial"/>
          <w:sz w:val="20"/>
          <w:szCs w:val="20"/>
        </w:rPr>
        <w:t xml:space="preserve"> </w:t>
      </w:r>
      <w:r w:rsidR="00376C7F"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{"citationID":"GONvdI9A","properties":{"unsorted":false,"formattedCitation":"(32, 33, 43, 46)","plainCitation":"(32, 33, 43, 46)","noteIndex":0},"citationItems":[{"id":3702,"uris":["http://zotero.org/users/11313215/items/P2XAW2FJ"],"itemData":{"id":3702,"type":"article-journal","abstract":"Female-to-male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170D0A">
        <w:rPr>
          <w:rFonts w:ascii="Cambria Math" w:hAnsi="Cambria Math" w:cs="Cambria Math"/>
          <w:sz w:val="20"/>
          <w:szCs w:val="20"/>
        </w:rPr>
        <w:instrText>∼</w:instrText>
      </w:r>
      <w:r w:rsidR="00170D0A">
        <w:rPr>
          <w:rFonts w:ascii="Arial" w:hAnsi="Arial" w:cs="Arial"/>
          <w:sz w:val="20"/>
          <w:szCs w:val="20"/>
        </w:rPr>
        <w:instrText xml:space="preserve">20 stimulatory and </w:instrText>
      </w:r>
      <w:r w:rsidR="00170D0A">
        <w:rPr>
          <w:rFonts w:ascii="Cambria Math" w:hAnsi="Cambria Math" w:cs="Cambria Math"/>
          <w:sz w:val="20"/>
          <w:szCs w:val="20"/>
        </w:rPr>
        <w:instrText>∼</w:instrText>
      </w:r>
      <w:r w:rsidR="00170D0A">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schema":"https://github.com/citation-style-language/schema/raw/master/csl-citation.json"} </w:instrText>
      </w:r>
      <w:r w:rsidR="00376C7F" w:rsidRPr="00551E7E">
        <w:rPr>
          <w:rFonts w:ascii="Arial" w:hAnsi="Arial" w:cs="Arial"/>
          <w:sz w:val="20"/>
          <w:szCs w:val="20"/>
        </w:rPr>
        <w:fldChar w:fldCharType="separate"/>
      </w:r>
      <w:r w:rsidR="00170D0A">
        <w:rPr>
          <w:rFonts w:ascii="Arial" w:hAnsi="Arial" w:cs="Arial"/>
          <w:color w:val="000000"/>
          <w:kern w:val="0"/>
          <w:sz w:val="20"/>
          <w:szCs w:val="20"/>
        </w:rPr>
        <w:t>(32, 33, 43, 46)</w:t>
      </w:r>
      <w:r w:rsidR="00376C7F" w:rsidRPr="00551E7E">
        <w:rPr>
          <w:rFonts w:ascii="Arial" w:hAnsi="Arial" w:cs="Arial"/>
          <w:sz w:val="20"/>
          <w:szCs w:val="20"/>
        </w:rPr>
        <w:fldChar w:fldCharType="end"/>
      </w:r>
      <w:r w:rsidR="00376C7F" w:rsidRPr="00551E7E">
        <w:rPr>
          <w:rFonts w:ascii="Arial" w:hAnsi="Arial" w:cs="Arial"/>
          <w:sz w:val="20"/>
          <w:szCs w:val="20"/>
        </w:rPr>
        <w:t xml:space="preserve"> </w:t>
      </w:r>
      <w:r w:rsidR="0066495D" w:rsidRPr="00551E7E">
        <w:rPr>
          <w:rFonts w:ascii="Arial" w:hAnsi="Arial" w:cs="Arial"/>
          <w:sz w:val="20"/>
          <w:szCs w:val="20"/>
        </w:rPr>
        <w:t>, and neuromedin b has been implicated in regulating LH release</w:t>
      </w:r>
      <w:r w:rsidR="0066495D" w:rsidRPr="00551E7E">
        <w:rPr>
          <w:rFonts w:ascii="Arial" w:hAnsi="Arial" w:cs="Arial"/>
          <w:i/>
          <w:iCs/>
          <w:sz w:val="20"/>
          <w:szCs w:val="20"/>
        </w:rPr>
        <w:t xml:space="preserve"> </w:t>
      </w:r>
      <w:r w:rsidR="0066495D" w:rsidRPr="00551E7E">
        <w:rPr>
          <w:rFonts w:ascii="Arial" w:hAnsi="Arial" w:cs="Arial"/>
          <w:i/>
          <w:iCs/>
          <w:sz w:val="20"/>
          <w:szCs w:val="20"/>
        </w:rPr>
        <w:fldChar w:fldCharType="begin"/>
      </w:r>
      <w:r w:rsidR="00170D0A">
        <w:rPr>
          <w:rFonts w:ascii="Arial" w:hAnsi="Arial" w:cs="Arial"/>
          <w:i/>
          <w:iCs/>
          <w:sz w:val="20"/>
          <w:szCs w:val="20"/>
        </w:rPr>
        <w:instrText xml:space="preserve"> ADDIN ZOTERO_ITEM CSL_CITATION {"citationID":"FQGD49Ei","properties":{"unsorted":false,"formattedCitation":"(31)","plainCitation":"(31)","noteIndex":0},"citationItems":[{"id":6357,"uris":["http://zotero.org/users/11313215/items/PS74WG8G"],"itemData":{"id":6357,"type":"article-journal","abstract":"From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66495D" w:rsidRPr="00551E7E">
        <w:rPr>
          <w:rFonts w:ascii="Arial" w:hAnsi="Arial" w:cs="Arial"/>
          <w:i/>
          <w:iCs/>
          <w:sz w:val="20"/>
          <w:szCs w:val="20"/>
        </w:rPr>
        <w:fldChar w:fldCharType="separate"/>
      </w:r>
      <w:r w:rsidR="00170D0A">
        <w:rPr>
          <w:rFonts w:ascii="Arial" w:hAnsi="Arial" w:cs="Arial"/>
          <w:noProof/>
          <w:sz w:val="20"/>
          <w:szCs w:val="20"/>
        </w:rPr>
        <w:t>(31)</w:t>
      </w:r>
      <w:r w:rsidR="0066495D" w:rsidRPr="00551E7E">
        <w:rPr>
          <w:rFonts w:ascii="Arial" w:hAnsi="Arial" w:cs="Arial"/>
          <w:i/>
          <w:iCs/>
          <w:sz w:val="20"/>
          <w:szCs w:val="20"/>
        </w:rPr>
        <w:fldChar w:fldCharType="end"/>
      </w:r>
      <w:r w:rsidR="0066495D" w:rsidRPr="00551E7E">
        <w:rPr>
          <w:rFonts w:ascii="Arial" w:hAnsi="Arial" w:cs="Arial"/>
          <w:sz w:val="20"/>
          <w:szCs w:val="20"/>
        </w:rPr>
        <w:t xml:space="preserve">. Further, NPY is known to be a pro-masculinizing agent during protogynous sex change </w:t>
      </w:r>
      <w:r w:rsidR="0066495D"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xFpBBCh5","properties":{"unsorted":false,"formattedCitation":"(43)","plainCitation":"(43)","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rsidRPr="00551E7E">
        <w:rPr>
          <w:rFonts w:ascii="Arial" w:hAnsi="Arial" w:cs="Arial"/>
          <w:sz w:val="20"/>
          <w:szCs w:val="20"/>
        </w:rPr>
        <w:fldChar w:fldCharType="separate"/>
      </w:r>
      <w:r w:rsidR="00170D0A">
        <w:rPr>
          <w:rFonts w:ascii="Arial" w:hAnsi="Arial" w:cs="Arial"/>
          <w:noProof/>
          <w:sz w:val="20"/>
          <w:szCs w:val="20"/>
        </w:rPr>
        <w:t>(43)</w:t>
      </w:r>
      <w:r w:rsidR="0066495D" w:rsidRPr="00551E7E">
        <w:rPr>
          <w:rFonts w:ascii="Arial" w:hAnsi="Arial" w:cs="Arial"/>
          <w:sz w:val="20"/>
          <w:szCs w:val="20"/>
        </w:rPr>
        <w:fldChar w:fldCharType="end"/>
      </w:r>
      <w:r w:rsidR="0066495D" w:rsidRPr="00551E7E">
        <w:rPr>
          <w:rFonts w:ascii="Arial" w:hAnsi="Arial" w:cs="Arial"/>
          <w:sz w:val="20"/>
          <w:szCs w:val="20"/>
        </w:rPr>
        <w:t>.</w:t>
      </w:r>
      <w:r w:rsidR="0066495D" w:rsidRPr="00551E7E">
        <w:rPr>
          <w:rFonts w:ascii="Arial" w:hAnsi="Arial" w:cs="Arial"/>
          <w:sz w:val="20"/>
          <w:szCs w:val="20"/>
        </w:rPr>
        <w:fldChar w:fldCharType="begin"/>
      </w:r>
      <w:r w:rsidR="0066495D" w:rsidRPr="00551E7E">
        <w:rPr>
          <w:rFonts w:ascii="Arial" w:hAnsi="Arial" w:cs="Arial"/>
          <w:sz w:val="20"/>
          <w:szCs w:val="20"/>
        </w:rPr>
        <w:instrText xml:space="preserve"> ADDIN ZOTERO_ITEM CSL_CITATION {"citationID":"jECDNUmJ","properties":{"unsorted":false,"formattedCitation":"(48\\uc0\\u8211{}53)","plainCitation":"(48–53)","dontUpdate":true,"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20 stimulatory and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20 stimulatory and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rsidRPr="00551E7E">
        <w:rPr>
          <w:rFonts w:ascii="Arial" w:hAnsi="Arial" w:cs="Arial"/>
          <w:sz w:val="20"/>
          <w:szCs w:val="20"/>
        </w:rPr>
        <w:fldChar w:fldCharType="separate"/>
      </w:r>
      <w:r w:rsidR="0066495D" w:rsidRPr="00551E7E">
        <w:rPr>
          <w:rFonts w:ascii="Arial" w:hAnsi="Arial" w:cs="Arial"/>
          <w:sz w:val="20"/>
          <w:szCs w:val="20"/>
        </w:rPr>
        <w:fldChar w:fldCharType="end"/>
      </w:r>
      <w:r w:rsidR="0066495D" w:rsidRPr="00551E7E">
        <w:rPr>
          <w:rFonts w:ascii="Arial" w:hAnsi="Arial" w:cs="Arial"/>
          <w:i/>
          <w:iCs/>
          <w:sz w:val="20"/>
          <w:szCs w:val="20"/>
        </w:rPr>
        <w:t xml:space="preserve"> </w:t>
      </w:r>
      <w:r w:rsidR="0066495D" w:rsidRPr="00551E7E">
        <w:rPr>
          <w:rFonts w:ascii="Arial" w:hAnsi="Arial" w:cs="Arial"/>
          <w:sz w:val="20"/>
          <w:szCs w:val="20"/>
        </w:rPr>
        <w:t xml:space="preserve">Conversely, dopamine is known to inhibit LH release </w:t>
      </w:r>
      <w:r w:rsidR="0066495D"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{"citationID":"1tpKhXJD","properties":{"unsorted":false,"formattedCitation":"(33)","plainCitation":"(33)","noteIndex":0},"citationItems":[{"id":6345,"uris":["http://zotero.org/users/11313215/items/3PT68SU6"],"itemData":{"id":6345,"type":"article-journal","abstract":"During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170D0A">
        <w:rPr>
          <w:rFonts w:ascii="Cambria Math" w:hAnsi="Cambria Math" w:cs="Cambria Math"/>
          <w:sz w:val="20"/>
          <w:szCs w:val="20"/>
        </w:rPr>
        <w:instrText>∼</w:instrText>
      </w:r>
      <w:r w:rsidR="00170D0A">
        <w:rPr>
          <w:rFonts w:ascii="Arial" w:hAnsi="Arial" w:cs="Arial"/>
          <w:sz w:val="20"/>
          <w:szCs w:val="20"/>
        </w:rPr>
        <w:instrText xml:space="preserve">20 stimulatory and </w:instrText>
      </w:r>
      <w:r w:rsidR="00170D0A">
        <w:rPr>
          <w:rFonts w:ascii="Cambria Math" w:hAnsi="Cambria Math" w:cs="Cambria Math"/>
          <w:sz w:val="20"/>
          <w:szCs w:val="20"/>
        </w:rPr>
        <w:instrText>∼</w:instrText>
      </w:r>
      <w:r w:rsidR="00170D0A">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0066495D" w:rsidRPr="00551E7E">
        <w:rPr>
          <w:rFonts w:ascii="Arial" w:hAnsi="Arial" w:cs="Arial"/>
          <w:sz w:val="20"/>
          <w:szCs w:val="20"/>
        </w:rPr>
        <w:fldChar w:fldCharType="separate"/>
      </w:r>
      <w:r w:rsidR="00170D0A">
        <w:rPr>
          <w:rFonts w:ascii="Arial" w:hAnsi="Arial" w:cs="Arial"/>
          <w:noProof/>
          <w:sz w:val="20"/>
          <w:szCs w:val="20"/>
        </w:rPr>
        <w:t>(33)</w:t>
      </w:r>
      <w:r w:rsidR="0066495D" w:rsidRPr="00551E7E">
        <w:rPr>
          <w:rFonts w:ascii="Arial" w:hAnsi="Arial" w:cs="Arial"/>
          <w:sz w:val="20"/>
          <w:szCs w:val="20"/>
        </w:rPr>
        <w:fldChar w:fldCharType="end"/>
      </w:r>
      <w:r w:rsidR="0066495D" w:rsidRPr="00551E7E">
        <w:rPr>
          <w:rFonts w:ascii="Arial" w:hAnsi="Arial" w:cs="Arial"/>
          <w:sz w:val="20"/>
          <w:szCs w:val="20"/>
        </w:rPr>
        <w:t xml:space="preserve">. We saw significant reductions in </w:t>
      </w:r>
      <w:r w:rsidR="0066495D" w:rsidRPr="00551E7E">
        <w:rPr>
          <w:rFonts w:ascii="Arial" w:hAnsi="Arial" w:cs="Arial"/>
          <w:i/>
          <w:iCs/>
          <w:sz w:val="20"/>
          <w:szCs w:val="20"/>
        </w:rPr>
        <w:t xml:space="preserve">npy7r, nmbr, </w:t>
      </w:r>
      <w:r w:rsidR="0066495D" w:rsidRPr="00551E7E">
        <w:rPr>
          <w:rFonts w:ascii="Arial" w:hAnsi="Arial" w:cs="Arial"/>
          <w:sz w:val="20"/>
          <w:szCs w:val="20"/>
        </w:rPr>
        <w:t xml:space="preserve">and </w:t>
      </w:r>
      <w:r w:rsidR="0066495D" w:rsidRPr="00551E7E">
        <w:rPr>
          <w:rFonts w:ascii="Arial" w:hAnsi="Arial" w:cs="Arial"/>
          <w:i/>
          <w:iCs/>
          <w:sz w:val="20"/>
          <w:szCs w:val="20"/>
        </w:rPr>
        <w:t xml:space="preserve">tacr3a, </w:t>
      </w:r>
      <w:r w:rsidR="0066495D" w:rsidRPr="00551E7E">
        <w:rPr>
          <w:rFonts w:ascii="Arial" w:hAnsi="Arial" w:cs="Arial"/>
          <w:sz w:val="20"/>
          <w:szCs w:val="20"/>
        </w:rPr>
        <w:t xml:space="preserve">and a significant increase in </w:t>
      </w:r>
      <w:r w:rsidR="0066495D" w:rsidRPr="00551E7E">
        <w:rPr>
          <w:rFonts w:ascii="Arial" w:hAnsi="Arial" w:cs="Arial"/>
          <w:i/>
          <w:iCs/>
          <w:sz w:val="20"/>
          <w:szCs w:val="20"/>
        </w:rPr>
        <w:t xml:space="preserve">drd3 </w:t>
      </w:r>
      <w:r w:rsidR="0066495D" w:rsidRPr="00551E7E">
        <w:rPr>
          <w:rFonts w:ascii="Arial" w:hAnsi="Arial" w:cs="Arial"/>
          <w:sz w:val="20"/>
          <w:szCs w:val="20"/>
        </w:rPr>
        <w:t xml:space="preserve">in 6_POA_Mixed. </w:t>
      </w:r>
      <w:r w:rsidR="00C742E7" w:rsidRPr="00551E7E">
        <w:rPr>
          <w:rFonts w:ascii="Arial" w:hAnsi="Arial" w:cs="Arial"/>
          <w:sz w:val="20"/>
          <w:szCs w:val="20"/>
        </w:rPr>
        <w:t>To the extent that the changes in gene expression reflect protein expression and parallel changes in signaling levels, t</w:t>
      </w:r>
      <w:r w:rsidR="0066495D" w:rsidRPr="00551E7E">
        <w:rPr>
          <w:rFonts w:ascii="Arial" w:hAnsi="Arial" w:cs="Arial"/>
          <w:sz w:val="20"/>
          <w:szCs w:val="20"/>
        </w:rPr>
        <w:t xml:space="preserve">hese findings </w:t>
      </w:r>
      <w:r w:rsidR="00C742E7" w:rsidRPr="00551E7E">
        <w:rPr>
          <w:rFonts w:ascii="Arial" w:hAnsi="Arial" w:cs="Arial"/>
          <w:sz w:val="20"/>
          <w:szCs w:val="20"/>
        </w:rPr>
        <w:t>support the hypothesis that</w:t>
      </w:r>
      <w:r w:rsidR="0066495D" w:rsidRPr="00551E7E">
        <w:rPr>
          <w:rFonts w:ascii="Arial" w:hAnsi="Arial" w:cs="Arial"/>
          <w:sz w:val="20"/>
          <w:szCs w:val="20"/>
        </w:rPr>
        <w:t xml:space="preserve"> LH </w:t>
      </w:r>
      <w:r w:rsidR="00C742E7" w:rsidRPr="00551E7E">
        <w:rPr>
          <w:rFonts w:ascii="Arial" w:hAnsi="Arial" w:cs="Arial"/>
          <w:sz w:val="20"/>
          <w:szCs w:val="20"/>
        </w:rPr>
        <w:t xml:space="preserve">singling is reduced </w:t>
      </w:r>
      <w:commentRangeStart w:id="56"/>
      <w:commentRangeStart w:id="57"/>
      <w:r w:rsidR="0066495D" w:rsidRPr="00551E7E">
        <w:rPr>
          <w:rFonts w:ascii="Arial" w:hAnsi="Arial" w:cs="Arial"/>
          <w:sz w:val="20"/>
          <w:szCs w:val="20"/>
        </w:rPr>
        <w:t>as sex change progresses</w:t>
      </w:r>
      <w:commentRangeEnd w:id="56"/>
      <w:r w:rsidR="00C742E7" w:rsidRPr="00551E7E">
        <w:rPr>
          <w:rStyle w:val="CommentReference"/>
          <w:rFonts w:ascii="Arial" w:hAnsi="Arial" w:cs="Arial"/>
          <w:sz w:val="20"/>
          <w:szCs w:val="20"/>
        </w:rPr>
        <w:commentReference w:id="56"/>
      </w:r>
      <w:commentRangeEnd w:id="57"/>
      <w:r w:rsidR="00512BA9" w:rsidRPr="00551E7E">
        <w:rPr>
          <w:rStyle w:val="CommentReference"/>
          <w:rFonts w:ascii="Arial" w:hAnsi="Arial" w:cs="Arial"/>
          <w:sz w:val="20"/>
          <w:szCs w:val="20"/>
        </w:rPr>
        <w:commentReference w:id="57"/>
      </w:r>
      <w:r w:rsidR="0066495D" w:rsidRPr="00551E7E">
        <w:rPr>
          <w:rFonts w:ascii="Arial" w:hAnsi="Arial" w:cs="Arial"/>
          <w:sz w:val="20"/>
          <w:szCs w:val="20"/>
        </w:rPr>
        <w:t>.</w:t>
      </w:r>
      <w:r w:rsidR="00810536" w:rsidRPr="00551E7E">
        <w:rPr>
          <w:rFonts w:ascii="Arial" w:hAnsi="Arial" w:cs="Arial"/>
          <w:sz w:val="20"/>
          <w:szCs w:val="20"/>
        </w:rPr>
        <w:t xml:space="preserve"> </w:t>
      </w:r>
    </w:p>
    <w:p w14:paraId="01EA72EA" w14:textId="4EE0293C" w:rsidR="0066495D" w:rsidRPr="00551E7E" w:rsidRDefault="0066495D" w:rsidP="00675A71">
      <w:pPr>
        <w:ind w:firstLine="720"/>
        <w:rPr>
          <w:rFonts w:ascii="Arial" w:hAnsi="Arial" w:cs="Arial"/>
          <w:sz w:val="20"/>
          <w:szCs w:val="20"/>
        </w:rPr>
      </w:pPr>
      <w:r w:rsidRPr="00551E7E">
        <w:rPr>
          <w:rFonts w:ascii="Arial" w:hAnsi="Arial" w:cs="Arial"/>
          <w:sz w:val="20"/>
          <w:szCs w:val="20"/>
        </w:rPr>
        <w:t xml:space="preserve">NPY is of particular interest here for two reasons. First, </w:t>
      </w:r>
      <w:r w:rsidRPr="00551E7E">
        <w:rPr>
          <w:rFonts w:ascii="Arial" w:hAnsi="Arial" w:cs="Arial"/>
          <w:i/>
          <w:iCs/>
          <w:sz w:val="20"/>
          <w:szCs w:val="20"/>
        </w:rPr>
        <w:t>npy7r</w:t>
      </w:r>
      <w:r w:rsidRPr="00551E7E">
        <w:rPr>
          <w:rFonts w:ascii="Arial" w:hAnsi="Arial" w:cs="Arial"/>
          <w:sz w:val="20"/>
          <w:szCs w:val="20"/>
        </w:rPr>
        <w:t xml:space="preserve"> is strongly downregulated during the male-intermediate transition, a time when we hypothesize the groundwork for gonadal sex change is being laid. Second, our GRN analysis indicates that </w:t>
      </w:r>
      <w:r w:rsidRPr="00551E7E">
        <w:rPr>
          <w:rFonts w:ascii="Arial" w:hAnsi="Arial" w:cs="Arial"/>
          <w:i/>
          <w:iCs/>
          <w:sz w:val="20"/>
          <w:szCs w:val="20"/>
        </w:rPr>
        <w:t>npy7r</w:t>
      </w:r>
      <w:r w:rsidRPr="00551E7E">
        <w:rPr>
          <w:rFonts w:ascii="Arial" w:hAnsi="Arial" w:cs="Arial"/>
          <w:sz w:val="20"/>
          <w:szCs w:val="20"/>
        </w:rPr>
        <w:t xml:space="preserve"> is under positive regulation </w:t>
      </w:r>
      <w:r w:rsidR="00675A71" w:rsidRPr="00551E7E">
        <w:rPr>
          <w:rFonts w:ascii="Arial" w:hAnsi="Arial" w:cs="Arial"/>
          <w:sz w:val="20"/>
          <w:szCs w:val="20"/>
        </w:rPr>
        <w:t>from</w:t>
      </w:r>
      <w:r w:rsidRPr="00551E7E">
        <w:rPr>
          <w:rFonts w:ascii="Arial" w:hAnsi="Arial" w:cs="Arial"/>
          <w:sz w:val="20"/>
          <w:szCs w:val="20"/>
        </w:rPr>
        <w:t xml:space="preserve"> the activity dependent immediate early gene </w:t>
      </w:r>
      <w:r w:rsidRPr="00551E7E">
        <w:rPr>
          <w:rFonts w:ascii="Arial" w:hAnsi="Arial" w:cs="Arial"/>
          <w:i/>
          <w:iCs/>
          <w:sz w:val="20"/>
          <w:szCs w:val="20"/>
        </w:rPr>
        <w:t>egr1</w:t>
      </w:r>
      <w:r w:rsidRPr="00551E7E">
        <w:rPr>
          <w:rFonts w:ascii="Arial" w:hAnsi="Arial" w:cs="Arial"/>
          <w:sz w:val="20"/>
          <w:szCs w:val="20"/>
        </w:rPr>
        <w:t>. This provides a plausible connection by which changes in neural activity</w:t>
      </w:r>
      <w:r w:rsidR="00C742E7" w:rsidRPr="00551E7E">
        <w:rPr>
          <w:rFonts w:ascii="Arial" w:hAnsi="Arial" w:cs="Arial"/>
          <w:sz w:val="20"/>
          <w:szCs w:val="20"/>
        </w:rPr>
        <w:t xml:space="preserve"> during social ascent</w:t>
      </w:r>
      <w:r w:rsidRPr="00551E7E">
        <w:rPr>
          <w:rFonts w:ascii="Arial" w:hAnsi="Arial" w:cs="Arial"/>
          <w:sz w:val="20"/>
          <w:szCs w:val="20"/>
        </w:rPr>
        <w:t xml:space="preserve"> are transduced to changes in gonadotroph regulation.</w:t>
      </w:r>
    </w:p>
    <w:p w14:paraId="37E05BF2" w14:textId="53235891" w:rsidR="0066495D" w:rsidRPr="00551E7E" w:rsidRDefault="00675A71" w:rsidP="00675A71">
      <w:pPr>
        <w:ind w:firstLine="720"/>
        <w:rPr>
          <w:rFonts w:ascii="Arial" w:hAnsi="Arial" w:cs="Arial"/>
          <w:sz w:val="20"/>
          <w:szCs w:val="20"/>
        </w:rPr>
      </w:pPr>
      <w:commentRangeStart w:id="58"/>
      <w:r w:rsidRPr="00551E7E">
        <w:rPr>
          <w:rFonts w:ascii="Arial" w:hAnsi="Arial" w:cs="Arial"/>
          <w:sz w:val="20"/>
          <w:szCs w:val="20"/>
        </w:rPr>
        <w:t>Given the data</w:t>
      </w:r>
      <w:r w:rsidR="0013116C">
        <w:rPr>
          <w:rFonts w:ascii="Arial" w:hAnsi="Arial" w:cs="Arial"/>
          <w:sz w:val="20"/>
          <w:szCs w:val="20"/>
        </w:rPr>
        <w:t xml:space="preserve"> and results from our previous papers</w:t>
      </w:r>
      <w:r w:rsidRPr="00551E7E">
        <w:rPr>
          <w:rFonts w:ascii="Arial" w:hAnsi="Arial" w:cs="Arial"/>
          <w:sz w:val="20"/>
          <w:szCs w:val="20"/>
        </w:rPr>
        <w:t xml:space="preserve">, we </w:t>
      </w:r>
      <w:r w:rsidR="00C742E7" w:rsidRPr="00551E7E">
        <w:rPr>
          <w:rFonts w:ascii="Arial" w:hAnsi="Arial" w:cs="Arial"/>
          <w:sz w:val="20"/>
          <w:szCs w:val="20"/>
        </w:rPr>
        <w:t xml:space="preserve">hypothesize </w:t>
      </w:r>
      <w:r w:rsidRPr="00551E7E">
        <w:rPr>
          <w:rFonts w:ascii="Arial" w:hAnsi="Arial" w:cs="Arial"/>
          <w:sz w:val="20"/>
          <w:szCs w:val="20"/>
        </w:rPr>
        <w:t>p</w:t>
      </w:r>
      <w:r w:rsidR="0066495D" w:rsidRPr="00551E7E">
        <w:rPr>
          <w:rFonts w:ascii="Arial" w:hAnsi="Arial" w:cs="Arial"/>
          <w:sz w:val="20"/>
          <w:szCs w:val="20"/>
        </w:rPr>
        <w:t xml:space="preserve">rotandrous sex change proceeds as follows. First, a male ascends to the dominant position of its </w:t>
      </w:r>
      <w:r w:rsidRPr="00551E7E">
        <w:rPr>
          <w:rFonts w:ascii="Arial" w:hAnsi="Arial" w:cs="Arial"/>
          <w:sz w:val="20"/>
          <w:szCs w:val="20"/>
        </w:rPr>
        <w:t xml:space="preserve">social </w:t>
      </w:r>
      <w:r w:rsidR="0066495D" w:rsidRPr="00551E7E">
        <w:rPr>
          <w:rFonts w:ascii="Arial" w:hAnsi="Arial" w:cs="Arial"/>
          <w:sz w:val="20"/>
          <w:szCs w:val="20"/>
        </w:rPr>
        <w:t>dominance hierarchy. Sensory cues indicating this ascension are integrated by higher brain regions like the dorsomedial telencephalon (Dm) and result in change</w:t>
      </w:r>
      <w:r w:rsidR="00C742E7" w:rsidRPr="00551E7E">
        <w:rPr>
          <w:rFonts w:ascii="Arial" w:hAnsi="Arial" w:cs="Arial"/>
          <w:sz w:val="20"/>
          <w:szCs w:val="20"/>
        </w:rPr>
        <w:t>s</w:t>
      </w:r>
      <w:r w:rsidR="0066495D" w:rsidRPr="00551E7E">
        <w:rPr>
          <w:rFonts w:ascii="Arial" w:hAnsi="Arial" w:cs="Arial"/>
          <w:sz w:val="20"/>
          <w:szCs w:val="20"/>
        </w:rPr>
        <w:t xml:space="preserve"> in neural activity </w:t>
      </w:r>
      <w:r w:rsidR="0066495D"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{"citationID":"OYHVm371","properties":{"unsorted":false,"formattedCitation":"(5)","plainCitation":"(5)","noteIndex":0},"citationItems":[{"id":3227,"uris":["http://zotero.org/users/11313215/items/RWMZ9QFA"],"itemData":{"id":3227,"type":"article-journal","abstract":"BACKGROUND: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rsidRPr="00551E7E">
        <w:rPr>
          <w:rFonts w:ascii="Arial" w:hAnsi="Arial" w:cs="Arial"/>
          <w:sz w:val="20"/>
          <w:szCs w:val="20"/>
        </w:rPr>
        <w:fldChar w:fldCharType="separate"/>
      </w:r>
      <w:r w:rsidR="0072390C" w:rsidRPr="00551E7E">
        <w:rPr>
          <w:rFonts w:ascii="Arial" w:hAnsi="Arial" w:cs="Arial"/>
          <w:noProof/>
          <w:sz w:val="20"/>
          <w:szCs w:val="20"/>
        </w:rPr>
        <w:t>(5)</w:t>
      </w:r>
      <w:r w:rsidR="0066495D" w:rsidRPr="00551E7E">
        <w:rPr>
          <w:rFonts w:ascii="Arial" w:hAnsi="Arial" w:cs="Arial"/>
          <w:sz w:val="20"/>
          <w:szCs w:val="20"/>
        </w:rPr>
        <w:fldChar w:fldCharType="end"/>
      </w:r>
      <w:r w:rsidR="0066495D" w:rsidRPr="00551E7E">
        <w:rPr>
          <w:rFonts w:ascii="Arial" w:hAnsi="Arial" w:cs="Arial"/>
          <w:sz w:val="20"/>
          <w:szCs w:val="20"/>
        </w:rPr>
        <w:t xml:space="preserve">. Via Dm’s connections with the POA </w:t>
      </w:r>
      <w:r w:rsidR="0066495D"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{"citationID":"3KTVaRuH","properties":{"unsorted":false,"formattedCitation":"(5)","plainCitation":"(5)","noteIndex":0},"citationItems":[{"id":3227,"uris":["http://zotero.org/users/11313215/items/RWMZ9QFA"],"itemData":{"id":3227,"type":"article-journal","abstract":"BACKGROUND: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rsidRPr="00551E7E">
        <w:rPr>
          <w:rFonts w:ascii="Arial" w:hAnsi="Arial" w:cs="Arial"/>
          <w:sz w:val="20"/>
          <w:szCs w:val="20"/>
        </w:rPr>
        <w:fldChar w:fldCharType="separate"/>
      </w:r>
      <w:r w:rsidR="0072390C" w:rsidRPr="00551E7E">
        <w:rPr>
          <w:rFonts w:ascii="Arial" w:hAnsi="Arial" w:cs="Arial"/>
          <w:noProof/>
          <w:sz w:val="20"/>
          <w:szCs w:val="20"/>
        </w:rPr>
        <w:t>(5)</w:t>
      </w:r>
      <w:r w:rsidR="0066495D" w:rsidRPr="00551E7E">
        <w:rPr>
          <w:rFonts w:ascii="Arial" w:hAnsi="Arial" w:cs="Arial"/>
          <w:sz w:val="20"/>
          <w:szCs w:val="20"/>
        </w:rPr>
        <w:fldChar w:fldCharType="end"/>
      </w:r>
      <w:r w:rsidR="0066495D" w:rsidRPr="00551E7E">
        <w:rPr>
          <w:rFonts w:ascii="Arial" w:hAnsi="Arial" w:cs="Arial"/>
          <w:sz w:val="20"/>
          <w:szCs w:val="20"/>
        </w:rPr>
        <w:t xml:space="preserve">, </w:t>
      </w:r>
      <w:r w:rsidR="004B7996">
        <w:rPr>
          <w:rFonts w:ascii="Arial" w:hAnsi="Arial" w:cs="Arial"/>
          <w:sz w:val="20"/>
          <w:szCs w:val="20"/>
        </w:rPr>
        <w:t>the immediate early gene</w:t>
      </w:r>
      <w:r w:rsidR="0066495D" w:rsidRPr="00551E7E">
        <w:rPr>
          <w:rFonts w:ascii="Arial" w:hAnsi="Arial" w:cs="Arial"/>
          <w:sz w:val="20"/>
          <w:szCs w:val="20"/>
        </w:rPr>
        <w:t xml:space="preserve"> </w:t>
      </w:r>
      <w:r w:rsidR="0066495D" w:rsidRPr="00551E7E">
        <w:rPr>
          <w:rFonts w:ascii="Arial" w:hAnsi="Arial" w:cs="Arial"/>
          <w:i/>
          <w:iCs/>
          <w:sz w:val="20"/>
          <w:szCs w:val="20"/>
        </w:rPr>
        <w:t>egr1</w:t>
      </w:r>
      <w:r w:rsidR="0066495D" w:rsidRPr="00551E7E">
        <w:rPr>
          <w:rFonts w:ascii="Arial" w:hAnsi="Arial" w:cs="Arial"/>
          <w:sz w:val="20"/>
          <w:szCs w:val="20"/>
        </w:rPr>
        <w:t xml:space="preserve"> </w:t>
      </w:r>
      <w:r w:rsidR="004B7996">
        <w:rPr>
          <w:rFonts w:ascii="Arial" w:hAnsi="Arial" w:cs="Arial"/>
          <w:sz w:val="20"/>
          <w:szCs w:val="20"/>
        </w:rPr>
        <w:t>is reduced in expression</w:t>
      </w:r>
      <w:r w:rsidR="0066495D" w:rsidRPr="00551E7E">
        <w:rPr>
          <w:rFonts w:ascii="Arial" w:hAnsi="Arial" w:cs="Arial"/>
          <w:sz w:val="20"/>
          <w:szCs w:val="20"/>
        </w:rPr>
        <w:t xml:space="preserve"> leading to reduced </w:t>
      </w:r>
      <w:r w:rsidR="004B7996">
        <w:rPr>
          <w:rFonts w:ascii="Arial" w:hAnsi="Arial" w:cs="Arial"/>
          <w:sz w:val="20"/>
          <w:szCs w:val="20"/>
        </w:rPr>
        <w:t>transcription</w:t>
      </w:r>
      <w:r w:rsidR="004B7996" w:rsidRPr="00551E7E">
        <w:rPr>
          <w:rFonts w:ascii="Arial" w:hAnsi="Arial" w:cs="Arial"/>
          <w:sz w:val="20"/>
          <w:szCs w:val="20"/>
        </w:rPr>
        <w:t xml:space="preserve"> </w:t>
      </w:r>
      <w:r w:rsidR="0066495D" w:rsidRPr="00551E7E">
        <w:rPr>
          <w:rFonts w:ascii="Arial" w:hAnsi="Arial" w:cs="Arial"/>
          <w:sz w:val="20"/>
          <w:szCs w:val="20"/>
        </w:rPr>
        <w:t xml:space="preserve">of </w:t>
      </w:r>
      <w:r w:rsidR="0066495D" w:rsidRPr="00551E7E">
        <w:rPr>
          <w:rFonts w:ascii="Arial" w:hAnsi="Arial" w:cs="Arial"/>
          <w:i/>
          <w:iCs/>
          <w:sz w:val="20"/>
          <w:szCs w:val="20"/>
        </w:rPr>
        <w:t xml:space="preserve">npy7r. </w:t>
      </w:r>
      <w:r w:rsidR="0066495D" w:rsidRPr="00551E7E">
        <w:rPr>
          <w:rFonts w:ascii="Arial" w:hAnsi="Arial" w:cs="Arial"/>
          <w:sz w:val="20"/>
          <w:szCs w:val="20"/>
        </w:rPr>
        <w:t xml:space="preserve">This reduction of </w:t>
      </w:r>
      <w:r w:rsidR="0066495D" w:rsidRPr="00551E7E">
        <w:rPr>
          <w:rFonts w:ascii="Arial" w:hAnsi="Arial" w:cs="Arial"/>
          <w:i/>
          <w:iCs/>
          <w:sz w:val="20"/>
          <w:szCs w:val="20"/>
        </w:rPr>
        <w:t>npy7r</w:t>
      </w:r>
      <w:r w:rsidR="0066495D" w:rsidRPr="00551E7E">
        <w:rPr>
          <w:rFonts w:ascii="Arial" w:hAnsi="Arial" w:cs="Arial"/>
          <w:sz w:val="20"/>
          <w:szCs w:val="20"/>
        </w:rPr>
        <w:t xml:space="preserve"> initiates </w:t>
      </w:r>
      <w:r w:rsidR="00604C38" w:rsidRPr="00551E7E">
        <w:rPr>
          <w:rFonts w:ascii="Arial" w:hAnsi="Arial" w:cs="Arial"/>
          <w:sz w:val="20"/>
          <w:szCs w:val="20"/>
        </w:rPr>
        <w:t>a</w:t>
      </w:r>
      <w:r w:rsidR="0066495D" w:rsidRPr="00551E7E">
        <w:rPr>
          <w:rFonts w:ascii="Arial" w:hAnsi="Arial" w:cs="Arial"/>
          <w:sz w:val="20"/>
          <w:szCs w:val="20"/>
        </w:rPr>
        <w:t xml:space="preserve"> </w:t>
      </w:r>
      <w:r w:rsidR="00604C38" w:rsidRPr="00551E7E">
        <w:rPr>
          <w:rFonts w:ascii="Arial" w:hAnsi="Arial" w:cs="Arial"/>
          <w:sz w:val="20"/>
          <w:szCs w:val="20"/>
        </w:rPr>
        <w:t>reduction</w:t>
      </w:r>
      <w:commentRangeStart w:id="59"/>
      <w:r w:rsidR="0066495D" w:rsidRPr="00551E7E">
        <w:rPr>
          <w:rFonts w:ascii="Arial" w:hAnsi="Arial" w:cs="Arial"/>
          <w:sz w:val="20"/>
          <w:szCs w:val="20"/>
        </w:rPr>
        <w:t xml:space="preserve"> of LH production from the pituitary</w:t>
      </w:r>
      <w:commentRangeEnd w:id="59"/>
      <w:r w:rsidR="00C742E7" w:rsidRPr="00551E7E">
        <w:rPr>
          <w:rStyle w:val="CommentReference"/>
          <w:rFonts w:ascii="Arial" w:hAnsi="Arial" w:cs="Arial"/>
          <w:sz w:val="20"/>
          <w:szCs w:val="20"/>
        </w:rPr>
        <w:commentReference w:id="59"/>
      </w:r>
      <w:r w:rsidR="00604C38" w:rsidRPr="00551E7E">
        <w:rPr>
          <w:rFonts w:ascii="Arial" w:hAnsi="Arial" w:cs="Arial"/>
          <w:sz w:val="20"/>
          <w:szCs w:val="20"/>
        </w:rPr>
        <w:t xml:space="preserve"> </w:t>
      </w:r>
      <w:r w:rsidR="00604C38"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{"citationID":"PQWej5F1","properties":{"unsorted":false,"formattedCitation":"(49, 50)","plainCitation":"(49, 50)","noteIndex":0},"citationItems":[{"id":6620,"uris":["http://zotero.org/users/11313215/items/SXBS8CGG"],"itemData":{"id":6620,"type":"article-journal","abstract":"Energy balance plays an important role in the control of reproduction. However, the cellular and molecular mechanisms connecting the two systems are not well understood especially in teleosts. The hypothalamus plays a crucial role in the regulation of both energy balance and reproduction, and contains a number of neuropeptides, including gonadotropin-releasing hormone (GnRH), orexin, neuropeptide-Y (NPY), ghrelin, pituitary adenylate cyclase-activating polypeptide (PACAP), α-melanocyte stimulating hormone (α-MSH), melanin-concentrating hormone (MCH), cholecystokinin (CCK), 26RFa, nesfatin, kisspeptin, and gonadotropin-inhibitory hormone (GnIH). These neuropeptides are involved in the control of energy balance and reproduction either directly or indirectly. On the other hand, synthesis and release of these hypothalamic neuropeptides are regulated by metabolic signals from the gut and the adipose tissue. Furthermore, neurons producing these neuropeptides interact with each other, providing neuronal basis of the link between energy balance and reproduction. This review summarizes the advances made in our understanding of the physiological roles of the hypothalamic neuropeptides in energy balance and reproduction in teleosts, and discusses how they interact with GnRH, kisspeptin, and pituitary gonadotropins to control reproduction in teleosts.","container-title":"Frontiers in Endocrinology","DOI":"10.3389/fendo.2014.00036","ISSN":"1664-2392","journalAbbreviation":"Front. Endocrinol.","language":"English","publisher":"Frontiers","source":"Frontiers","title":"Central Pathways Integrating Metabolism and Reproduction in Teleosts","URL":"https://www.frontiersin.org/journals/endocrinology/articles/10.3389/fendo.2014.00036/full","volume":"5","author":[{"family":"Shahjahan","given":"Md"},{"family":"Kitahashi","given":"Takashi"},{"family":"Parhar","given":"Ishwar S."}],"accessed":{"date-parts":[["2026",9,10]]},"issued":{"date-parts":[["2014",3,25]]}}},{"id":6622,"uris":["http://zotero.org/users/11313215/items/76JIAY5X"],"itemData":{"id":6622,"type":"article-journal","abstract":"The purpose of this work was to examine the role of energetic status in neuropeptide Y (NPY)-induced luteinizing hormone (LH) secretion and glucose metabolism in fish. Fasted juvenile sea bass (Dicentrarchus labrax) were injected intraperitoneally with pig (p) NPY or pNPY + glucose, whereas fed animals were injected with pNPY alone and plasma glucose, insulin, and LH levels were examined. pNPY alone or in combination with glucose was found to induce a dose-dependent increase in LH secretion in fasted animals. Similar LH responses to pNPY were observed in vitro in dispersed pituitary cells isolated from fed and fasted animals incubated in L-15 and restricted media. Injection of pNPY + glucose in fasted animals resulted in depletion of glucose. Insulin plasma levels decreased in fasted animals coinjected with pNPY + glucose but remained stable when NPY was administrated alone to fed and fasted animals. Results suggest that 1) NPY-induced LH secretion in fish is dependent on energetic status and 2) NPY is capable of modifying glucose metabolism.","container-title":"American Journal of Physiology-Regulatory, Integrative and Comparative Physiology","DOI":"10.1152/ajpregu.1999.277.6.R1627","ISSN":"0363-6119","issue":"6","page":"R1627-R1634","publisher":"American Physiological Society","source":"journals.physiology.org (Atypon)","title":"Energetic dependence of NPY-induced LH secretion in a teleost fish (Dicentrarchus labrax)","volume":"277","author":[{"family":"Cerdá-Reverter","given":"José Miguel"},{"family":"Sorbera","given":"Lisa Ann"},{"family":"Carrillo","given":"Manuel"},{"family":"Zanuy","given":"Silvia"}],"issued":{"date-parts":[["1999",12]]}}}],"schema":"https://github.com/citation-style-language/schema/raw/master/csl-citation.json"} </w:instrText>
      </w:r>
      <w:r w:rsidR="00604C38" w:rsidRPr="00551E7E">
        <w:rPr>
          <w:rFonts w:ascii="Arial" w:hAnsi="Arial" w:cs="Arial"/>
          <w:sz w:val="20"/>
          <w:szCs w:val="20"/>
        </w:rPr>
        <w:fldChar w:fldCharType="separate"/>
      </w:r>
      <w:r w:rsidR="00170D0A">
        <w:rPr>
          <w:rFonts w:ascii="Arial" w:hAnsi="Arial" w:cs="Arial"/>
          <w:noProof/>
          <w:sz w:val="20"/>
          <w:szCs w:val="20"/>
        </w:rPr>
        <w:t>(49, 50)</w:t>
      </w:r>
      <w:r w:rsidR="00604C38" w:rsidRPr="00551E7E">
        <w:rPr>
          <w:rFonts w:ascii="Arial" w:hAnsi="Arial" w:cs="Arial"/>
          <w:sz w:val="20"/>
          <w:szCs w:val="20"/>
        </w:rPr>
        <w:fldChar w:fldCharType="end"/>
      </w:r>
      <w:r w:rsidR="0066495D" w:rsidRPr="00551E7E">
        <w:rPr>
          <w:rFonts w:ascii="Arial" w:hAnsi="Arial" w:cs="Arial"/>
          <w:sz w:val="20"/>
          <w:szCs w:val="20"/>
        </w:rPr>
        <w:t xml:space="preserve">, leading to losses in testicular tissue and androgen production late in sex change. In parallel, via some unknown input, </w:t>
      </w:r>
      <w:r w:rsidRPr="00551E7E">
        <w:rPr>
          <w:rFonts w:ascii="Arial" w:hAnsi="Arial" w:cs="Arial"/>
          <w:i/>
          <w:iCs/>
          <w:sz w:val="20"/>
          <w:szCs w:val="20"/>
        </w:rPr>
        <w:t>uncx</w:t>
      </w:r>
      <w:r w:rsidR="0066495D" w:rsidRPr="00551E7E">
        <w:rPr>
          <w:rFonts w:ascii="Arial" w:hAnsi="Arial" w:cs="Arial"/>
          <w:sz w:val="20"/>
          <w:szCs w:val="20"/>
        </w:rPr>
        <w:t xml:space="preserve"> activity increases in RGCs leading </w:t>
      </w:r>
      <w:commentRangeEnd w:id="58"/>
      <w:r w:rsidR="0013116C" w:rsidRPr="00551E7E">
        <w:rPr>
          <w:rStyle w:val="CommentReference"/>
          <w:rFonts w:ascii="Arial" w:hAnsi="Arial" w:cs="Arial"/>
          <w:sz w:val="20"/>
          <w:szCs w:val="20"/>
        </w:rPr>
        <w:commentReference w:id="58"/>
      </w:r>
      <w:r w:rsidR="0066495D" w:rsidRPr="00551E7E">
        <w:rPr>
          <w:rFonts w:ascii="Arial" w:hAnsi="Arial" w:cs="Arial"/>
          <w:sz w:val="20"/>
          <w:szCs w:val="20"/>
        </w:rPr>
        <w:t>to increased production of</w:t>
      </w:r>
      <w:commentRangeStart w:id="60"/>
      <w:r w:rsidR="0066495D" w:rsidRPr="00551E7E">
        <w:rPr>
          <w:rFonts w:ascii="Arial" w:hAnsi="Arial" w:cs="Arial"/>
          <w:sz w:val="20"/>
          <w:szCs w:val="20"/>
        </w:rPr>
        <w:t xml:space="preserve"> </w:t>
      </w:r>
      <w:r w:rsidR="0066495D" w:rsidRPr="00551E7E">
        <w:rPr>
          <w:rFonts w:ascii="Arial" w:hAnsi="Arial" w:cs="Arial"/>
          <w:i/>
          <w:iCs/>
          <w:sz w:val="20"/>
          <w:szCs w:val="20"/>
        </w:rPr>
        <w:t>gli1</w:t>
      </w:r>
      <w:r w:rsidR="0066495D" w:rsidRPr="00551E7E">
        <w:rPr>
          <w:rFonts w:ascii="Arial" w:hAnsi="Arial" w:cs="Arial"/>
          <w:sz w:val="20"/>
          <w:szCs w:val="20"/>
        </w:rPr>
        <w:t xml:space="preserve"> </w:t>
      </w:r>
      <w:commentRangeEnd w:id="60"/>
      <w:r w:rsidR="0013116C" w:rsidRPr="00551E7E">
        <w:rPr>
          <w:rStyle w:val="CommentReference"/>
          <w:rFonts w:ascii="Arial" w:hAnsi="Arial" w:cs="Arial"/>
          <w:sz w:val="20"/>
          <w:szCs w:val="20"/>
        </w:rPr>
        <w:commentReference w:id="60"/>
      </w:r>
      <w:r w:rsidR="0066495D" w:rsidRPr="00551E7E">
        <w:rPr>
          <w:rFonts w:ascii="Arial" w:hAnsi="Arial" w:cs="Arial"/>
          <w:sz w:val="20"/>
          <w:szCs w:val="20"/>
        </w:rPr>
        <w:t xml:space="preserve">and decreased production of </w:t>
      </w:r>
      <w:r w:rsidR="0066495D" w:rsidRPr="00551E7E">
        <w:rPr>
          <w:rFonts w:ascii="Arial" w:hAnsi="Arial" w:cs="Arial"/>
          <w:i/>
          <w:iCs/>
          <w:sz w:val="20"/>
          <w:szCs w:val="20"/>
        </w:rPr>
        <w:t>cyp19a1b</w:t>
      </w:r>
      <w:r w:rsidR="0066495D" w:rsidRPr="00551E7E">
        <w:rPr>
          <w:rFonts w:ascii="Arial" w:hAnsi="Arial" w:cs="Arial"/>
          <w:sz w:val="20"/>
          <w:szCs w:val="20"/>
        </w:rPr>
        <w:t xml:space="preserve">. </w:t>
      </w:r>
      <w:r w:rsidR="006E6A73" w:rsidRPr="00551E7E">
        <w:rPr>
          <w:rFonts w:ascii="Arial" w:hAnsi="Arial" w:cs="Arial"/>
          <w:sz w:val="20"/>
          <w:szCs w:val="20"/>
        </w:rPr>
        <w:t xml:space="preserve">Later in sex change, changes in the sex steroid milieu lead to </w:t>
      </w:r>
      <w:r w:rsidR="0066495D" w:rsidRPr="00551E7E">
        <w:rPr>
          <w:rFonts w:ascii="Arial" w:hAnsi="Arial" w:cs="Arial"/>
          <w:sz w:val="20"/>
          <w:szCs w:val="20"/>
        </w:rPr>
        <w:t>increas</w:t>
      </w:r>
      <w:commentRangeStart w:id="61"/>
      <w:r w:rsidR="0066495D" w:rsidRPr="00551E7E">
        <w:rPr>
          <w:rFonts w:ascii="Arial" w:hAnsi="Arial" w:cs="Arial"/>
          <w:sz w:val="20"/>
          <w:szCs w:val="20"/>
        </w:rPr>
        <w:t xml:space="preserve">es </w:t>
      </w:r>
      <w:r w:rsidR="0013116C">
        <w:rPr>
          <w:rFonts w:ascii="Arial" w:hAnsi="Arial" w:cs="Arial"/>
          <w:sz w:val="20"/>
          <w:szCs w:val="20"/>
        </w:rPr>
        <w:t xml:space="preserve">in </w:t>
      </w:r>
      <w:r w:rsidR="0066495D" w:rsidRPr="00551E7E">
        <w:rPr>
          <w:rFonts w:ascii="Arial" w:hAnsi="Arial" w:cs="Arial"/>
          <w:sz w:val="20"/>
          <w:szCs w:val="20"/>
        </w:rPr>
        <w:t>neuroplasticity in t</w:t>
      </w:r>
      <w:commentRangeEnd w:id="61"/>
      <w:r w:rsidR="0013116C" w:rsidRPr="00551E7E">
        <w:rPr>
          <w:rStyle w:val="CommentReference"/>
          <w:rFonts w:ascii="Arial" w:hAnsi="Arial" w:cs="Arial"/>
          <w:sz w:val="20"/>
          <w:szCs w:val="20"/>
        </w:rPr>
        <w:commentReference w:id="61"/>
      </w:r>
      <w:r w:rsidR="0066495D" w:rsidRPr="00551E7E">
        <w:rPr>
          <w:rFonts w:ascii="Arial" w:hAnsi="Arial" w:cs="Arial"/>
          <w:sz w:val="20"/>
          <w:szCs w:val="20"/>
        </w:rPr>
        <w:t xml:space="preserve">he POA via </w:t>
      </w:r>
      <w:r w:rsidR="006E6A73" w:rsidRPr="00551E7E">
        <w:rPr>
          <w:rFonts w:ascii="Arial" w:hAnsi="Arial" w:cs="Arial"/>
          <w:sz w:val="20"/>
          <w:szCs w:val="20"/>
        </w:rPr>
        <w:lastRenderedPageBreak/>
        <w:t xml:space="preserve">differential activation of the sex steroid hormone receptors which </w:t>
      </w:r>
      <w:r w:rsidR="001277A8" w:rsidRPr="00551E7E">
        <w:rPr>
          <w:rFonts w:ascii="Arial" w:hAnsi="Arial" w:cs="Arial"/>
          <w:sz w:val="20"/>
          <w:szCs w:val="20"/>
        </w:rPr>
        <w:t xml:space="preserve">regulate </w:t>
      </w:r>
      <w:r w:rsidR="006E6A73" w:rsidRPr="00551E7E">
        <w:rPr>
          <w:rFonts w:ascii="Arial" w:hAnsi="Arial" w:cs="Arial"/>
          <w:sz w:val="20"/>
          <w:szCs w:val="20"/>
        </w:rPr>
        <w:t>genes associated with synaptic release, cell-cell contact, and neuronal excitability</w:t>
      </w:r>
      <w:r w:rsidR="0066495D" w:rsidRPr="00551E7E">
        <w:rPr>
          <w:rFonts w:ascii="Arial" w:hAnsi="Arial" w:cs="Arial"/>
          <w:sz w:val="20"/>
          <w:szCs w:val="20"/>
        </w:rPr>
        <w:t xml:space="preserve">. This results in a reduction of </w:t>
      </w:r>
      <w:r w:rsidR="0066495D" w:rsidRPr="00551E7E">
        <w:rPr>
          <w:rFonts w:ascii="Arial" w:hAnsi="Arial" w:cs="Arial"/>
          <w:i/>
          <w:iCs/>
          <w:sz w:val="20"/>
          <w:szCs w:val="20"/>
        </w:rPr>
        <w:t>tacr3a</w:t>
      </w:r>
      <w:r w:rsidR="0066495D" w:rsidRPr="00551E7E">
        <w:rPr>
          <w:rFonts w:ascii="Arial" w:hAnsi="Arial" w:cs="Arial"/>
          <w:sz w:val="20"/>
          <w:szCs w:val="20"/>
        </w:rPr>
        <w:t xml:space="preserve"> and an increase in </w:t>
      </w:r>
      <w:r w:rsidR="0066495D" w:rsidRPr="00551E7E">
        <w:rPr>
          <w:rFonts w:ascii="Arial" w:hAnsi="Arial" w:cs="Arial"/>
          <w:i/>
          <w:iCs/>
          <w:sz w:val="20"/>
          <w:szCs w:val="20"/>
        </w:rPr>
        <w:t xml:space="preserve">drd3 </w:t>
      </w:r>
      <w:r w:rsidR="0066495D" w:rsidRPr="00551E7E">
        <w:rPr>
          <w:rFonts w:ascii="Arial" w:hAnsi="Arial" w:cs="Arial"/>
          <w:sz w:val="20"/>
          <w:szCs w:val="20"/>
        </w:rPr>
        <w:t>production which f</w:t>
      </w:r>
      <w:r w:rsidR="00C742E7" w:rsidRPr="00551E7E">
        <w:rPr>
          <w:rFonts w:ascii="Arial" w:hAnsi="Arial" w:cs="Arial"/>
          <w:sz w:val="20"/>
          <w:szCs w:val="20"/>
        </w:rPr>
        <w:t>u</w:t>
      </w:r>
      <w:r w:rsidR="0066495D" w:rsidRPr="00551E7E">
        <w:rPr>
          <w:rFonts w:ascii="Arial" w:hAnsi="Arial" w:cs="Arial"/>
          <w:sz w:val="20"/>
          <w:szCs w:val="20"/>
        </w:rPr>
        <w:t xml:space="preserve">rther reinforce the </w:t>
      </w:r>
      <w:r w:rsidR="001277A8" w:rsidRPr="00551E7E">
        <w:rPr>
          <w:rFonts w:ascii="Arial" w:hAnsi="Arial" w:cs="Arial"/>
          <w:sz w:val="20"/>
          <w:szCs w:val="20"/>
        </w:rPr>
        <w:t>reduction</w:t>
      </w:r>
      <w:r w:rsidR="0066495D" w:rsidRPr="00551E7E">
        <w:rPr>
          <w:rFonts w:ascii="Arial" w:hAnsi="Arial" w:cs="Arial"/>
          <w:sz w:val="20"/>
          <w:szCs w:val="20"/>
        </w:rPr>
        <w:t xml:space="preserve"> of LH signaling and </w:t>
      </w:r>
      <w:r w:rsidR="0013116C">
        <w:rPr>
          <w:rFonts w:ascii="Arial" w:hAnsi="Arial" w:cs="Arial"/>
          <w:sz w:val="20"/>
          <w:szCs w:val="20"/>
        </w:rPr>
        <w:t xml:space="preserve">reduction of </w:t>
      </w:r>
      <w:r w:rsidR="0066495D" w:rsidRPr="00551E7E">
        <w:rPr>
          <w:rFonts w:ascii="Arial" w:hAnsi="Arial" w:cs="Arial"/>
          <w:sz w:val="20"/>
          <w:szCs w:val="20"/>
        </w:rPr>
        <w:t xml:space="preserve">testicular tissue. In RGCs, the </w:t>
      </w:r>
      <w:commentRangeStart w:id="62"/>
      <w:r w:rsidR="0066495D" w:rsidRPr="00551E7E">
        <w:rPr>
          <w:rFonts w:ascii="Arial" w:hAnsi="Arial" w:cs="Arial"/>
          <w:sz w:val="20"/>
          <w:szCs w:val="20"/>
        </w:rPr>
        <w:t xml:space="preserve">elevated </w:t>
      </w:r>
      <w:r w:rsidR="0066495D" w:rsidRPr="00551E7E">
        <w:rPr>
          <w:rFonts w:ascii="Arial" w:hAnsi="Arial" w:cs="Arial"/>
          <w:i/>
          <w:iCs/>
          <w:sz w:val="20"/>
          <w:szCs w:val="20"/>
        </w:rPr>
        <w:t>gli1</w:t>
      </w:r>
      <w:r w:rsidR="0066495D" w:rsidRPr="00551E7E">
        <w:rPr>
          <w:rFonts w:ascii="Arial" w:hAnsi="Arial" w:cs="Arial"/>
          <w:sz w:val="20"/>
          <w:szCs w:val="20"/>
        </w:rPr>
        <w:t xml:space="preserve"> </w:t>
      </w:r>
      <w:commentRangeEnd w:id="62"/>
      <w:r w:rsidR="0013116C" w:rsidRPr="00551E7E">
        <w:rPr>
          <w:rStyle w:val="CommentReference"/>
          <w:rFonts w:ascii="Arial" w:hAnsi="Arial" w:cs="Arial"/>
          <w:sz w:val="20"/>
          <w:szCs w:val="20"/>
        </w:rPr>
        <w:commentReference w:id="62"/>
      </w:r>
      <w:r w:rsidR="0066495D" w:rsidRPr="00551E7E">
        <w:rPr>
          <w:rFonts w:ascii="Arial" w:hAnsi="Arial" w:cs="Arial"/>
          <w:sz w:val="20"/>
          <w:szCs w:val="20"/>
        </w:rPr>
        <w:t xml:space="preserve">activity increases the rate of neurogenesis of what will become </w:t>
      </w:r>
      <w:r w:rsidR="0066495D" w:rsidRPr="00551E7E">
        <w:rPr>
          <w:rFonts w:ascii="Arial" w:hAnsi="Arial" w:cs="Arial"/>
          <w:i/>
          <w:iCs/>
          <w:sz w:val="20"/>
          <w:szCs w:val="20"/>
        </w:rPr>
        <w:t xml:space="preserve">cckb+ </w:t>
      </w:r>
      <w:r w:rsidR="0066495D" w:rsidRPr="00551E7E">
        <w:rPr>
          <w:rFonts w:ascii="Arial" w:hAnsi="Arial" w:cs="Arial"/>
          <w:sz w:val="20"/>
          <w:szCs w:val="20"/>
        </w:rPr>
        <w:t xml:space="preserve">neurons in the POA. Once these neurons mature late in sex change, their </w:t>
      </w:r>
      <w:r w:rsidR="0066495D" w:rsidRPr="00551E7E">
        <w:rPr>
          <w:rFonts w:ascii="Arial" w:hAnsi="Arial" w:cs="Arial"/>
          <w:i/>
          <w:iCs/>
          <w:sz w:val="20"/>
          <w:szCs w:val="20"/>
        </w:rPr>
        <w:t>cckb</w:t>
      </w:r>
      <w:r w:rsidR="0066495D" w:rsidRPr="00551E7E">
        <w:rPr>
          <w:rFonts w:ascii="Arial" w:hAnsi="Arial" w:cs="Arial"/>
          <w:sz w:val="20"/>
          <w:szCs w:val="20"/>
        </w:rPr>
        <w:t xml:space="preserve"> signaling increases FSH release from the pituitary and this drives ovarian development and E2 production. The elevated E2 then completes the rest of neural sex change. A schematic outlining our process is shown in </w:t>
      </w:r>
      <w:r w:rsidR="0066495D" w:rsidRPr="003C6D7C">
        <w:rPr>
          <w:rFonts w:ascii="Arial" w:hAnsi="Arial" w:cs="Arial"/>
          <w:sz w:val="20"/>
          <w:szCs w:val="20"/>
          <w:highlight w:val="yellow"/>
        </w:rPr>
        <w:t xml:space="preserve">Fig </w:t>
      </w:r>
      <w:r w:rsidR="003C6D7C" w:rsidRPr="003C6D7C">
        <w:rPr>
          <w:rFonts w:ascii="Arial" w:hAnsi="Arial" w:cs="Arial"/>
          <w:sz w:val="20"/>
          <w:szCs w:val="20"/>
          <w:highlight w:val="yellow"/>
        </w:rPr>
        <w:t>7</w:t>
      </w:r>
      <w:r w:rsidR="0066495D" w:rsidRPr="00551E7E">
        <w:rPr>
          <w:rFonts w:ascii="Arial" w:hAnsi="Arial" w:cs="Arial"/>
          <w:sz w:val="20"/>
          <w:szCs w:val="20"/>
        </w:rPr>
        <w:t>.</w:t>
      </w:r>
    </w:p>
    <w:p w14:paraId="4BDB2E94" w14:textId="763D080E" w:rsidR="0066495D" w:rsidRPr="00551E7E" w:rsidRDefault="0066495D" w:rsidP="0066495D">
      <w:pPr>
        <w:ind w:firstLine="720"/>
        <w:rPr>
          <w:rFonts w:ascii="Arial" w:hAnsi="Arial" w:cs="Arial"/>
          <w:sz w:val="20"/>
          <w:szCs w:val="20"/>
        </w:rPr>
      </w:pPr>
      <w:r w:rsidRPr="00551E7E">
        <w:rPr>
          <w:rFonts w:ascii="Arial" w:hAnsi="Arial" w:cs="Arial"/>
          <w:sz w:val="20"/>
          <w:szCs w:val="20"/>
        </w:rPr>
        <w:t>More broadly, our findings suggest that socially induced sex change is not accomplished through the direct conversion of existing neural circuits but through a temporally ordered program of developmental remodeling. Rather than functioning solely as support cells, RGCs emerge as central integrators of social information, initiating a cascade of neurogenesis that ultimately reshapes reproductive physiology. This framework raises the possibility that prolonged intermediate states, observed in many sequentially hermaphroditic teleosts, represent active developmental phases during which new neural circuits are assembled before they are functionally incorporated into the mature reproductive network. Understanding how social cues initiate this developmental program and how gonadal feedback subsequently stabilizes these newly formed circuits will provide important insights into the mechanisms by which the adult vertebrate brain reorganizes in response to changing social environments.</w:t>
      </w:r>
    </w:p>
    <w:p w14:paraId="48165713" w14:textId="39D192FE" w:rsidR="004816FA" w:rsidRPr="00551E7E" w:rsidRDefault="00551E7E" w:rsidP="00753C87">
      <w:pPr>
        <w:rPr>
          <w:rFonts w:ascii="Arial" w:hAnsi="Arial" w:cs="Arial"/>
          <w:b/>
          <w:bCs/>
          <w:sz w:val="20"/>
          <w:szCs w:val="20"/>
        </w:rPr>
      </w:pPr>
      <w:r w:rsidRPr="00551E7E">
        <w:rPr>
          <w:rFonts w:ascii="Arial" w:hAnsi="Arial" w:cs="Arial"/>
          <w:b/>
          <w:bCs/>
          <w:sz w:val="20"/>
          <w:szCs w:val="20"/>
        </w:rPr>
        <w:t xml:space="preserve">Materials and </w:t>
      </w:r>
      <w:r w:rsidR="004816FA" w:rsidRPr="00551E7E">
        <w:rPr>
          <w:rFonts w:ascii="Arial" w:hAnsi="Arial" w:cs="Arial"/>
          <w:b/>
          <w:bCs/>
          <w:sz w:val="20"/>
          <w:szCs w:val="20"/>
        </w:rPr>
        <w:t>Methods</w:t>
      </w:r>
    </w:p>
    <w:p w14:paraId="1F5E420A"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Animals and Husbandry</w:t>
      </w:r>
    </w:p>
    <w:p w14:paraId="7E182982" w14:textId="77777777"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Anemonefish (</w:t>
      </w:r>
      <w:r w:rsidRPr="00551E7E">
        <w:rPr>
          <w:rFonts w:ascii="Arial" w:eastAsia="Malgun Gothic" w:hAnsi="Arial" w:cs="Arial"/>
          <w:i/>
          <w:iCs/>
          <w:color w:val="auto"/>
          <w:kern w:val="0"/>
          <w:sz w:val="20"/>
          <w:szCs w:val="20"/>
          <w:lang w:eastAsia="ja-JP"/>
          <w14:ligatures w14:val="none"/>
        </w:rPr>
        <w:t>Amphiprion ocellaris</w:t>
      </w:r>
      <w:r w:rsidRPr="00551E7E">
        <w:rPr>
          <w:rFonts w:ascii="Arial" w:eastAsia="Malgun Gothic" w:hAnsi="Arial" w:cs="Arial"/>
          <w:color w:val="auto"/>
          <w:kern w:val="0"/>
          <w:sz w:val="20"/>
          <w:szCs w:val="20"/>
          <w:lang w:eastAsia="ja-JP"/>
          <w14:ligatures w14:val="none"/>
        </w:rPr>
        <w:t>) used in this study were first- or second-generation anemonefish obtained from Oceans, Reefs, and Aquariums (Fort Pierce, FL). All fish were housed in either 20-gallon tall (24” x 12” x 16”) or 25-gallon cube (18” ×18” ×18”) centrally filtered aquariums with a 6” terra cotta pot serving as a nest site and spawning substrate. In all tanks, salinity was kept at 1.026 specific gravity, temperature was kept between 26°-28°C, pH was kept between 8.0 and 8.4, and lighting was provided by fluorescent and LED lights over tanks on a 12:12 light schedule (lights on at 07:00 h and off at 19:00 h). Fish were fed twice daily with ReefNutrition TDO Chroma Boost pellets (Reed Mariculture Inc., Campbell, CA).</w:t>
      </w:r>
    </w:p>
    <w:p w14:paraId="7FFD630C"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Initiation of Sex Change</w:t>
      </w:r>
    </w:p>
    <w:p w14:paraId="36CDC942" w14:textId="321C3EEC"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We induced sex change by creating eight pairs of anemonefish (n = 16) comprised of two males that had previously spawned</w:t>
      </w:r>
      <w:r w:rsidR="00B24ECA" w:rsidRPr="00551E7E">
        <w:rPr>
          <w:rFonts w:ascii="Arial" w:eastAsia="Malgun Gothic" w:hAnsi="Arial" w:cs="Arial"/>
          <w:color w:val="auto"/>
          <w:kern w:val="0"/>
          <w:sz w:val="20"/>
          <w:szCs w:val="20"/>
          <w:lang w:eastAsia="ja-JP"/>
          <w14:ligatures w14:val="none"/>
        </w:rPr>
        <w:t xml:space="preserve"> with females</w:t>
      </w:r>
      <w:r w:rsidRPr="00551E7E">
        <w:rPr>
          <w:rFonts w:ascii="Arial" w:eastAsia="Malgun Gothic" w:hAnsi="Arial" w:cs="Arial"/>
          <w:color w:val="auto"/>
          <w:kern w:val="0"/>
          <w:sz w:val="20"/>
          <w:szCs w:val="20"/>
          <w:lang w:eastAsia="ja-JP"/>
          <w14:ligatures w14:val="none"/>
        </w:rPr>
        <w:t xml:space="preserve">. We paired males such that one male was notably larger than the other and would thus occupy the α position in the dominance hierarchy. We further induced sex change in two additional pairs (n = 4) by removing the α female from a triad (a group of fish consisting of 1 α female, one β male, and 1 γ male) such that the β male would ascend to the α position of the dominance hierarchy and the γ male would occupy the β position. In total, this resulted in the creation of 10 sex changing pairs (n = 20). Here, the larger, more dominant male (hereafter referred to as a “intermediate”) is destined to undergo protandrous sex change and become a female, while its partner (hereafter referred to as a “intermediate partner”) is destined to remain a male. </w:t>
      </w:r>
    </w:p>
    <w:p w14:paraId="0FAEB33C" w14:textId="1C96B114"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On the day of pairing or female removal, intermediates and subordinates were weighed and measured. Following pairing, pairs were given six months to undergo sex change. We chose six months as previous work in our lab has shown that at the six-month time point, approximately 10% of intermediates will have completed sex change and become females (as indicated by the presence of vitellogenic oocytes), while the remainder will be in various intermediate stages of sex change</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{"citationID":"vYZRKGmD","properties":{"formattedCitation":"(7)","plainCitation":"(7)","noteIndex":0},"citationItems":[{"id":43,"uris":["http://zotero.org/users/11313215/items/TBICN8KA"],"itemData":{"id":43,"type":"article-journal","abstract":"Many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sz w:val="20"/>
          <w:szCs w:val="20"/>
          <w:lang w:eastAsia="ja-JP"/>
        </w:rPr>
        <w:t>(7)</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w:t>
      </w:r>
    </w:p>
    <w:p w14:paraId="3C1EB87F"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Phases</w:t>
      </w:r>
    </w:p>
    <w:p w14:paraId="0198C6B8" w14:textId="74C7BE76" w:rsidR="003341ED" w:rsidRPr="00551E7E" w:rsidRDefault="003341ED" w:rsidP="003341ED">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After six months, there is significant variation in the progression of sex change in intermediates. We discovered that one intermediate had fully completed sex change, and two intermediates had a distinctly expanded gonad with no testicular tissue and non-vitellogenic oocytes. We reclassified these intermediates as “New Female” and “Late Intermediate” respectively. Similarly, we reclassified their partners as “New Male” and “Late Intermediate Partner” respectively. In all statistical analyses, these individuals are analyzed separately to the other intermediates and </w:t>
      </w:r>
      <w:r w:rsidR="0057036D" w:rsidRPr="00551E7E">
        <w:rPr>
          <w:rFonts w:ascii="Arial" w:eastAsia="Malgun Gothic" w:hAnsi="Arial" w:cs="Arial"/>
          <w:color w:val="auto"/>
          <w:kern w:val="0"/>
          <w:sz w:val="20"/>
          <w:szCs w:val="20"/>
          <w:lang w:eastAsia="ja-JP"/>
          <w14:ligatures w14:val="none"/>
        </w:rPr>
        <w:t>intermediate partners</w:t>
      </w:r>
      <w:r w:rsidRPr="00551E7E">
        <w:rPr>
          <w:rFonts w:ascii="Arial" w:eastAsia="Malgun Gothic" w:hAnsi="Arial" w:cs="Arial"/>
          <w:color w:val="auto"/>
          <w:kern w:val="0"/>
          <w:sz w:val="20"/>
          <w:szCs w:val="20"/>
          <w:lang w:eastAsia="ja-JP"/>
          <w14:ligatures w14:val="none"/>
        </w:rPr>
        <w:t xml:space="preserve">. Throughout this manuscript, we refer to these classifications of sex change as “phases”. In all experiments, these individuals were compared to the same 6 pairs of males and females (n=12) which served as controls. </w:t>
      </w:r>
    </w:p>
    <w:p w14:paraId="5D0C2781"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lastRenderedPageBreak/>
        <w:t>Computation</w:t>
      </w:r>
    </w:p>
    <w:p w14:paraId="36547594" w14:textId="21971172"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All computational analyses described below were performed in R 4.4.2 or Python 3.12.4. In all cases unless otherwise stated, we considered a </w:t>
      </w:r>
      <w:r w:rsidRPr="00551E7E">
        <w:rPr>
          <w:rFonts w:ascii="Arial" w:eastAsia="Malgun Gothic" w:hAnsi="Arial" w:cs="Arial"/>
          <w:i/>
          <w:color w:val="auto"/>
          <w:kern w:val="0"/>
          <w:sz w:val="20"/>
          <w:szCs w:val="20"/>
          <w:lang w:eastAsia="ja-JP"/>
          <w14:ligatures w14:val="none"/>
        </w:rPr>
        <w:t>p-</w:t>
      </w:r>
      <w:r w:rsidRPr="00551E7E">
        <w:rPr>
          <w:rFonts w:ascii="Arial" w:eastAsia="Malgun Gothic" w:hAnsi="Arial" w:cs="Arial"/>
          <w:color w:val="auto"/>
          <w:kern w:val="0"/>
          <w:sz w:val="20"/>
          <w:szCs w:val="20"/>
          <w:lang w:eastAsia="ja-JP"/>
          <w14:ligatures w14:val="none"/>
        </w:rPr>
        <w:t xml:space="preserve">value of &lt;0.05 (or false discovery rate </w:t>
      </w:r>
      <w:r w:rsidRPr="00551E7E">
        <w:rPr>
          <w:rFonts w:ascii="Arial" w:eastAsia="Malgun Gothic" w:hAnsi="Arial" w:cs="Arial"/>
          <w:i/>
          <w:color w:val="auto"/>
          <w:kern w:val="0"/>
          <w:sz w:val="20"/>
          <w:szCs w:val="20"/>
          <w:lang w:eastAsia="ja-JP"/>
          <w14:ligatures w14:val="none"/>
        </w:rPr>
        <w:t>q-</w:t>
      </w:r>
      <w:r w:rsidRPr="00551E7E">
        <w:rPr>
          <w:rFonts w:ascii="Arial" w:eastAsia="Malgun Gothic" w:hAnsi="Arial" w:cs="Arial"/>
          <w:color w:val="auto"/>
          <w:kern w:val="0"/>
          <w:sz w:val="20"/>
          <w:szCs w:val="20"/>
          <w:lang w:eastAsia="ja-JP"/>
          <w14:ligatures w14:val="none"/>
        </w:rPr>
        <w:t xml:space="preserve">value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{"citationID":"hepfyYRE","properties":{"formattedCitation":"(51)","plainCitation":"(51)","noteIndex":0},"citationItems":[{"id":2523,"uris":["http://zotero.org/users/11313215/items/VFIVI5RB"],"itemData":{"id":2523,"type":"article-journal","abstract":"The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(51)</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where relevant) to be statistically significant. For pairwise comparisons, we used the “emmeans” package with no </w:t>
      </w:r>
      <w:r w:rsidRPr="00551E7E">
        <w:rPr>
          <w:rFonts w:ascii="Arial" w:eastAsia="Malgun Gothic" w:hAnsi="Arial" w:cs="Arial"/>
          <w:i/>
          <w:color w:val="auto"/>
          <w:kern w:val="0"/>
          <w:sz w:val="20"/>
          <w:szCs w:val="20"/>
          <w:lang w:eastAsia="ja-JP"/>
          <w14:ligatures w14:val="none"/>
        </w:rPr>
        <w:t>p-</w:t>
      </w:r>
      <w:r w:rsidRPr="00551E7E">
        <w:rPr>
          <w:rFonts w:ascii="Arial" w:eastAsia="Malgun Gothic" w:hAnsi="Arial" w:cs="Arial"/>
          <w:color w:val="auto"/>
          <w:kern w:val="0"/>
          <w:sz w:val="20"/>
          <w:szCs w:val="20"/>
          <w:lang w:eastAsia="ja-JP"/>
          <w14:ligatures w14:val="none"/>
        </w:rPr>
        <w:t>value adjustment specified</w:t>
      </w:r>
      <w:r w:rsidR="008D0F6D" w:rsidRPr="00551E7E">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{"citationID":"z9QRuDUO","properties":{"formattedCitation":"(52)","plainCitation":"(52)","noteIndex":0},"citationItems":[{"id":2512,"uris":["http://zotero.org/users/11313215/items/XGHQM7ML"],"itemData":{"id":2512,"type":"software","abstract":"Obtain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(52)</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Type-III tests for mixed effects</w:t>
      </w:r>
      <w:r w:rsidR="00FC1908" w:rsidRPr="00551E7E">
        <w:rPr>
          <w:rFonts w:ascii="Arial" w:eastAsia="Malgun Gothic" w:hAnsi="Arial" w:cs="Arial"/>
          <w:color w:val="auto"/>
          <w:kern w:val="0"/>
          <w:sz w:val="20"/>
          <w:szCs w:val="20"/>
          <w:lang w:eastAsia="ja-JP"/>
          <w14:ligatures w14:val="none"/>
        </w:rPr>
        <w:t xml:space="preserve"> (lmer)</w:t>
      </w:r>
      <w:r w:rsidRPr="00551E7E">
        <w:rPr>
          <w:rFonts w:ascii="Arial" w:eastAsia="Malgun Gothic" w:hAnsi="Arial" w:cs="Arial"/>
          <w:color w:val="auto"/>
          <w:kern w:val="0"/>
          <w:sz w:val="20"/>
          <w:szCs w:val="20"/>
          <w:lang w:eastAsia="ja-JP"/>
          <w14:ligatures w14:val="none"/>
        </w:rPr>
        <w:t xml:space="preserve"> models were computed using the “Anova” function from the package “car”</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{"citationID":"V25i9dI8","properties":{"formattedCitation":"(53)","plainCitation":"(53)","noteIndex":0},"citationItems":[{"id":2504,"uris":["http://zotero.org/users/11313215/items/675QPKLN"],"itemData":{"id":2504,"type":"standard","publisher-place":"Sage, Thousand Oaks CA","title":"An R Companion to Applied Regression, Third edition","URL":"https://socialsciences.mcmaster.ca/jfox/Books/Companion/.","author":[{"family":"Fox","given":"J"},{"family":"Weisberg","given":"S"}],"issued":{"date-parts":[["2019"]]}}}],"schema":"https://github.com/citation-style-language/schema/raw/master/csl-citation.json"}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(53)</w:t>
      </w:r>
      <w:r w:rsidRPr="00551E7E">
        <w:rPr>
          <w:rFonts w:ascii="Arial" w:eastAsia="Malgun Gothic" w:hAnsi="Arial" w:cs="Arial"/>
          <w:color w:val="auto"/>
          <w:kern w:val="0"/>
          <w:sz w:val="20"/>
          <w:szCs w:val="20"/>
          <w:lang w:eastAsia="ja-JP"/>
          <w14:ligatures w14:val="none"/>
        </w:rPr>
        <w:fldChar w:fldCharType="end"/>
      </w:r>
      <w:r w:rsidR="005A5924" w:rsidRPr="00551E7E">
        <w:rPr>
          <w:rFonts w:ascii="Arial" w:eastAsia="Malgun Gothic" w:hAnsi="Arial" w:cs="Arial"/>
          <w:color w:val="auto"/>
          <w:kern w:val="0"/>
          <w:sz w:val="20"/>
          <w:szCs w:val="20"/>
          <w:lang w:eastAsia="ja-JP"/>
          <w14:ligatures w14:val="none"/>
        </w:rPr>
        <w:t>, and for fixed effects models</w:t>
      </w:r>
      <w:r w:rsidR="00FC1908" w:rsidRPr="00551E7E">
        <w:rPr>
          <w:rFonts w:ascii="Arial" w:eastAsia="Malgun Gothic" w:hAnsi="Arial" w:cs="Arial"/>
          <w:color w:val="auto"/>
          <w:kern w:val="0"/>
          <w:sz w:val="20"/>
          <w:szCs w:val="20"/>
          <w:lang w:eastAsia="ja-JP"/>
          <w14:ligatures w14:val="none"/>
        </w:rPr>
        <w:t xml:space="preserve"> (lm and glm)</w:t>
      </w:r>
      <w:r w:rsidR="005A5924" w:rsidRPr="00551E7E">
        <w:rPr>
          <w:rFonts w:ascii="Arial" w:eastAsia="Malgun Gothic" w:hAnsi="Arial" w:cs="Arial"/>
          <w:color w:val="auto"/>
          <w:kern w:val="0"/>
          <w:sz w:val="20"/>
          <w:szCs w:val="20"/>
          <w:lang w:eastAsia="ja-JP"/>
          <w14:ligatures w14:val="none"/>
        </w:rPr>
        <w:t xml:space="preserve"> were computed using the R’s “anova” with t</w:t>
      </w:r>
      <w:r w:rsidR="00BA4CCE" w:rsidRPr="00551E7E">
        <w:rPr>
          <w:rFonts w:ascii="Arial" w:eastAsia="Malgun Gothic" w:hAnsi="Arial" w:cs="Arial"/>
          <w:color w:val="auto"/>
          <w:kern w:val="0"/>
          <w:sz w:val="20"/>
          <w:szCs w:val="20"/>
          <w:lang w:eastAsia="ja-JP"/>
          <w14:ligatures w14:val="none"/>
        </w:rPr>
        <w:t>est = “Chisq” specified</w:t>
      </w:r>
      <w:r w:rsidR="005A5924" w:rsidRPr="00551E7E">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t>.</w:t>
      </w:r>
    </w:p>
    <w:p w14:paraId="612F7B6A"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Parental Care Assay</w:t>
      </w:r>
    </w:p>
    <w:p w14:paraId="5E3D70D1" w14:textId="34F8DD70"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{"citationID":"mComr0wk","properties":{"unsorted":false,"formattedCitation":"(7, 10\\uc0\\u8211{}14)","plainCitation":"(7, 10–14)","noteIndex":0},"citationItems":[{"id":43,"uris":["http://zotero.org/users/11313215/items/TBICN8KA"],"itemData":{"id":43,"type":"article-journal","abstract":"Many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color w:val="000000"/>
          <w:kern w:val="0"/>
          <w:sz w:val="20"/>
          <w:szCs w:val="20"/>
        </w:rPr>
        <w:t>(7, 10–14)</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w:t>
      </w:r>
      <w:r w:rsidR="00467056" w:rsidRPr="00551E7E">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t xml:space="preserve"> </w:t>
      </w:r>
      <w:r w:rsidR="00467056" w:rsidRPr="00551E7E">
        <w:rPr>
          <w:rFonts w:ascii="Arial" w:eastAsia="Malgun Gothic" w:hAnsi="Arial" w:cs="Arial"/>
          <w:color w:val="auto"/>
          <w:kern w:val="0"/>
          <w:sz w:val="20"/>
          <w:szCs w:val="20"/>
          <w:lang w:eastAsia="ja-JP"/>
          <w14:ligatures w14:val="none"/>
        </w:rPr>
        <w:t>To do this, w</w:t>
      </w:r>
      <w:r w:rsidRPr="00551E7E">
        <w:rPr>
          <w:rFonts w:ascii="Arial" w:eastAsia="Malgun Gothic" w:hAnsi="Arial" w:cs="Arial"/>
          <w:color w:val="auto"/>
          <w:kern w:val="0"/>
          <w:sz w:val="20"/>
          <w:szCs w:val="20"/>
          <w:lang w:eastAsia="ja-JP"/>
          <w14:ligatures w14:val="none"/>
        </w:rPr>
        <w:t xml:space="preserve">e replaced the terra cotta pot serving as the </w:t>
      </w:r>
      <w:r w:rsidR="00BA4CCE" w:rsidRPr="00551E7E">
        <w:rPr>
          <w:rFonts w:ascii="Arial" w:eastAsia="Malgun Gothic" w:hAnsi="Arial" w:cs="Arial"/>
          <w:color w:val="auto"/>
          <w:kern w:val="0"/>
          <w:sz w:val="20"/>
          <w:szCs w:val="20"/>
          <w:lang w:eastAsia="ja-JP"/>
          <w14:ligatures w14:val="none"/>
        </w:rPr>
        <w:t>pair’s</w:t>
      </w:r>
      <w:r w:rsidRPr="00551E7E">
        <w:rPr>
          <w:rFonts w:ascii="Arial" w:eastAsia="Malgun Gothic" w:hAnsi="Arial" w:cs="Arial"/>
          <w:color w:val="auto"/>
          <w:kern w:val="0"/>
          <w:sz w:val="20"/>
          <w:szCs w:val="20"/>
          <w:lang w:eastAsia="ja-JP"/>
          <w14:ligatures w14:val="none"/>
        </w:rPr>
        <w:t xml:space="preserve"> nest with a terra cotta pot containing eggs from another pair. Anemonefish do not discriminate between their own eggs and unrelated eggs, and parent them with similar vigor to their own</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{"citationID":"dqMS0aXB","properties":{"unsorted":false,"formattedCitation":"(10, 14)","plainCitation":"(10, 14)","noteIndex":0},"citationItems":[{"id":28,"uris":["http://zotero.org/users/11313215/items/ISXWL2QW"],"itemData":{"id":28,"type":"article-journal","abstract":"Abstract\n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sz w:val="20"/>
          <w:szCs w:val="20"/>
          <w:lang w:eastAsia="ja-JP"/>
        </w:rPr>
        <w:t>(10, 14)</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We then allowed 24 hours for the fish to acclimate to the new pot. One hour prior to recording, we placed a camera in front of the tank to allow acclimation. We then recorded parental care behaviors</w:t>
      </w:r>
      <w:r w:rsidR="00467056" w:rsidRPr="00551E7E">
        <w:rPr>
          <w:rFonts w:ascii="Arial" w:eastAsia="Malgun Gothic" w:hAnsi="Arial" w:cs="Arial"/>
          <w:color w:val="auto"/>
          <w:kern w:val="0"/>
          <w:sz w:val="20"/>
          <w:szCs w:val="20"/>
          <w:lang w:eastAsia="ja-JP"/>
          <w14:ligatures w14:val="none"/>
        </w:rPr>
        <w:t xml:space="preserve"> (</w:t>
      </w:r>
      <w:r w:rsidR="009208CE" w:rsidRPr="00551E7E">
        <w:rPr>
          <w:rFonts w:ascii="Arial" w:eastAsia="Malgun Gothic" w:hAnsi="Arial" w:cs="Arial"/>
          <w:color w:val="auto"/>
          <w:kern w:val="0"/>
          <w:sz w:val="20"/>
          <w:szCs w:val="20"/>
          <w:lang w:eastAsia="ja-JP"/>
          <w14:ligatures w14:val="none"/>
        </w:rPr>
        <w:t>fanning, nipping, and wiggling) as well as the time spent in the nest</w:t>
      </w:r>
      <w:r w:rsidRPr="00551E7E">
        <w:rPr>
          <w:rFonts w:ascii="Arial" w:eastAsia="Malgun Gothic" w:hAnsi="Arial" w:cs="Arial"/>
          <w:color w:val="auto"/>
          <w:kern w:val="0"/>
          <w:sz w:val="20"/>
          <w:szCs w:val="20"/>
          <w:lang w:eastAsia="ja-JP"/>
          <w14:ligatures w14:val="none"/>
        </w:rPr>
        <w:t xml:space="preserve"> for 10 minutes</w:t>
      </w:r>
      <w:r w:rsidR="003A38D8" w:rsidRPr="00551E7E">
        <w:rPr>
          <w:rFonts w:ascii="Arial" w:eastAsia="Malgun Gothic" w:hAnsi="Arial" w:cs="Arial"/>
          <w:color w:val="auto"/>
          <w:kern w:val="0"/>
          <w:sz w:val="20"/>
          <w:szCs w:val="20"/>
          <w:lang w:eastAsia="ja-JP"/>
          <w14:ligatures w14:val="none"/>
        </w:rPr>
        <w:t xml:space="preserve"> (</w:t>
      </w:r>
      <w:r w:rsidR="003A38D8" w:rsidRPr="00551E7E">
        <w:rPr>
          <w:rFonts w:ascii="Arial" w:eastAsia="Malgun Gothic" w:hAnsi="Arial" w:cs="Arial"/>
          <w:color w:val="auto"/>
          <w:kern w:val="0"/>
          <w:sz w:val="20"/>
          <w:szCs w:val="20"/>
          <w:highlight w:val="yellow"/>
          <w:lang w:eastAsia="ja-JP"/>
          <w14:ligatures w14:val="none"/>
        </w:rPr>
        <w:t>Appendix S</w:t>
      </w:r>
      <w:r w:rsidR="007276EA">
        <w:rPr>
          <w:rFonts w:ascii="Arial" w:eastAsia="Malgun Gothic" w:hAnsi="Arial" w:cs="Arial"/>
          <w:color w:val="auto"/>
          <w:kern w:val="0"/>
          <w:sz w:val="20"/>
          <w:szCs w:val="20"/>
          <w:lang w:eastAsia="ja-JP"/>
          <w14:ligatures w14:val="none"/>
        </w:rPr>
        <w:t>12</w:t>
      </w:r>
      <w:r w:rsidR="003A38D8" w:rsidRPr="00551E7E">
        <w:rPr>
          <w:rFonts w:ascii="Arial" w:eastAsia="Malgun Gothic" w:hAnsi="Arial" w:cs="Arial"/>
          <w:color w:val="auto"/>
          <w:kern w:val="0"/>
          <w:sz w:val="20"/>
          <w:szCs w:val="20"/>
          <w:lang w:eastAsia="ja-JP"/>
          <w14:ligatures w14:val="none"/>
        </w:rPr>
        <w:t>)</w:t>
      </w:r>
      <w:r w:rsidRPr="00551E7E">
        <w:rPr>
          <w:rFonts w:ascii="Arial" w:eastAsia="Malgun Gothic" w:hAnsi="Arial" w:cs="Arial"/>
          <w:color w:val="auto"/>
          <w:kern w:val="0"/>
          <w:sz w:val="20"/>
          <w:szCs w:val="20"/>
          <w:lang w:eastAsia="ja-JP"/>
          <w14:ligatures w14:val="none"/>
        </w:rPr>
        <w:t>. We analyzed these data using two linear regressions, one fitting the time spent in the nest to phase, and another fitting the sum of parental care behaviors to phase.</w:t>
      </w:r>
    </w:p>
    <w:p w14:paraId="761DDB03"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Serum Hormone Analysis</w:t>
      </w:r>
    </w:p>
    <w:p w14:paraId="7268012A" w14:textId="77777777"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77777777"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We were unable to measure the plasma 11KT from two individuals, one male and one female; these individuals were omitted in analyses of 11KT levels. Phase differences in 11KT levels were analyzed using a linear regression fitting log10 transformed 11KT values by phase. </w:t>
      </w:r>
    </w:p>
    <w:p w14:paraId="2A04847A"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Gonads</w:t>
      </w:r>
    </w:p>
    <w:p w14:paraId="0A5B0BE6" w14:textId="087D1A33"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Individuals were</w:t>
      </w:r>
      <w:r w:rsidR="001942D0" w:rsidRPr="00551E7E">
        <w:rPr>
          <w:rFonts w:ascii="Arial" w:eastAsia="Malgun Gothic" w:hAnsi="Arial" w:cs="Arial"/>
          <w:color w:val="auto"/>
          <w:kern w:val="0"/>
          <w:sz w:val="20"/>
          <w:szCs w:val="20"/>
          <w:lang w:eastAsia="ja-JP"/>
          <w14:ligatures w14:val="none"/>
        </w:rPr>
        <w:t xml:space="preserve"> then </w:t>
      </w:r>
      <w:r w:rsidR="001A15EB" w:rsidRPr="00551E7E">
        <w:rPr>
          <w:rFonts w:ascii="Arial" w:eastAsia="Malgun Gothic" w:hAnsi="Arial" w:cs="Arial"/>
          <w:color w:val="auto"/>
          <w:kern w:val="0"/>
          <w:sz w:val="20"/>
          <w:szCs w:val="20"/>
          <w:lang w:eastAsia="ja-JP"/>
          <w14:ligatures w14:val="none"/>
        </w:rPr>
        <w:t>weighed and</w:t>
      </w:r>
      <w:r w:rsidR="001942D0" w:rsidRPr="00551E7E">
        <w:rPr>
          <w:rFonts w:ascii="Arial" w:eastAsia="Malgun Gothic" w:hAnsi="Arial" w:cs="Arial"/>
          <w:color w:val="auto"/>
          <w:kern w:val="0"/>
          <w:sz w:val="20"/>
          <w:szCs w:val="20"/>
          <w:lang w:eastAsia="ja-JP"/>
          <w14:ligatures w14:val="none"/>
        </w:rPr>
        <w:t xml:space="preserve"> measured again. Individuals were then</w:t>
      </w:r>
      <w:r w:rsidRPr="00551E7E">
        <w:rPr>
          <w:rFonts w:ascii="Arial" w:eastAsia="Malgun Gothic" w:hAnsi="Arial" w:cs="Arial"/>
          <w:color w:val="auto"/>
          <w:kern w:val="0"/>
          <w:sz w:val="20"/>
          <w:szCs w:val="20"/>
          <w:lang w:eastAsia="ja-JP"/>
          <w14:ligatures w14:val="none"/>
        </w:rPr>
        <w:t xml:space="preserve"> euthanized via </w:t>
      </w:r>
      <w:r w:rsidR="001942D0" w:rsidRPr="00551E7E">
        <w:rPr>
          <w:rFonts w:ascii="Arial" w:eastAsia="Malgun Gothic" w:hAnsi="Arial" w:cs="Arial"/>
          <w:color w:val="auto"/>
          <w:kern w:val="0"/>
          <w:sz w:val="20"/>
          <w:szCs w:val="20"/>
          <w:lang w:eastAsia="ja-JP"/>
          <w14:ligatures w14:val="none"/>
        </w:rPr>
        <w:t>decapitation,</w:t>
      </w:r>
      <w:r w:rsidRPr="00551E7E">
        <w:rPr>
          <w:rFonts w:ascii="Arial" w:eastAsia="Malgun Gothic" w:hAnsi="Arial" w:cs="Arial"/>
          <w:color w:val="auto"/>
          <w:kern w:val="0"/>
          <w:sz w:val="20"/>
          <w:szCs w:val="20"/>
          <w:lang w:eastAsia="ja-JP"/>
          <w14:ligatures w14:val="none"/>
        </w:rPr>
        <w:t xml:space="preserve">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5F99EA51" w14:textId="58C21F06" w:rsidR="00F02AF1"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To analyze the gonadal composition of individuals </w:t>
      </w:r>
      <w:r w:rsidR="00A60423" w:rsidRPr="00551E7E">
        <w:rPr>
          <w:rFonts w:ascii="Arial" w:eastAsia="Malgun Gothic" w:hAnsi="Arial" w:cs="Arial"/>
          <w:color w:val="auto"/>
          <w:kern w:val="0"/>
          <w:sz w:val="20"/>
          <w:szCs w:val="20"/>
          <w:lang w:eastAsia="ja-JP"/>
          <w14:ligatures w14:val="none"/>
        </w:rPr>
        <w:t>[</w:t>
      </w:r>
      <w:r w:rsidRPr="00551E7E">
        <w:rPr>
          <w:rFonts w:ascii="Arial" w:eastAsia="Malgun Gothic" w:hAnsi="Arial" w:cs="Arial"/>
          <w:color w:val="auto"/>
          <w:kern w:val="0"/>
          <w:sz w:val="20"/>
          <w:szCs w:val="20"/>
          <w:lang w:eastAsia="ja-JP"/>
          <w14:ligatures w14:val="none"/>
        </w:rPr>
        <w:t>excluding females and the new female which only have ovarian tissue</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{"citationID":"fIZ9OmsB","properties":{"formattedCitation":"(54)","plainCitation":"(54)","noteIndex":0},"citationItems":[{"id":4965,"uris":["http://zotero.org/users/11313215/items/M6NB57BA"],"itemData":{"id":4965,"type":"article-journal","abstract":".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(54)</w:t>
      </w:r>
      <w:r w:rsidRPr="00551E7E">
        <w:rPr>
          <w:rFonts w:ascii="Arial" w:eastAsia="Malgun Gothic" w:hAnsi="Arial" w:cs="Arial"/>
          <w:color w:val="auto"/>
          <w:kern w:val="0"/>
          <w:sz w:val="20"/>
          <w:szCs w:val="20"/>
          <w:lang w:eastAsia="ja-JP"/>
          <w14:ligatures w14:val="none"/>
        </w:rPr>
        <w:fldChar w:fldCharType="end"/>
      </w:r>
      <w:r w:rsidR="00A60423" w:rsidRPr="00551E7E">
        <w:rPr>
          <w:rFonts w:ascii="Arial" w:eastAsia="Malgun Gothic" w:hAnsi="Arial" w:cs="Arial"/>
          <w:color w:val="auto"/>
          <w:kern w:val="0"/>
          <w:sz w:val="20"/>
          <w:szCs w:val="20"/>
          <w:lang w:eastAsia="ja-JP"/>
          <w14:ligatures w14:val="none"/>
        </w:rPr>
        <w:t>]</w:t>
      </w:r>
      <w:r w:rsidRPr="00551E7E">
        <w:rPr>
          <w:rFonts w:ascii="Arial" w:eastAsia="Malgun Gothic" w:hAnsi="Arial" w:cs="Arial"/>
          <w:color w:val="auto"/>
          <w:kern w:val="0"/>
          <w:sz w:val="20"/>
          <w:szCs w:val="20"/>
          <w:lang w:eastAsia="ja-JP"/>
          <w14:ligatures w14:val="none"/>
        </w:rPr>
        <w:t>, 20 random sections from each individual were imaged using a Zeiss Axioskop 40 (Carl Zeiss Microscopy LLC, White Plains, NY) at 10x magnification. These images were analyzed in Photoshop by selecting regions of testicular tissue, ovarian tissue, connective tissue, and recording the number of pixels of each type. We then calculated the proportion of gonad that was testicular or ovarian by dividing the total respective area by the total recorded gonad area (gonadal + ovarian + connective) excluding empty space.</w:t>
      </w:r>
      <w:r w:rsidR="00C054BD" w:rsidRPr="00551E7E">
        <w:rPr>
          <w:rFonts w:ascii="Arial" w:eastAsia="Malgun Gothic" w:hAnsi="Arial" w:cs="Arial"/>
          <w:color w:val="auto"/>
          <w:kern w:val="0"/>
          <w:sz w:val="20"/>
          <w:szCs w:val="20"/>
          <w:lang w:eastAsia="ja-JP"/>
          <w14:ligatures w14:val="none"/>
        </w:rPr>
        <w:t xml:space="preserve"> Proportion of testicular or gonadal tissue was </w:t>
      </w:r>
      <w:r w:rsidR="00F02AF1" w:rsidRPr="00551E7E">
        <w:rPr>
          <w:rFonts w:ascii="Arial" w:eastAsia="Malgun Gothic" w:hAnsi="Arial" w:cs="Arial"/>
          <w:color w:val="auto"/>
          <w:kern w:val="0"/>
          <w:sz w:val="20"/>
          <w:szCs w:val="20"/>
          <w:lang w:eastAsia="ja-JP"/>
          <w14:ligatures w14:val="none"/>
        </w:rPr>
        <w:t>analyzed using a linear regression fitting the proportion of gonad made up of the associated tissue type by phase.</w:t>
      </w:r>
    </w:p>
    <w:p w14:paraId="089D8D0C" w14:textId="5054C86D"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w:t>
      </w:r>
      <w:r w:rsidR="003139C8" w:rsidRPr="00551E7E">
        <w:rPr>
          <w:rFonts w:ascii="Arial" w:eastAsia="Malgun Gothic" w:hAnsi="Arial" w:cs="Arial"/>
          <w:color w:val="auto"/>
          <w:kern w:val="0"/>
          <w:sz w:val="20"/>
          <w:szCs w:val="20"/>
          <w:lang w:eastAsia="ja-JP"/>
          <w14:ligatures w14:val="none"/>
        </w:rPr>
        <w:t>to measure</w:t>
      </w:r>
      <w:r w:rsidRPr="00551E7E">
        <w:rPr>
          <w:rFonts w:ascii="Arial" w:eastAsia="Malgun Gothic" w:hAnsi="Arial" w:cs="Arial"/>
          <w:color w:val="auto"/>
          <w:kern w:val="0"/>
          <w:sz w:val="20"/>
          <w:szCs w:val="20"/>
          <w:lang w:eastAsia="ja-JP"/>
          <w14:ligatures w14:val="none"/>
        </w:rPr>
        <w:t xml:space="preserve"> the area of the gonad in each slide. From this sample, we were able to estimate the total volume of the entire gonad in pixels for each individual. Due to large differences between the phases, we log10 transformed this value in all analyses.</w:t>
      </w:r>
      <w:r w:rsidR="001942D0" w:rsidRPr="00551E7E">
        <w:rPr>
          <w:rFonts w:ascii="Arial" w:eastAsia="Malgun Gothic" w:hAnsi="Arial" w:cs="Arial"/>
          <w:color w:val="auto"/>
          <w:kern w:val="0"/>
          <w:sz w:val="20"/>
          <w:szCs w:val="20"/>
          <w:lang w:eastAsia="ja-JP"/>
          <w14:ligatures w14:val="none"/>
        </w:rPr>
        <w:t xml:space="preserve"> Because, gonadal volume is correlated with body </w:t>
      </w:r>
      <w:r w:rsidR="001942D0" w:rsidRPr="00551E7E">
        <w:rPr>
          <w:rFonts w:ascii="Arial" w:eastAsia="Malgun Gothic" w:hAnsi="Arial" w:cs="Arial"/>
          <w:color w:val="auto"/>
          <w:kern w:val="0"/>
          <w:sz w:val="20"/>
          <w:szCs w:val="20"/>
          <w:lang w:eastAsia="ja-JP"/>
          <w14:ligatures w14:val="none"/>
        </w:rPr>
        <w:lastRenderedPageBreak/>
        <w:t>size,</w:t>
      </w:r>
      <w:r w:rsidR="00E1687F" w:rsidRPr="00551E7E">
        <w:rPr>
          <w:rFonts w:ascii="Arial" w:eastAsia="Malgun Gothic" w:hAnsi="Arial" w:cs="Arial"/>
          <w:color w:val="auto"/>
          <w:kern w:val="0"/>
          <w:sz w:val="20"/>
          <w:szCs w:val="20"/>
          <w:lang w:eastAsia="ja-JP"/>
          <w14:ligatures w14:val="none"/>
        </w:rPr>
        <w:t xml:space="preserve"> we analyzed </w:t>
      </w:r>
      <w:r w:rsidR="003E4DDF" w:rsidRPr="00551E7E">
        <w:rPr>
          <w:rFonts w:ascii="Arial" w:eastAsia="Malgun Gothic" w:hAnsi="Arial" w:cs="Arial"/>
          <w:color w:val="auto"/>
          <w:kern w:val="0"/>
          <w:sz w:val="20"/>
          <w:szCs w:val="20"/>
          <w:lang w:eastAsia="ja-JP"/>
          <w14:ligatures w14:val="none"/>
        </w:rPr>
        <w:t xml:space="preserve">gonadal volume with phase and body length as covariates. For </w:t>
      </w:r>
      <w:r w:rsidR="00FD5498" w:rsidRPr="00551E7E">
        <w:rPr>
          <w:rFonts w:ascii="Arial" w:eastAsia="Malgun Gothic" w:hAnsi="Arial" w:cs="Arial"/>
          <w:color w:val="auto"/>
          <w:kern w:val="0"/>
          <w:sz w:val="20"/>
          <w:szCs w:val="20"/>
          <w:lang w:eastAsia="ja-JP"/>
          <w14:ligatures w14:val="none"/>
        </w:rPr>
        <w:t xml:space="preserve">the bottom panel in Figure 1B, we plot the residuals of a </w:t>
      </w:r>
      <w:r w:rsidR="005777FD" w:rsidRPr="00551E7E">
        <w:rPr>
          <w:rFonts w:ascii="Arial" w:eastAsia="Malgun Gothic" w:hAnsi="Arial" w:cs="Arial"/>
          <w:color w:val="auto"/>
          <w:kern w:val="0"/>
          <w:sz w:val="20"/>
          <w:szCs w:val="20"/>
          <w:lang w:eastAsia="ja-JP"/>
          <w14:ligatures w14:val="none"/>
        </w:rPr>
        <w:t>line</w:t>
      </w:r>
      <w:r w:rsidR="00C054BD" w:rsidRPr="00551E7E">
        <w:rPr>
          <w:rFonts w:ascii="Arial" w:eastAsia="Malgun Gothic" w:hAnsi="Arial" w:cs="Arial"/>
          <w:color w:val="auto"/>
          <w:kern w:val="0"/>
          <w:sz w:val="20"/>
          <w:szCs w:val="20"/>
          <w:lang w:eastAsia="ja-JP"/>
          <w14:ligatures w14:val="none"/>
        </w:rPr>
        <w:t>a</w:t>
      </w:r>
      <w:r w:rsidR="005777FD" w:rsidRPr="00551E7E">
        <w:rPr>
          <w:rFonts w:ascii="Arial" w:eastAsia="Malgun Gothic" w:hAnsi="Arial" w:cs="Arial"/>
          <w:color w:val="auto"/>
          <w:kern w:val="0"/>
          <w:sz w:val="20"/>
          <w:szCs w:val="20"/>
          <w:lang w:eastAsia="ja-JP"/>
          <w14:ligatures w14:val="none"/>
        </w:rPr>
        <w:t>r regression</w:t>
      </w:r>
      <w:r w:rsidR="00FD5498" w:rsidRPr="00551E7E">
        <w:rPr>
          <w:rFonts w:ascii="Arial" w:eastAsia="Malgun Gothic" w:hAnsi="Arial" w:cs="Arial"/>
          <w:color w:val="auto"/>
          <w:kern w:val="0"/>
          <w:sz w:val="20"/>
          <w:szCs w:val="20"/>
          <w:lang w:eastAsia="ja-JP"/>
          <w14:ligatures w14:val="none"/>
        </w:rPr>
        <w:t xml:space="preserve"> only including </w:t>
      </w:r>
      <w:r w:rsidR="005777FD" w:rsidRPr="00551E7E">
        <w:rPr>
          <w:rFonts w:ascii="Arial" w:eastAsia="Malgun Gothic" w:hAnsi="Arial" w:cs="Arial"/>
          <w:color w:val="auto"/>
          <w:kern w:val="0"/>
          <w:sz w:val="20"/>
          <w:szCs w:val="20"/>
          <w:lang w:eastAsia="ja-JP"/>
          <w14:ligatures w14:val="none"/>
        </w:rPr>
        <w:t>body length as a fixed effect such that</w:t>
      </w:r>
      <w:r w:rsidR="00C054BD" w:rsidRPr="00551E7E">
        <w:rPr>
          <w:rFonts w:ascii="Arial" w:eastAsia="Malgun Gothic" w:hAnsi="Arial" w:cs="Arial"/>
          <w:color w:val="auto"/>
          <w:kern w:val="0"/>
          <w:sz w:val="20"/>
          <w:szCs w:val="20"/>
          <w:lang w:eastAsia="ja-JP"/>
          <w14:ligatures w14:val="none"/>
        </w:rPr>
        <w:t xml:space="preserve"> the phases could be directly comparable.</w:t>
      </w:r>
    </w:p>
    <w:p w14:paraId="6028A39E"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POA Dissection</w:t>
      </w:r>
    </w:p>
    <w:p w14:paraId="1219C6C8" w14:textId="4782831F"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Following decapitation, the brain was exposed and immediately treated with chilled dissection medium by pipetting a small volume over the dorsal surface. Dissection medium consisted of Hibernate AB complete medium (with 2% B27 and 0.5 mM Glutamax; BrainBits, LLC, Springfield, IL) with 200 U/mL of Protector RNase Inhibitor (Roche, Basel, Switzerland). The brain was then removed and placed in a petri dish containing chilled dissection medium. We then isolated the </w:t>
      </w:r>
      <w:r w:rsidR="00B91E4A" w:rsidRPr="00551E7E">
        <w:rPr>
          <w:rFonts w:ascii="Arial" w:eastAsia="Malgun Gothic" w:hAnsi="Arial" w:cs="Arial"/>
          <w:color w:val="auto"/>
          <w:kern w:val="0"/>
          <w:sz w:val="20"/>
          <w:szCs w:val="20"/>
          <w:lang w:eastAsia="ja-JP"/>
          <w14:ligatures w14:val="none"/>
        </w:rPr>
        <w:t>ventrocaudal telencephala</w:t>
      </w:r>
      <w:r w:rsidRPr="00551E7E">
        <w:rPr>
          <w:rFonts w:ascii="Arial" w:eastAsia="Malgun Gothic" w:hAnsi="Arial" w:cs="Arial"/>
          <w:color w:val="auto"/>
          <w:kern w:val="0"/>
          <w:sz w:val="20"/>
          <w:szCs w:val="20"/>
          <w:lang w:eastAsia="ja-JP"/>
          <w14:ligatures w14:val="none"/>
        </w:rPr>
        <w:t xml:space="preserve"> </w:t>
      </w:r>
      <w:r w:rsidR="00093DF6">
        <w:rPr>
          <w:rFonts w:ascii="Arial" w:eastAsia="Malgun Gothic" w:hAnsi="Arial" w:cs="Arial"/>
          <w:color w:val="auto"/>
          <w:kern w:val="0"/>
          <w:sz w:val="20"/>
          <w:szCs w:val="20"/>
          <w:lang w:eastAsia="ja-JP"/>
          <w14:ligatures w14:val="none"/>
        </w:rPr>
        <w:t>(</w:t>
      </w:r>
      <w:r w:rsidR="00093DF6" w:rsidRPr="00093DF6">
        <w:rPr>
          <w:rFonts w:ascii="Arial" w:eastAsia="Malgun Gothic" w:hAnsi="Arial" w:cs="Arial"/>
          <w:color w:val="auto"/>
          <w:kern w:val="0"/>
          <w:sz w:val="20"/>
          <w:szCs w:val="20"/>
          <w:highlight w:val="yellow"/>
          <w:lang w:eastAsia="ja-JP"/>
          <w14:ligatures w14:val="none"/>
        </w:rPr>
        <w:t>Fig. S2A,B</w:t>
      </w:r>
      <w:r w:rsidRPr="00551E7E">
        <w:rPr>
          <w:rFonts w:ascii="Arial" w:eastAsia="Malgun Gothic" w:hAnsi="Arial" w:cs="Arial"/>
          <w:color w:val="auto"/>
          <w:kern w:val="0"/>
          <w:sz w:val="20"/>
          <w:szCs w:val="20"/>
          <w:lang w:eastAsia="ja-JP"/>
          <w14:ligatures w14:val="none"/>
        </w:rPr>
        <w:t>) and placed them in RNAse free tubes and stored them at -80°C.</w:t>
      </w:r>
    </w:p>
    <w:p w14:paraId="43E1C64E" w14:textId="32487C14" w:rsidR="003341ED" w:rsidRPr="00551E7E" w:rsidRDefault="003341ED" w:rsidP="00753C87">
      <w:pPr>
        <w:rPr>
          <w:rFonts w:ascii="Arial" w:hAnsi="Arial" w:cs="Arial"/>
          <w:b/>
          <w:bCs/>
          <w:sz w:val="20"/>
          <w:szCs w:val="20"/>
        </w:rPr>
      </w:pPr>
      <w:r w:rsidRPr="00551E7E">
        <w:rPr>
          <w:rFonts w:ascii="Arial" w:hAnsi="Arial" w:cs="Arial"/>
          <w:b/>
          <w:bCs/>
          <w:sz w:val="20"/>
          <w:szCs w:val="20"/>
        </w:rPr>
        <w:t xml:space="preserve">snMultiome </w:t>
      </w:r>
    </w:p>
    <w:p w14:paraId="2137BE15" w14:textId="77777777" w:rsidR="0013365A" w:rsidRPr="00551E7E" w:rsidRDefault="0013365A" w:rsidP="00753C87">
      <w:pPr>
        <w:rPr>
          <w:rFonts w:ascii="Arial" w:hAnsi="Arial" w:cs="Arial"/>
          <w:b/>
          <w:bCs/>
          <w:sz w:val="20"/>
          <w:szCs w:val="20"/>
        </w:rPr>
      </w:pPr>
    </w:p>
    <w:p w14:paraId="1EA13558" w14:textId="77777777" w:rsidR="00771E24" w:rsidRPr="00551E7E" w:rsidRDefault="00771E24" w:rsidP="00771E24">
      <w:pPr>
        <w:pStyle w:val="Default"/>
        <w:rPr>
          <w:rFonts w:ascii="Arial" w:hAnsi="Arial" w:cs="Arial"/>
          <w:sz w:val="20"/>
          <w:szCs w:val="20"/>
          <w:u w:val="single"/>
        </w:rPr>
      </w:pPr>
      <w:r w:rsidRPr="00551E7E">
        <w:rPr>
          <w:rFonts w:ascii="Arial" w:hAnsi="Arial" w:cs="Arial"/>
          <w:sz w:val="20"/>
          <w:szCs w:val="20"/>
          <w:u w:val="single"/>
        </w:rPr>
        <w:t xml:space="preserve">Nuclei Isolation </w:t>
      </w:r>
    </w:p>
    <w:p w14:paraId="681BAD60" w14:textId="77777777" w:rsidR="00771E24" w:rsidRPr="00551E7E" w:rsidRDefault="00771E24" w:rsidP="0013365A">
      <w:pPr>
        <w:pStyle w:val="Default"/>
        <w:rPr>
          <w:rFonts w:ascii="Arial" w:hAnsi="Arial" w:cs="Arial"/>
          <w:sz w:val="20"/>
          <w:szCs w:val="20"/>
        </w:rPr>
      </w:pPr>
      <w:r w:rsidRPr="00551E7E">
        <w:rPr>
          <w:rFonts w:ascii="Arial" w:hAnsi="Arial" w:cs="Arial"/>
          <w:sz w:val="20"/>
          <w:szCs w:val="20"/>
        </w:rPr>
        <w:t xml:space="preserve">Nuclei isolation was adapted based on the 10X Genomics Isolation of Nuclei for Single Cell Multiome ATAC + Gene Expression Demonstrated Protocol. Frozen specimens were thawed in 500 μL 0.1X Lysis Buffer, partially homogenized via pipetting, and incubated for 10 min on an orbital shaker at 4° C. Following incubation, 500 μL wash buffer was added to the lysed sample tube. Sample were then aspirated using a fire polished salinized pipette and mixed until complete homogenization was achieved. Samples were then passed through a 70 μm cell strainer at 4° C. Samples were then centrifuged at 500 rcf for 8 minutes at 4°C. Supernatant was discarded, and 1 mL wash buffer was added and used to resuspend the pellet. </w:t>
      </w:r>
    </w:p>
    <w:p w14:paraId="3CF0F075" w14:textId="47FD2C8D" w:rsidR="00771E24" w:rsidRPr="00551E7E" w:rsidRDefault="00771E24" w:rsidP="00771E24">
      <w:pPr>
        <w:rPr>
          <w:rFonts w:ascii="Arial" w:hAnsi="Arial" w:cs="Arial"/>
          <w:sz w:val="20"/>
          <w:szCs w:val="20"/>
        </w:rPr>
      </w:pPr>
      <w:r w:rsidRPr="00551E7E">
        <w:rPr>
          <w:rFonts w:ascii="Arial" w:hAnsi="Arial" w:cs="Arial"/>
          <w:sz w:val="20"/>
          <w:szCs w:val="20"/>
        </w:rPr>
        <w:t>All steps described here were performed at 4° C. Samples were mixed and passed through a 30 μm cell strainer, rinsed and filtered with 200 μL wash buffer, and then centrifuged at 500 rcf for 5 minutes. Supernatant was then discarded and the pellet was resuspended with 1 mL wash buffer. This process was repeated 2x. Samples were then filtered using a chilled 20 μm cell strainer and centrifuged again at 500 rcf for 5 minutes. Supernatant was discarded and the pellet was resuspended with 500 μL final resuspension buffer. Samples were once more filtered via a 20 μm cell strainer and gently and repeatedly aspirated and dispensed.Ten μL of the final resuspended samples were stained using 10 μL 0.4% Trypan Blue. Nuclei were then visualized on a hemocytometer at magnifications of 10x, 20x, and 40x, assessed for blebbing and debris, and analyzed for final concentrations, which ranged from 3230 and 8060 nuc/μL</w:t>
      </w:r>
    </w:p>
    <w:p w14:paraId="32E2587B" w14:textId="77777777" w:rsidR="00771E24" w:rsidRPr="00551E7E" w:rsidRDefault="00771E24" w:rsidP="00771E24">
      <w:pPr>
        <w:rPr>
          <w:rFonts w:ascii="Arial" w:hAnsi="Arial" w:cs="Arial"/>
          <w:sz w:val="20"/>
          <w:szCs w:val="20"/>
        </w:rPr>
      </w:pPr>
    </w:p>
    <w:p w14:paraId="3AC4B378" w14:textId="77777777" w:rsidR="00771E24" w:rsidRPr="00551E7E" w:rsidRDefault="00771E24" w:rsidP="00771E24">
      <w:pPr>
        <w:rPr>
          <w:rFonts w:ascii="Arial" w:hAnsi="Arial" w:cs="Arial"/>
          <w:sz w:val="20"/>
          <w:szCs w:val="20"/>
          <w:u w:val="single"/>
        </w:rPr>
      </w:pPr>
      <w:r w:rsidRPr="00551E7E">
        <w:rPr>
          <w:rFonts w:ascii="Arial" w:hAnsi="Arial" w:cs="Arial"/>
          <w:sz w:val="20"/>
          <w:szCs w:val="20"/>
          <w:u w:val="single"/>
        </w:rPr>
        <w:t>Library Construction, Sequencing, and Demultiplexing</w:t>
      </w:r>
    </w:p>
    <w:p w14:paraId="2725CFB2" w14:textId="77777777" w:rsidR="00771E24" w:rsidRPr="00551E7E" w:rsidRDefault="00771E24" w:rsidP="00093DF6">
      <w:pPr>
        <w:ind w:firstLine="720"/>
        <w:rPr>
          <w:rFonts w:ascii="Arial" w:hAnsi="Arial" w:cs="Arial"/>
          <w:sz w:val="20"/>
          <w:szCs w:val="20"/>
        </w:rPr>
      </w:pPr>
      <w:r w:rsidRPr="00551E7E">
        <w:rPr>
          <w:rFonts w:ascii="Arial" w:hAnsi="Arial" w:cs="Arial"/>
          <w:sz w:val="20"/>
          <w:szCs w:val="20"/>
        </w:rPr>
        <w:t xml:space="preserve">Droplet-based barcoding, library preparation, and sequencing was carried out at the Georgia institute of Technology Parker H. Petit Institute for Bioengineering and Bioscience Genome Analysis Core on the 10X Genomics platform. Samples were sequenced on an Illumina NovaSeq 6000 S4 (Illumina Inc., San Diego, CA) at a sequencing depth of ~110,000 reads per nucleus for GEX and ATAC modalities, and reads were aligned to the </w:t>
      </w:r>
      <w:r w:rsidRPr="00551E7E">
        <w:rPr>
          <w:rFonts w:ascii="Arial" w:hAnsi="Arial" w:cs="Arial"/>
          <w:i/>
          <w:iCs/>
          <w:sz w:val="20"/>
          <w:szCs w:val="20"/>
        </w:rPr>
        <w:t>Amphiprion ocellaris</w:t>
      </w:r>
      <w:r w:rsidRPr="00551E7E">
        <w:rPr>
          <w:rFonts w:ascii="Arial" w:hAnsi="Arial" w:cs="Arial"/>
          <w:sz w:val="20"/>
          <w:szCs w:val="20"/>
        </w:rPr>
        <w:t xml:space="preserve"> RefSeq genome assembly (GCF_022539595.1).</w:t>
      </w:r>
    </w:p>
    <w:p w14:paraId="4F5917CF" w14:textId="0B0C4D07" w:rsidR="00771E24" w:rsidRPr="00551E7E" w:rsidRDefault="00771E24" w:rsidP="00771E24">
      <w:pPr>
        <w:rPr>
          <w:rFonts w:ascii="Arial" w:hAnsi="Arial" w:cs="Arial"/>
          <w:sz w:val="20"/>
          <w:szCs w:val="20"/>
        </w:rPr>
      </w:pPr>
      <w:r w:rsidRPr="00551E7E">
        <w:rPr>
          <w:rFonts w:ascii="Arial" w:hAnsi="Arial" w:cs="Arial"/>
          <w:sz w:val="20"/>
          <w:szCs w:val="20"/>
        </w:rPr>
        <w:t>For demultiplexing, we sequenced a DNA sample from each individual. To do this, we extracted DNA from a fin sample from each individual using a Qiagen DNeasy blood and tissue kit (Qiagen catalog #: 69504; Qiagen, Valencia, CA). Samples were then sequenced at the University of Illinois Roy J. Carver Biotechnology Center using an Illumina NovaSeqX Plus (Illumina Inc., San Diego, CA) on a 10B flow cell. Variants called from DNA and nuclear RNA were then used as input for Souporcell and Demuxlet, which predicted nuclei derived from different individuals. Briefly, BAM files were generated from each individual’s DNA sequence data, and deconvolution of nuclei pooled across individuals was done using a combination of Demuxlet</w:t>
      </w:r>
      <w:r w:rsidR="00E46755" w:rsidRPr="00551E7E">
        <w:rPr>
          <w:rFonts w:ascii="Arial" w:hAnsi="Arial" w:cs="Arial"/>
          <w:sz w:val="20"/>
          <w:szCs w:val="20"/>
        </w:rPr>
        <w:t xml:space="preserve"> </w:t>
      </w:r>
      <w:r w:rsidR="00E46755"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{"citationID":"xArGHkso","properties":{"unsorted":false,"formattedCitation":"(55)","plainCitation":"(55)","noteIndex":0},"citationItems":[{"id":3487,"uris":["http://zotero.org/users/11313215/items/68FTNPIR"],"itemData":{"id":3487,"type":"article-journal","abstract":"Droplet single-cell RNA-seq is applied to large numbers of pooled samples from unrelated individuals.","container-title":"Nature Biotechnology","DOI":"10.1038/nbt.4042","ISSN":"1546-1696","issue":"1","journalAbbreviation":"Nat Biotechnol","language":"en","license":"2017 Springer Nature America, Inc.","page":"89-94","publisher":"Nature Publishing Group","source":"www.nature.com","title":"Multiplexed droplet single-cell RNA-sequencing using natural genetic variation","volume":"36","author":[{"family":"Kang","given":"Hyun Min"},{"family":"Subramaniam","given":"Meena"},{"family":"Targ","given":"Sasha"},{"family":"Nguyen","given":"Michelle"},{"family":"Maliskova","given":"Lenka"},{"family":"McCarthy","given":"Elizabeth"},{"family":"Wan","given":"Eunice"},{"family":"Wong","given":"Simon"},{"family":"Byrnes","given":"Lauren"},{"family":"Lanata","given":"Cristina M."},{"family":"Gate","given":"Rachel E."},{"family":"Mostafavi","given":"Sara"},{"family":"Marson","given":"Alexander"},{"family":"Zaitlen","given":"Noah"},{"family":"Criswell","given":"Lindsey A."},{"family":"Ye","given":"Chun Jimmie"}],"issued":{"date-parts":[["2018",1]]}}}],"schema":"https://github.com/citation-style-language/schema/raw/master/csl-citation.json"} </w:instrText>
      </w:r>
      <w:r w:rsidR="00E46755" w:rsidRPr="00551E7E">
        <w:rPr>
          <w:rFonts w:ascii="Arial" w:hAnsi="Arial" w:cs="Arial"/>
          <w:sz w:val="20"/>
          <w:szCs w:val="20"/>
        </w:rPr>
        <w:fldChar w:fldCharType="separate"/>
      </w:r>
      <w:r w:rsidR="00170D0A">
        <w:rPr>
          <w:rFonts w:ascii="Arial" w:hAnsi="Arial" w:cs="Arial"/>
          <w:noProof/>
          <w:sz w:val="20"/>
          <w:szCs w:val="20"/>
        </w:rPr>
        <w:t>(55)</w:t>
      </w:r>
      <w:r w:rsidR="00E46755" w:rsidRPr="00551E7E">
        <w:rPr>
          <w:rFonts w:ascii="Arial" w:hAnsi="Arial" w:cs="Arial"/>
          <w:sz w:val="20"/>
          <w:szCs w:val="20"/>
        </w:rPr>
        <w:fldChar w:fldCharType="end"/>
      </w:r>
      <w:r w:rsidRPr="00551E7E">
        <w:rPr>
          <w:rFonts w:ascii="Arial" w:hAnsi="Arial" w:cs="Arial"/>
          <w:sz w:val="20"/>
          <w:szCs w:val="20"/>
        </w:rPr>
        <w:t xml:space="preserve"> and Souporcell (Heaton et al., 2020). We further used Souporcell to validate singlets and multiplets identified by EmptyDropsMultiome.</w:t>
      </w:r>
      <w:r w:rsidR="0013365A" w:rsidRPr="00551E7E">
        <w:rPr>
          <w:rFonts w:ascii="Arial" w:hAnsi="Arial" w:cs="Arial"/>
          <w:sz w:val="20"/>
          <w:szCs w:val="20"/>
        </w:rPr>
        <w:t xml:space="preserve"> </w:t>
      </w:r>
      <w:r w:rsidRPr="00551E7E">
        <w:rPr>
          <w:rFonts w:ascii="Arial" w:hAnsi="Arial" w:cs="Arial"/>
          <w:sz w:val="20"/>
          <w:szCs w:val="20"/>
        </w:rPr>
        <w:t>CellRanger-Arc was used for demultiplexing BCL files from sequencing to create FASTQ files for both GEX and ATAC reads as well as for creating a reference genome package, perform cell-calling for both modalities, and align barcodes. We then used EmptyDropsMultiome</w:t>
      </w:r>
      <w:r w:rsidR="0013365A" w:rsidRPr="00551E7E">
        <w:rPr>
          <w:rFonts w:ascii="Arial" w:hAnsi="Arial" w:cs="Arial"/>
          <w:sz w:val="20"/>
          <w:szCs w:val="20"/>
        </w:rPr>
        <w:t xml:space="preserve"> </w:t>
      </w:r>
      <w:r w:rsidR="0013365A"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{"citationID":"9TcRkEOW","properties":{"unsorted":false,"formattedCitation":"(56)","plainCitation":"(56)","noteIndex":0},"citationItems":[{"id":3471,"uris":["http://zotero.org/users/11313215/items/S6LZL9KP"],"itemData":{"id":3471,"type":"article-journal","abstract":"Multiomic droplet-based technologies allow different molecular modalities, such as chromatin accessibility and gene expression (scATAC-seq and scRNA-seq), to be probed in the same nucleus. We develop EmptyDropsMultiome, an approach that distinguishes true nuclei-containing droplets from background. Using simulations, we show that EmptyDropsMultiome has higher statistical power and accuracy than existing approaches, including CellRanger-arc and EmptyDrops. On real datasets, we observe that CellRanger-arc misses more than half of the nuclei identified by EmptyDropsMultiome and, moreover, is biased against certain cell types, some of which have a retrieval rate lower than 20%.","container-title":"Genome Biology","DOI":"10.1186/s13059-024-03259-x","ISSN":"1474-760X","issue":"1","journalAbbreviation":"Genome Biology","page":"121","source":"BioMed Central","title":"EmptyDropsMultiome discriminates real cells from background in single-cell multiomics assays","volume":"25","author":[{"family":"Megas","given":"Stathis"},{"family":"Lorenzi","given":"Valentina"},{"family":"Marioni","given":"John C."}],"issued":{"date-parts":[["2024",5,13]]}}}],"schema":"https://github.com/citation-style-language/schema/raw/master/csl-citation.json"} </w:instrText>
      </w:r>
      <w:r w:rsidR="0013365A" w:rsidRPr="00551E7E">
        <w:rPr>
          <w:rFonts w:ascii="Arial" w:hAnsi="Arial" w:cs="Arial"/>
          <w:sz w:val="20"/>
          <w:szCs w:val="20"/>
        </w:rPr>
        <w:fldChar w:fldCharType="separate"/>
      </w:r>
      <w:r w:rsidR="00170D0A">
        <w:rPr>
          <w:rFonts w:ascii="Arial" w:hAnsi="Arial" w:cs="Arial"/>
          <w:noProof/>
          <w:sz w:val="20"/>
          <w:szCs w:val="20"/>
        </w:rPr>
        <w:t>(56)</w:t>
      </w:r>
      <w:r w:rsidR="0013365A" w:rsidRPr="00551E7E">
        <w:rPr>
          <w:rFonts w:ascii="Arial" w:hAnsi="Arial" w:cs="Arial"/>
          <w:sz w:val="20"/>
          <w:szCs w:val="20"/>
        </w:rPr>
        <w:fldChar w:fldCharType="end"/>
      </w:r>
      <w:r w:rsidRPr="00551E7E">
        <w:rPr>
          <w:rFonts w:ascii="Arial" w:hAnsi="Arial" w:cs="Arial"/>
          <w:sz w:val="20"/>
          <w:szCs w:val="20"/>
        </w:rPr>
        <w:t xml:space="preserve"> to distinguish nuclei from empty droplets, background, ambient, or multiplets. We used MACS3 to override the peak calling performed by CellRanger-Arc as it often merges distinct peaks that occur in nearby genomic coordinates. We also used MACS3 to generate a unified peak set across all pooled samples.</w:t>
      </w:r>
    </w:p>
    <w:p w14:paraId="1334F001" w14:textId="77777777" w:rsidR="0013365A" w:rsidRPr="00551E7E" w:rsidRDefault="0013365A" w:rsidP="00771E24">
      <w:pPr>
        <w:rPr>
          <w:rFonts w:ascii="Arial" w:hAnsi="Arial" w:cs="Arial"/>
          <w:sz w:val="20"/>
          <w:szCs w:val="20"/>
        </w:rPr>
      </w:pPr>
    </w:p>
    <w:p w14:paraId="5A88F417" w14:textId="77777777" w:rsidR="00771E24" w:rsidRPr="00551E7E" w:rsidRDefault="00771E24" w:rsidP="00771E24">
      <w:pPr>
        <w:pStyle w:val="Default"/>
        <w:rPr>
          <w:rFonts w:ascii="Arial" w:hAnsi="Arial" w:cs="Arial"/>
          <w:sz w:val="20"/>
          <w:szCs w:val="20"/>
          <w:u w:val="single"/>
        </w:rPr>
      </w:pPr>
      <w:r w:rsidRPr="00551E7E">
        <w:rPr>
          <w:rFonts w:ascii="Arial" w:hAnsi="Arial" w:cs="Arial"/>
          <w:sz w:val="20"/>
          <w:szCs w:val="20"/>
          <w:u w:val="single"/>
        </w:rPr>
        <w:t xml:space="preserve">Quality Control </w:t>
      </w:r>
    </w:p>
    <w:p w14:paraId="255CB0FD" w14:textId="4AEF3420" w:rsidR="00771E24" w:rsidRPr="00551E7E" w:rsidRDefault="00771E24" w:rsidP="00093DF6">
      <w:pPr>
        <w:pStyle w:val="Default"/>
        <w:ind w:firstLine="720"/>
        <w:rPr>
          <w:rFonts w:ascii="Arial" w:hAnsi="Arial" w:cs="Arial"/>
          <w:sz w:val="20"/>
          <w:szCs w:val="20"/>
        </w:rPr>
      </w:pPr>
      <w:r w:rsidRPr="00551E7E">
        <w:rPr>
          <w:rFonts w:ascii="Arial" w:hAnsi="Arial" w:cs="Arial"/>
          <w:sz w:val="20"/>
          <w:szCs w:val="20"/>
        </w:rPr>
        <w:lastRenderedPageBreak/>
        <w:t xml:space="preserve">Strict quality control was performed on a per pool basis enabling the identification of high quality nuclei and removal of low quality barcodes. To do this, we performed variable feature analysis to identify nuclei with low feature expression variability. Only barcodes containing 55% or more of highly variable genes were kept. Further, barcodes containing more than 50% of the top 50 highest expressed genes and more than 60% of the top 100 expressed genes were removed due to low variability. </w:t>
      </w:r>
      <w:r w:rsidR="0013365A" w:rsidRPr="00551E7E">
        <w:rPr>
          <w:rFonts w:ascii="Arial" w:hAnsi="Arial" w:cs="Arial"/>
          <w:sz w:val="20"/>
          <w:szCs w:val="20"/>
        </w:rPr>
        <w:t xml:space="preserve"> </w:t>
      </w:r>
      <w:r w:rsidRPr="00551E7E">
        <w:rPr>
          <w:rFonts w:ascii="Arial" w:hAnsi="Arial" w:cs="Arial"/>
          <w:sz w:val="20"/>
          <w:szCs w:val="20"/>
        </w:rPr>
        <w:t>Each pool was then merged, and final quality control on the merged object was performed. We only retained nuclei that fit the following standards: nCount_RNA &lt; 25000, nCount_RNA &gt; 200, nFeature_RNA &lt; 9000, nFeature_RNA &gt; 200 &amp; nCount_ATAC &lt; 25000, nFeature_ATAC &lt; 16000, pct mitochondrial &lt; 12, pct protein coding genes &gt; 85, pct ribosomal &lt; 3, TSS enrichment &gt; 0.8, and nucleosome_signal &lt; 2.</w:t>
      </w:r>
    </w:p>
    <w:p w14:paraId="76D6F786" w14:textId="77777777" w:rsidR="00771E24" w:rsidRPr="00551E7E" w:rsidRDefault="00771E24" w:rsidP="00753C87">
      <w:pPr>
        <w:rPr>
          <w:rFonts w:ascii="Arial" w:hAnsi="Arial" w:cs="Arial"/>
          <w:sz w:val="20"/>
          <w:szCs w:val="20"/>
          <w:u w:val="single"/>
        </w:rPr>
      </w:pPr>
    </w:p>
    <w:p w14:paraId="64D2DC7D" w14:textId="0519263D" w:rsidR="00771E24" w:rsidRPr="00551E7E" w:rsidRDefault="00771E24" w:rsidP="00771E24">
      <w:pPr>
        <w:pStyle w:val="Default"/>
        <w:rPr>
          <w:rFonts w:ascii="Arial" w:hAnsi="Arial" w:cs="Arial"/>
          <w:sz w:val="20"/>
          <w:szCs w:val="20"/>
          <w:u w:val="single"/>
        </w:rPr>
      </w:pPr>
      <w:r w:rsidRPr="00551E7E">
        <w:rPr>
          <w:rFonts w:ascii="Arial" w:hAnsi="Arial" w:cs="Arial"/>
          <w:sz w:val="20"/>
          <w:szCs w:val="20"/>
          <w:u w:val="single"/>
        </w:rPr>
        <w:t xml:space="preserve">Normalization and Initial Clustering </w:t>
      </w:r>
    </w:p>
    <w:p w14:paraId="08619A21" w14:textId="77777777" w:rsidR="00771E24" w:rsidRPr="00551E7E" w:rsidRDefault="00771E24" w:rsidP="00093DF6">
      <w:pPr>
        <w:pStyle w:val="Default"/>
        <w:ind w:firstLine="720"/>
        <w:rPr>
          <w:rFonts w:ascii="Arial" w:hAnsi="Arial" w:cs="Arial"/>
          <w:sz w:val="20"/>
          <w:szCs w:val="20"/>
        </w:rPr>
      </w:pPr>
      <w:r w:rsidRPr="00551E7E">
        <w:rPr>
          <w:rFonts w:ascii="Arial" w:hAnsi="Arial" w:cs="Arial"/>
          <w:sz w:val="20"/>
          <w:szCs w:val="20"/>
        </w:rPr>
        <w:t xml:space="preserve">We performed clustering broadly following a standard Seurat pipeline. </w:t>
      </w:r>
    </w:p>
    <w:p w14:paraId="23629AFD" w14:textId="6B98FCCA" w:rsidR="00771E24" w:rsidRPr="00551E7E" w:rsidRDefault="00771E24" w:rsidP="00771E24">
      <w:pPr>
        <w:pStyle w:val="Default"/>
        <w:rPr>
          <w:rFonts w:ascii="Arial" w:hAnsi="Arial" w:cs="Arial"/>
          <w:sz w:val="20"/>
          <w:szCs w:val="20"/>
        </w:rPr>
      </w:pPr>
      <w:r w:rsidRPr="00551E7E">
        <w:rPr>
          <w:rFonts w:ascii="Arial" w:hAnsi="Arial" w:cs="Arial"/>
          <w:sz w:val="20"/>
          <w:szCs w:val="20"/>
        </w:rPr>
        <w:t xml:space="preserve">For the RNA modality, raw counts were first normalized using the “LogNormalize” function in Seurat. We then ran found the top variable features via FindVariableFeatures (nfeatures = 4000), scaled data via ScaleData (scale.max = 50) to regress out batch effects, and reduced dimensionality via “RunPCA” (dim = 50). We then integrated layers using “IntegrateLayers” specifying method = HarmonyIntegration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{"citationID":"HuavlTFa","properties":{"unsorted":false,"formattedCitation":"(57)","plainCitation":"(57)","noteIndex":0},"citationItems":[{"id":3208,"uris":["http://zotero.org/users/11313215/items/LZ5PT7U5"],"itemData":{"id":3208,"type":"article-journal","abstract":"The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Methods","page":"1289-1296","PMID":"31740819","PMCID":"PMC6884693","source":"PubMed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sidRPr="00551E7E">
        <w:rPr>
          <w:rFonts w:ascii="Arial" w:hAnsi="Arial" w:cs="Arial"/>
          <w:sz w:val="20"/>
          <w:szCs w:val="20"/>
        </w:rPr>
        <w:fldChar w:fldCharType="separate"/>
      </w:r>
      <w:r w:rsidR="00170D0A">
        <w:rPr>
          <w:rFonts w:ascii="Arial" w:hAnsi="Arial" w:cs="Arial"/>
          <w:noProof/>
          <w:sz w:val="20"/>
          <w:szCs w:val="20"/>
        </w:rPr>
        <w:t>(57)</w:t>
      </w:r>
      <w:r w:rsidRPr="00551E7E">
        <w:rPr>
          <w:rFonts w:ascii="Arial" w:hAnsi="Arial" w:cs="Arial"/>
          <w:sz w:val="20"/>
          <w:szCs w:val="20"/>
        </w:rPr>
        <w:fldChar w:fldCharType="end"/>
      </w:r>
      <w:r w:rsidRPr="00551E7E">
        <w:rPr>
          <w:rFonts w:ascii="Arial" w:hAnsi="Arial" w:cs="Arial"/>
          <w:sz w:val="20"/>
          <w:szCs w:val="20"/>
        </w:rPr>
        <w:t xml:space="preserve">. </w:t>
      </w:r>
    </w:p>
    <w:p w14:paraId="2304F7A0" w14:textId="658C1F49" w:rsidR="00771E24" w:rsidRPr="00551E7E" w:rsidRDefault="00771E24" w:rsidP="0013365A">
      <w:pPr>
        <w:rPr>
          <w:rFonts w:ascii="Arial" w:hAnsi="Arial" w:cs="Arial"/>
          <w:sz w:val="20"/>
          <w:szCs w:val="20"/>
        </w:rPr>
      </w:pPr>
      <w:r w:rsidRPr="00551E7E">
        <w:rPr>
          <w:rFonts w:ascii="Arial" w:hAnsi="Arial" w:cs="Arial"/>
          <w:sz w:val="20"/>
          <w:szCs w:val="20"/>
        </w:rPr>
        <w:t>For the ATAC modality, for each sequencing pool we found the top variable features via “FindTopFeatures” (min.cutoff = 10), computed the term frequency inverse document frequency via “RunTFIDF”, and ran singular value decomposition via “RunSVD” (n = 50, features from “FindTopFeatures”). We then merged pools, and ran the same pipeline described above on the combined dataset. We then found integration anchors via “FindIntegrationAnchors” (anchor list = VariableFeatures, dims = 2:30, n.trees = 100, l2.norm = F, scale = F, max.features = 500). Finally, we ran “IntegrateEmbeddings” based on the integration anchors described above to produce a unified latent semantic indexing (LSI) reduction.</w:t>
      </w:r>
      <w:r w:rsidR="0013365A" w:rsidRPr="00551E7E">
        <w:rPr>
          <w:rFonts w:ascii="Arial" w:hAnsi="Arial" w:cs="Arial"/>
          <w:sz w:val="20"/>
          <w:szCs w:val="20"/>
        </w:rPr>
        <w:t xml:space="preserve"> </w:t>
      </w:r>
      <w:r w:rsidRPr="00551E7E">
        <w:rPr>
          <w:rFonts w:ascii="Arial" w:hAnsi="Arial" w:cs="Arial"/>
          <w:sz w:val="20"/>
          <w:szCs w:val="20"/>
        </w:rPr>
        <w:t>We then built a weighted nearest neighbor’s graph using “FindMultiModalNeighbors” (dims = 1:50 for RNA, 2:50 for ATAC, prune.SNN = 0) inputting the ATAC LSI reduction and RNA Harmony reductions. We then created a uniform manifold approximation and projection (UMAP) using “RunUMAP” (min.dist = 0.4, metric = “euclidean”</w:t>
      </w:r>
      <w:r w:rsidR="0013365A" w:rsidRPr="00551E7E">
        <w:rPr>
          <w:rFonts w:ascii="Arial" w:hAnsi="Arial" w:cs="Arial"/>
          <w:sz w:val="20"/>
          <w:szCs w:val="20"/>
        </w:rPr>
        <w:t>) and</w:t>
      </w:r>
      <w:r w:rsidRPr="00551E7E">
        <w:rPr>
          <w:rFonts w:ascii="Arial" w:hAnsi="Arial" w:cs="Arial"/>
          <w:sz w:val="20"/>
          <w:szCs w:val="20"/>
        </w:rPr>
        <w:t xml:space="preserve"> found clusters using “FindClusters” (algorithm = 3, resolution = 0.4, reduction = “PCA”). An initial clustering resolution of 0.4 was chosen based on the method described in Bai &amp; Chu, 2024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{"citationID":"gGtPOlyE","properties":{"unsorted":false,"formattedCitation":"(58)","plainCitation":"(58)","noteIndex":0},"citationItems":[{"id":3490,"uris":["http://zotero.org/users/11313215/items/8DNNEG88"],"itemData":{"id":3490,"type":"article","abstract":"We consider the problem of estimating the number of clusters (k) in a dataset. We propose a non-parametric approach to the problem that utilizes similarity graphs to construct a robust statistic that effectively captures similarity information among observations. This graph-based statistic is applicable to datasets of any dimension, is computationally efficient to obtain, and can be paired with any kind of clustering technique. Asymptotic theory is developed to establish the selection consistency of the proposed approach. Simulation studies demonstrate that the graph-based statistic outperforms existing methods for estimating k, especially in the high-dimensional setting. We illustrate its utility on an imaging dataset and an RNA-seq dataset.","DOI":"10.48550/arXiv.2402.15600","note":"arXiv:2402.15600 [stat]","number":"arXiv:2402.15600","publisher":"arXiv","source":"arXiv.org","title":"A Graph-based Approach to Estimating the Number of Clusters","URL":"http://arxiv.org/abs/2402.15600","author":[{"family":"Bai","given":"Yichuan"},{"family":"Chu","given":"Lynna"}],"accessed":{"date-parts":[["2025",3,11]]},"issued":{"date-parts":[["2024",11,5]]}}}],"schema":"https://github.com/citation-style-language/schema/raw/master/csl-citation.json"} </w:instrText>
      </w:r>
      <w:r w:rsidRPr="00551E7E">
        <w:rPr>
          <w:rFonts w:ascii="Arial" w:hAnsi="Arial" w:cs="Arial"/>
          <w:sz w:val="20"/>
          <w:szCs w:val="20"/>
        </w:rPr>
        <w:fldChar w:fldCharType="separate"/>
      </w:r>
      <w:r w:rsidR="00170D0A">
        <w:rPr>
          <w:rFonts w:ascii="Arial" w:hAnsi="Arial" w:cs="Arial"/>
          <w:noProof/>
          <w:sz w:val="20"/>
          <w:szCs w:val="20"/>
        </w:rPr>
        <w:t>(58)</w:t>
      </w:r>
      <w:r w:rsidRPr="00551E7E">
        <w:rPr>
          <w:rFonts w:ascii="Arial" w:hAnsi="Arial" w:cs="Arial"/>
          <w:sz w:val="20"/>
          <w:szCs w:val="20"/>
        </w:rPr>
        <w:fldChar w:fldCharType="end"/>
      </w:r>
      <w:r w:rsidRPr="00551E7E">
        <w:rPr>
          <w:rFonts w:ascii="Arial" w:hAnsi="Arial" w:cs="Arial"/>
          <w:sz w:val="20"/>
          <w:szCs w:val="20"/>
        </w:rPr>
        <w:t>.</w:t>
      </w:r>
    </w:p>
    <w:p w14:paraId="1CD9A0E2" w14:textId="5BE18CEE" w:rsidR="00294540" w:rsidRPr="00551E7E" w:rsidRDefault="00294540" w:rsidP="00753C87">
      <w:pPr>
        <w:rPr>
          <w:rFonts w:ascii="Arial" w:hAnsi="Arial" w:cs="Arial"/>
          <w:sz w:val="20"/>
          <w:szCs w:val="20"/>
          <w:u w:val="single"/>
        </w:rPr>
      </w:pPr>
      <w:commentRangeStart w:id="63"/>
      <w:r w:rsidRPr="00551E7E">
        <w:rPr>
          <w:rFonts w:ascii="Arial" w:hAnsi="Arial" w:cs="Arial"/>
          <w:sz w:val="20"/>
          <w:szCs w:val="20"/>
          <w:u w:val="single"/>
        </w:rPr>
        <w:t xml:space="preserve">Removal of </w:t>
      </w:r>
      <w:r w:rsidR="00771E24" w:rsidRPr="00551E7E">
        <w:rPr>
          <w:rFonts w:ascii="Arial" w:hAnsi="Arial" w:cs="Arial"/>
          <w:sz w:val="20"/>
          <w:szCs w:val="20"/>
          <w:u w:val="single"/>
        </w:rPr>
        <w:t>D</w:t>
      </w:r>
      <w:r w:rsidRPr="00551E7E">
        <w:rPr>
          <w:rFonts w:ascii="Arial" w:hAnsi="Arial" w:cs="Arial"/>
          <w:sz w:val="20"/>
          <w:szCs w:val="20"/>
          <w:u w:val="single"/>
        </w:rPr>
        <w:t xml:space="preserve">issection </w:t>
      </w:r>
      <w:r w:rsidR="00771E24" w:rsidRPr="00551E7E">
        <w:rPr>
          <w:rFonts w:ascii="Arial" w:hAnsi="Arial" w:cs="Arial"/>
          <w:sz w:val="20"/>
          <w:szCs w:val="20"/>
          <w:u w:val="single"/>
        </w:rPr>
        <w:t>E</w:t>
      </w:r>
      <w:r w:rsidRPr="00551E7E">
        <w:rPr>
          <w:rFonts w:ascii="Arial" w:hAnsi="Arial" w:cs="Arial"/>
          <w:sz w:val="20"/>
          <w:szCs w:val="20"/>
          <w:u w:val="single"/>
        </w:rPr>
        <w:t>rrors</w:t>
      </w:r>
    </w:p>
    <w:p w14:paraId="4C8C6DD5" w14:textId="7BC67034" w:rsidR="003341ED" w:rsidRPr="00551E7E" w:rsidRDefault="00771E24" w:rsidP="00753C87">
      <w:pPr>
        <w:rPr>
          <w:rFonts w:ascii="Arial" w:hAnsi="Arial" w:cs="Arial"/>
          <w:sz w:val="20"/>
          <w:szCs w:val="20"/>
        </w:rPr>
      </w:pPr>
      <w:r w:rsidRPr="00551E7E">
        <w:rPr>
          <w:rFonts w:ascii="Arial" w:hAnsi="Arial" w:cs="Arial"/>
          <w:sz w:val="20"/>
          <w:szCs w:val="20"/>
        </w:rPr>
        <w:tab/>
        <w:t xml:space="preserve">To remove clusters likely the result of </w:t>
      </w:r>
      <w:r w:rsidR="0013365A" w:rsidRPr="00551E7E">
        <w:rPr>
          <w:rFonts w:ascii="Arial" w:hAnsi="Arial" w:cs="Arial"/>
          <w:sz w:val="20"/>
          <w:szCs w:val="20"/>
        </w:rPr>
        <w:t xml:space="preserve">dissection errors, we first excluded any clusters that appeared in. &lt; 90% of individuals. Next, we calculated the coefficient of variation (CV) for each clusters relative abundance across all individuals and excluded any clusters with a CV higher than </w:t>
      </w:r>
      <w:r w:rsidR="0013365A" w:rsidRPr="00551E7E">
        <w:rPr>
          <w:rFonts w:ascii="Arial" w:hAnsi="Arial" w:cs="Arial"/>
          <w:sz w:val="20"/>
          <w:szCs w:val="20"/>
          <w:highlight w:val="yellow"/>
        </w:rPr>
        <w:t>XX</w:t>
      </w:r>
      <w:r w:rsidR="00860220" w:rsidRPr="00551E7E">
        <w:rPr>
          <w:rFonts w:ascii="Arial" w:hAnsi="Arial" w:cs="Arial"/>
          <w:sz w:val="20"/>
          <w:szCs w:val="20"/>
        </w:rPr>
        <w:t xml:space="preserve"> Justin</w:t>
      </w:r>
      <w:r w:rsidR="0013365A" w:rsidRPr="00551E7E">
        <w:rPr>
          <w:rFonts w:ascii="Arial" w:hAnsi="Arial" w:cs="Arial"/>
          <w:sz w:val="20"/>
          <w:szCs w:val="20"/>
        </w:rPr>
        <w:t>.</w:t>
      </w:r>
      <w:commentRangeEnd w:id="63"/>
      <w:r w:rsidR="0013365A" w:rsidRPr="00551E7E">
        <w:rPr>
          <w:rStyle w:val="CommentReference"/>
          <w:rFonts w:ascii="Arial" w:hAnsi="Arial" w:cs="Arial"/>
          <w:sz w:val="20"/>
          <w:szCs w:val="20"/>
        </w:rPr>
        <w:commentReference w:id="63"/>
      </w:r>
      <w:r w:rsidR="0013365A" w:rsidRPr="00551E7E">
        <w:rPr>
          <w:rFonts w:ascii="Arial" w:hAnsi="Arial" w:cs="Arial"/>
          <w:sz w:val="20"/>
          <w:szCs w:val="20"/>
        </w:rPr>
        <w:t xml:space="preserve"> </w:t>
      </w:r>
    </w:p>
    <w:p w14:paraId="4BB6BE5D" w14:textId="47376D79" w:rsidR="00294540" w:rsidRPr="00551E7E" w:rsidRDefault="00771E24" w:rsidP="00753C87">
      <w:pPr>
        <w:rPr>
          <w:rFonts w:ascii="Arial" w:hAnsi="Arial" w:cs="Arial"/>
          <w:sz w:val="20"/>
          <w:szCs w:val="20"/>
          <w:u w:val="single"/>
        </w:rPr>
      </w:pPr>
      <w:r w:rsidRPr="00551E7E">
        <w:rPr>
          <w:rFonts w:ascii="Arial" w:hAnsi="Arial" w:cs="Arial"/>
          <w:sz w:val="20"/>
          <w:szCs w:val="20"/>
          <w:u w:val="single"/>
        </w:rPr>
        <w:t>Final</w:t>
      </w:r>
      <w:r w:rsidR="00294540" w:rsidRPr="00551E7E">
        <w:rPr>
          <w:rFonts w:ascii="Arial" w:hAnsi="Arial" w:cs="Arial"/>
          <w:sz w:val="20"/>
          <w:szCs w:val="20"/>
          <w:u w:val="single"/>
        </w:rPr>
        <w:t xml:space="preserve"> Clustering</w:t>
      </w:r>
    </w:p>
    <w:p w14:paraId="1130ECCD" w14:textId="500A1ACB" w:rsidR="00294540" w:rsidRPr="00551E7E" w:rsidRDefault="00294540" w:rsidP="00753C87">
      <w:pPr>
        <w:rPr>
          <w:rFonts w:ascii="Arial" w:hAnsi="Arial" w:cs="Arial"/>
          <w:sz w:val="20"/>
          <w:szCs w:val="20"/>
        </w:rPr>
      </w:pPr>
      <w:r w:rsidRPr="00551E7E">
        <w:rPr>
          <w:rFonts w:ascii="Arial" w:hAnsi="Arial" w:cs="Arial"/>
          <w:sz w:val="20"/>
          <w:szCs w:val="20"/>
        </w:rPr>
        <w:tab/>
        <w:t xml:space="preserve">In order to find the optimal set of parameters for </w:t>
      </w:r>
      <w:r w:rsidR="00E46755" w:rsidRPr="00551E7E">
        <w:rPr>
          <w:rFonts w:ascii="Arial" w:hAnsi="Arial" w:cs="Arial"/>
          <w:sz w:val="20"/>
          <w:szCs w:val="20"/>
        </w:rPr>
        <w:t>WNN clustering, we next performed a parameter sweep across RNA principal components (30-50), ATAC LSI comonents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14:paraId="32DDB200" w14:textId="2FFE3E37" w:rsidR="00991F18" w:rsidRPr="00551E7E" w:rsidRDefault="00991F18" w:rsidP="00753C87">
      <w:pPr>
        <w:rPr>
          <w:rFonts w:ascii="Arial" w:hAnsi="Arial" w:cs="Arial"/>
          <w:b/>
          <w:bCs/>
          <w:sz w:val="20"/>
          <w:szCs w:val="20"/>
        </w:rPr>
      </w:pPr>
      <w:commentRangeStart w:id="64"/>
      <w:r w:rsidRPr="00551E7E">
        <w:rPr>
          <w:rFonts w:ascii="Arial" w:hAnsi="Arial" w:cs="Arial"/>
          <w:b/>
          <w:bCs/>
          <w:sz w:val="20"/>
          <w:szCs w:val="20"/>
        </w:rPr>
        <w:t>Spatial Transcriptomics</w:t>
      </w:r>
      <w:commentRangeEnd w:id="64"/>
      <w:r w:rsidR="00E46755" w:rsidRPr="00551E7E">
        <w:rPr>
          <w:rStyle w:val="CommentReference"/>
          <w:rFonts w:ascii="Arial" w:hAnsi="Arial" w:cs="Arial"/>
          <w:b/>
          <w:bCs/>
          <w:sz w:val="20"/>
          <w:szCs w:val="20"/>
        </w:rPr>
        <w:commentReference w:id="64"/>
      </w:r>
      <w:r w:rsidR="00860220" w:rsidRPr="00551E7E">
        <w:rPr>
          <w:rFonts w:ascii="Arial" w:hAnsi="Arial" w:cs="Arial"/>
          <w:b/>
          <w:bCs/>
          <w:sz w:val="20"/>
          <w:szCs w:val="20"/>
        </w:rPr>
        <w:t xml:space="preserve"> </w:t>
      </w:r>
      <w:r w:rsidR="00860220" w:rsidRPr="00551E7E">
        <w:rPr>
          <w:rFonts w:ascii="Arial" w:hAnsi="Arial" w:cs="Arial"/>
          <w:b/>
          <w:bCs/>
          <w:sz w:val="20"/>
          <w:szCs w:val="20"/>
          <w:highlight w:val="yellow"/>
        </w:rPr>
        <w:t>xxJustin</w:t>
      </w:r>
    </w:p>
    <w:p w14:paraId="11B165F2" w14:textId="31E50DD5" w:rsidR="00B37FE2" w:rsidRPr="00551E7E" w:rsidRDefault="00B37FE2" w:rsidP="00753C87">
      <w:pPr>
        <w:rPr>
          <w:rFonts w:ascii="Arial" w:hAnsi="Arial" w:cs="Arial"/>
          <w:sz w:val="20"/>
          <w:szCs w:val="20"/>
          <w:u w:val="single"/>
        </w:rPr>
      </w:pPr>
      <w:commentRangeStart w:id="65"/>
      <w:r w:rsidRPr="00551E7E">
        <w:rPr>
          <w:rFonts w:ascii="Arial" w:hAnsi="Arial" w:cs="Arial"/>
          <w:sz w:val="20"/>
          <w:szCs w:val="20"/>
          <w:u w:val="single"/>
        </w:rPr>
        <w:t>Tissue Collection and Sectioning</w:t>
      </w:r>
      <w:commentRangeEnd w:id="65"/>
      <w:r w:rsidRPr="00551E7E">
        <w:rPr>
          <w:rStyle w:val="CommentReference"/>
          <w:rFonts w:ascii="Arial" w:hAnsi="Arial" w:cs="Arial"/>
          <w:sz w:val="20"/>
          <w:szCs w:val="20"/>
          <w:u w:val="single"/>
        </w:rPr>
        <w:commentReference w:id="65"/>
      </w:r>
    </w:p>
    <w:p w14:paraId="7D115033" w14:textId="77777777" w:rsidR="00B37FE2" w:rsidRPr="00551E7E" w:rsidRDefault="00B37FE2" w:rsidP="00753C87">
      <w:pPr>
        <w:rPr>
          <w:rFonts w:ascii="Arial" w:hAnsi="Arial" w:cs="Arial"/>
          <w:sz w:val="20"/>
          <w:szCs w:val="20"/>
        </w:rPr>
      </w:pPr>
    </w:p>
    <w:p w14:paraId="2B242D11" w14:textId="5A742E7A" w:rsidR="00B37FE2" w:rsidRPr="00551E7E" w:rsidRDefault="00B37FE2" w:rsidP="00753C87">
      <w:pPr>
        <w:rPr>
          <w:rFonts w:ascii="Arial" w:hAnsi="Arial" w:cs="Arial"/>
          <w:sz w:val="20"/>
          <w:szCs w:val="20"/>
        </w:rPr>
      </w:pPr>
    </w:p>
    <w:p w14:paraId="2C9E7A0D" w14:textId="34B37FCE" w:rsidR="00B37FE2" w:rsidRPr="00551E7E" w:rsidRDefault="00B37FE2" w:rsidP="00753C87">
      <w:pPr>
        <w:rPr>
          <w:rFonts w:ascii="Arial" w:hAnsi="Arial" w:cs="Arial"/>
          <w:sz w:val="20"/>
          <w:szCs w:val="20"/>
          <w:u w:val="single"/>
        </w:rPr>
      </w:pPr>
      <w:commentRangeStart w:id="66"/>
      <w:r w:rsidRPr="00551E7E">
        <w:rPr>
          <w:rFonts w:ascii="Arial" w:hAnsi="Arial" w:cs="Arial"/>
          <w:sz w:val="20"/>
          <w:szCs w:val="20"/>
          <w:u w:val="single"/>
        </w:rPr>
        <w:t>RNA Extraction and Quality Control</w:t>
      </w:r>
    </w:p>
    <w:p w14:paraId="5E74AB99" w14:textId="7B347733" w:rsidR="00B37FE2" w:rsidRPr="00551E7E" w:rsidRDefault="00B37FE2" w:rsidP="00753C87">
      <w:pPr>
        <w:rPr>
          <w:rFonts w:ascii="Arial" w:hAnsi="Arial" w:cs="Arial"/>
          <w:sz w:val="20"/>
          <w:szCs w:val="20"/>
          <w:u w:val="single"/>
        </w:rPr>
      </w:pPr>
      <w:r w:rsidRPr="00551E7E">
        <w:rPr>
          <w:rFonts w:ascii="Arial" w:hAnsi="Arial" w:cs="Arial"/>
          <w:sz w:val="20"/>
          <w:szCs w:val="20"/>
        </w:rPr>
        <w:t>Visium HD 3′ Fresh Frozen kit</w:t>
      </w:r>
    </w:p>
    <w:p w14:paraId="5DBA7543" w14:textId="77777777" w:rsidR="00B37FE2" w:rsidRPr="00551E7E" w:rsidRDefault="00B37FE2" w:rsidP="00753C87">
      <w:pPr>
        <w:rPr>
          <w:rFonts w:ascii="Arial" w:hAnsi="Arial" w:cs="Arial"/>
          <w:sz w:val="20"/>
          <w:szCs w:val="20"/>
          <w:u w:val="single"/>
        </w:rPr>
      </w:pPr>
    </w:p>
    <w:p w14:paraId="41B3563F" w14:textId="14530555" w:rsidR="00B37FE2" w:rsidRPr="00551E7E" w:rsidRDefault="00B37FE2" w:rsidP="00753C87">
      <w:pPr>
        <w:rPr>
          <w:rFonts w:ascii="Arial" w:hAnsi="Arial" w:cs="Arial"/>
          <w:sz w:val="20"/>
          <w:szCs w:val="20"/>
          <w:u w:val="single"/>
        </w:rPr>
      </w:pPr>
      <w:r w:rsidRPr="00551E7E">
        <w:rPr>
          <w:rFonts w:ascii="Arial" w:hAnsi="Arial" w:cs="Arial"/>
          <w:sz w:val="20"/>
          <w:szCs w:val="20"/>
          <w:u w:val="single"/>
        </w:rPr>
        <w:t>Library Prep and Sequencing</w:t>
      </w:r>
      <w:commentRangeEnd w:id="66"/>
      <w:r w:rsidRPr="00551E7E">
        <w:rPr>
          <w:rStyle w:val="CommentReference"/>
          <w:rFonts w:ascii="Arial" w:hAnsi="Arial" w:cs="Arial"/>
          <w:sz w:val="20"/>
          <w:szCs w:val="20"/>
          <w:u w:val="single"/>
        </w:rPr>
        <w:commentReference w:id="66"/>
      </w:r>
    </w:p>
    <w:p w14:paraId="70B5FC7A" w14:textId="77777777" w:rsidR="00B37FE2" w:rsidRPr="00551E7E" w:rsidRDefault="00B37FE2" w:rsidP="00753C87">
      <w:pPr>
        <w:rPr>
          <w:rFonts w:ascii="Arial" w:hAnsi="Arial" w:cs="Arial"/>
          <w:sz w:val="20"/>
          <w:szCs w:val="20"/>
          <w:u w:val="single"/>
        </w:rPr>
      </w:pPr>
    </w:p>
    <w:p w14:paraId="1403A537" w14:textId="63AC9635" w:rsidR="00B37FE2" w:rsidRPr="00551E7E" w:rsidRDefault="00B37FE2" w:rsidP="00753C87">
      <w:pPr>
        <w:rPr>
          <w:rFonts w:ascii="Arial" w:hAnsi="Arial" w:cs="Arial"/>
          <w:sz w:val="20"/>
          <w:szCs w:val="20"/>
          <w:u w:val="single"/>
        </w:rPr>
      </w:pPr>
      <w:r w:rsidRPr="00551E7E">
        <w:rPr>
          <w:rFonts w:ascii="Arial" w:hAnsi="Arial" w:cs="Arial"/>
          <w:sz w:val="20"/>
          <w:szCs w:val="20"/>
          <w:u w:val="single"/>
        </w:rPr>
        <w:t>Read Alignment</w:t>
      </w:r>
    </w:p>
    <w:p w14:paraId="5D6A7078" w14:textId="4078E141" w:rsidR="00D20A6D" w:rsidRPr="00551E7E" w:rsidRDefault="00D20A6D" w:rsidP="00753C87">
      <w:pPr>
        <w:rPr>
          <w:rFonts w:ascii="Arial" w:hAnsi="Arial" w:cs="Arial"/>
          <w:sz w:val="20"/>
          <w:szCs w:val="20"/>
        </w:rPr>
      </w:pPr>
      <w:r w:rsidRPr="00551E7E">
        <w:rPr>
          <w:rFonts w:ascii="Arial" w:hAnsi="Arial" w:cs="Arial"/>
          <w:sz w:val="20"/>
          <w:szCs w:val="20"/>
        </w:rPr>
        <w:tab/>
      </w:r>
      <w:commentRangeStart w:id="67"/>
      <w:r w:rsidRPr="00551E7E">
        <w:rPr>
          <w:rFonts w:ascii="Arial" w:hAnsi="Arial" w:cs="Arial"/>
          <w:sz w:val="20"/>
          <w:szCs w:val="20"/>
        </w:rPr>
        <w:t xml:space="preserve">Reads were aligned using space ranger version </w:t>
      </w:r>
      <w:r w:rsidRPr="00551E7E">
        <w:rPr>
          <w:rFonts w:ascii="Arial" w:hAnsi="Arial" w:cs="Arial"/>
          <w:sz w:val="20"/>
          <w:szCs w:val="20"/>
          <w:highlight w:val="yellow"/>
        </w:rPr>
        <w:t>xx</w:t>
      </w:r>
      <w:commentRangeEnd w:id="67"/>
      <w:r w:rsidRPr="00551E7E">
        <w:rPr>
          <w:rStyle w:val="CommentReference"/>
          <w:rFonts w:ascii="Arial" w:hAnsi="Arial" w:cs="Arial"/>
          <w:sz w:val="20"/>
          <w:szCs w:val="20"/>
        </w:rPr>
        <w:commentReference w:id="67"/>
      </w:r>
    </w:p>
    <w:p w14:paraId="0EF0BE30" w14:textId="77777777" w:rsidR="00E46755" w:rsidRPr="00551E7E" w:rsidRDefault="00E46755" w:rsidP="00753C87">
      <w:pPr>
        <w:rPr>
          <w:rFonts w:ascii="Arial" w:hAnsi="Arial" w:cs="Arial"/>
          <w:b/>
          <w:bCs/>
          <w:sz w:val="20"/>
          <w:szCs w:val="20"/>
        </w:rPr>
      </w:pPr>
    </w:p>
    <w:p w14:paraId="58D6616A" w14:textId="2D12AEA2" w:rsidR="00C84A09" w:rsidRPr="00551E7E" w:rsidRDefault="00C84A09" w:rsidP="00753C87">
      <w:pPr>
        <w:rPr>
          <w:rFonts w:ascii="Arial" w:hAnsi="Arial" w:cs="Arial"/>
          <w:sz w:val="20"/>
          <w:szCs w:val="20"/>
          <w:u w:val="single"/>
        </w:rPr>
      </w:pPr>
      <w:r w:rsidRPr="00551E7E">
        <w:rPr>
          <w:rFonts w:ascii="Arial" w:hAnsi="Arial" w:cs="Arial"/>
          <w:sz w:val="20"/>
          <w:szCs w:val="20"/>
          <w:u w:val="single"/>
        </w:rPr>
        <w:t>Quality Control</w:t>
      </w:r>
      <w:r w:rsidR="00D20A6D" w:rsidRPr="00551E7E">
        <w:rPr>
          <w:rFonts w:ascii="Arial" w:hAnsi="Arial" w:cs="Arial"/>
          <w:sz w:val="20"/>
          <w:szCs w:val="20"/>
          <w:u w:val="single"/>
        </w:rPr>
        <w:t xml:space="preserve"> </w:t>
      </w:r>
      <w:r w:rsidR="0055180A" w:rsidRPr="00551E7E">
        <w:rPr>
          <w:rFonts w:ascii="Arial" w:hAnsi="Arial" w:cs="Arial"/>
          <w:sz w:val="20"/>
          <w:szCs w:val="20"/>
          <w:u w:val="single"/>
        </w:rPr>
        <w:t>and Sketching</w:t>
      </w:r>
      <w:r w:rsidR="00D20A6D" w:rsidRPr="00551E7E">
        <w:rPr>
          <w:rFonts w:ascii="Arial" w:hAnsi="Arial" w:cs="Arial"/>
          <w:sz w:val="20"/>
          <w:szCs w:val="20"/>
          <w:u w:val="single"/>
        </w:rPr>
        <w:t xml:space="preserve"> </w:t>
      </w:r>
    </w:p>
    <w:p w14:paraId="3473291A" w14:textId="76324899" w:rsidR="00C84A09" w:rsidRPr="00551E7E" w:rsidRDefault="00D20A6D" w:rsidP="00753C87">
      <w:pPr>
        <w:rPr>
          <w:rFonts w:ascii="Arial" w:hAnsi="Arial" w:cs="Arial"/>
          <w:sz w:val="20"/>
          <w:szCs w:val="20"/>
        </w:rPr>
      </w:pPr>
      <w:r w:rsidRPr="00551E7E">
        <w:rPr>
          <w:rFonts w:ascii="Arial" w:hAnsi="Arial" w:cs="Arial"/>
          <w:sz w:val="20"/>
          <w:szCs w:val="20"/>
        </w:rPr>
        <w:tab/>
        <w:t xml:space="preserve">All four capture areas were merged resulting in 463,466 total spots. Spots with &lt;25 UMIs or ≥50% mitochondrial reads were discarded, resulting in 433,999 spots for downstream analysis. Spot feature counts were then normalized (NormalizeData) and variable features were computed </w:t>
      </w:r>
      <w:r w:rsidRPr="00551E7E">
        <w:rPr>
          <w:rFonts w:ascii="Arial" w:hAnsi="Arial" w:cs="Arial"/>
          <w:sz w:val="20"/>
          <w:szCs w:val="20"/>
        </w:rPr>
        <w:lastRenderedPageBreak/>
        <w:t>(FindVariableFeatures). For computational efficiency, we then created a SketchData assay (ncells = 50000, method = “LeverageScore”, features = VariableFeatures</w:t>
      </w:r>
      <w:r w:rsidR="0055180A" w:rsidRPr="00551E7E">
        <w:rPr>
          <w:rFonts w:ascii="Arial" w:hAnsi="Arial" w:cs="Arial"/>
          <w:sz w:val="20"/>
          <w:szCs w:val="20"/>
        </w:rPr>
        <w:t xml:space="preserve">) which was used for downstream analyses. </w:t>
      </w:r>
    </w:p>
    <w:p w14:paraId="15C88F02" w14:textId="77777777" w:rsidR="0055180A" w:rsidRPr="00551E7E" w:rsidRDefault="0055180A" w:rsidP="00753C87">
      <w:pPr>
        <w:rPr>
          <w:rFonts w:ascii="Arial" w:hAnsi="Arial" w:cs="Arial"/>
          <w:sz w:val="20"/>
          <w:szCs w:val="20"/>
        </w:rPr>
      </w:pPr>
    </w:p>
    <w:p w14:paraId="74E2F449" w14:textId="510AF7B4" w:rsidR="00686A03" w:rsidRPr="00551E7E" w:rsidRDefault="00686A03" w:rsidP="00753C87">
      <w:pPr>
        <w:rPr>
          <w:rFonts w:ascii="Arial" w:hAnsi="Arial" w:cs="Arial"/>
          <w:b/>
          <w:bCs/>
          <w:sz w:val="20"/>
          <w:szCs w:val="20"/>
        </w:rPr>
      </w:pPr>
      <w:r w:rsidRPr="00551E7E">
        <w:rPr>
          <w:rFonts w:ascii="Arial" w:hAnsi="Arial" w:cs="Arial"/>
          <w:b/>
          <w:bCs/>
          <w:sz w:val="20"/>
          <w:szCs w:val="20"/>
        </w:rPr>
        <w:t>Neuroanatomical Annotation</w:t>
      </w:r>
    </w:p>
    <w:p w14:paraId="63C82243" w14:textId="44D31F4B" w:rsidR="00686A03" w:rsidRPr="00551E7E" w:rsidRDefault="00FA7CDB" w:rsidP="00555CB5">
      <w:pPr>
        <w:ind w:firstLine="720"/>
        <w:rPr>
          <w:rFonts w:ascii="Arial" w:hAnsi="Arial" w:cs="Arial"/>
          <w:sz w:val="20"/>
          <w:szCs w:val="20"/>
        </w:rPr>
      </w:pPr>
      <w:r w:rsidRPr="00551E7E">
        <w:rPr>
          <w:rFonts w:ascii="Arial" w:hAnsi="Arial" w:cs="Arial"/>
          <w:sz w:val="20"/>
          <w:szCs w:val="20"/>
        </w:rPr>
        <w:t xml:space="preserve">Because there is no published atlas for any anemonefish brain, we relied </w:t>
      </w:r>
      <w:r w:rsidR="006056B6" w:rsidRPr="00551E7E">
        <w:rPr>
          <w:rFonts w:ascii="Arial" w:hAnsi="Arial" w:cs="Arial"/>
          <w:sz w:val="20"/>
          <w:szCs w:val="20"/>
        </w:rPr>
        <w:t xml:space="preserve">on a published atlas from </w:t>
      </w:r>
      <w:r w:rsidR="006056B6" w:rsidRPr="00551E7E">
        <w:rPr>
          <w:rFonts w:ascii="Arial" w:hAnsi="Arial" w:cs="Arial"/>
          <w:i/>
          <w:iCs/>
          <w:sz w:val="20"/>
          <w:szCs w:val="20"/>
        </w:rPr>
        <w:t>Astatotilapia burtoni</w:t>
      </w:r>
      <w:r w:rsidR="0005005F" w:rsidRPr="00551E7E">
        <w:rPr>
          <w:rFonts w:ascii="Arial" w:hAnsi="Arial" w:cs="Arial"/>
          <w:sz w:val="20"/>
          <w:szCs w:val="20"/>
        </w:rPr>
        <w:t xml:space="preserve"> </w:t>
      </w:r>
      <w:r w:rsidR="0005005F"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{"citationID":"pOiFwZiB","properties":{"unsorted":false,"formattedCitation":"(59)","plainCitation":"(59)","noteIndex":0},"citationItems":[{"id":6395,"uris":["http://zotero.org/users/11313215/items/QTQQG9ZG"],"itemData":{"id":6395,"type":"article-journal","abstract":"Neural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rsidRPr="00551E7E">
        <w:rPr>
          <w:rFonts w:ascii="Arial" w:hAnsi="Arial" w:cs="Arial"/>
          <w:sz w:val="20"/>
          <w:szCs w:val="20"/>
        </w:rPr>
        <w:fldChar w:fldCharType="separate"/>
      </w:r>
      <w:r w:rsidR="00170D0A">
        <w:rPr>
          <w:rFonts w:ascii="Arial" w:hAnsi="Arial" w:cs="Arial"/>
          <w:sz w:val="20"/>
          <w:szCs w:val="20"/>
        </w:rPr>
        <w:t>(59)</w:t>
      </w:r>
      <w:r w:rsidR="0005005F" w:rsidRPr="00551E7E">
        <w:rPr>
          <w:rFonts w:ascii="Arial" w:hAnsi="Arial" w:cs="Arial"/>
          <w:sz w:val="20"/>
          <w:szCs w:val="20"/>
        </w:rPr>
        <w:fldChar w:fldCharType="end"/>
      </w:r>
      <w:r w:rsidR="0005005F" w:rsidRPr="00551E7E">
        <w:rPr>
          <w:rFonts w:ascii="Arial" w:hAnsi="Arial" w:cs="Arial"/>
          <w:sz w:val="20"/>
          <w:szCs w:val="20"/>
        </w:rPr>
        <w:t xml:space="preserve"> </w:t>
      </w:r>
      <w:r w:rsidR="00364E61" w:rsidRPr="00551E7E">
        <w:rPr>
          <w:rFonts w:ascii="Arial" w:hAnsi="Arial" w:cs="Arial"/>
          <w:sz w:val="20"/>
          <w:szCs w:val="20"/>
        </w:rPr>
        <w:t xml:space="preserve">in combination with unbiased clustering and gene expression </w:t>
      </w:r>
      <w:r w:rsidR="007B3AC0" w:rsidRPr="00551E7E">
        <w:rPr>
          <w:rFonts w:ascii="Arial" w:hAnsi="Arial" w:cs="Arial"/>
          <w:sz w:val="20"/>
          <w:szCs w:val="20"/>
        </w:rPr>
        <w:t>(see “Spatial Transcriptomics”)</w:t>
      </w:r>
      <w:r w:rsidR="00364E61" w:rsidRPr="00551E7E">
        <w:rPr>
          <w:rFonts w:ascii="Arial" w:hAnsi="Arial" w:cs="Arial"/>
          <w:sz w:val="20"/>
          <w:szCs w:val="20"/>
        </w:rPr>
        <w:t xml:space="preserve"> </w:t>
      </w:r>
      <w:r w:rsidR="0005005F" w:rsidRPr="00551E7E">
        <w:rPr>
          <w:rFonts w:ascii="Arial" w:hAnsi="Arial" w:cs="Arial"/>
          <w:sz w:val="20"/>
          <w:szCs w:val="20"/>
        </w:rPr>
        <w:t xml:space="preserve">for </w:t>
      </w:r>
      <w:r w:rsidR="007B3AC0" w:rsidRPr="00551E7E">
        <w:rPr>
          <w:rFonts w:ascii="Arial" w:hAnsi="Arial" w:cs="Arial"/>
          <w:sz w:val="20"/>
          <w:szCs w:val="20"/>
        </w:rPr>
        <w:t>our annotations</w:t>
      </w:r>
      <w:r w:rsidR="006056B6" w:rsidRPr="00551E7E">
        <w:rPr>
          <w:rFonts w:ascii="Arial" w:hAnsi="Arial" w:cs="Arial"/>
          <w:sz w:val="20"/>
          <w:szCs w:val="20"/>
        </w:rPr>
        <w:t>.</w:t>
      </w:r>
      <w:r w:rsidR="007B3AC0" w:rsidRPr="00551E7E">
        <w:rPr>
          <w:rFonts w:ascii="Arial" w:hAnsi="Arial" w:cs="Arial"/>
          <w:sz w:val="20"/>
          <w:szCs w:val="20"/>
        </w:rPr>
        <w:t xml:space="preserve"> Interestingly, we noted a few differences between the </w:t>
      </w:r>
      <w:r w:rsidR="007B3AC0" w:rsidRPr="00551E7E">
        <w:rPr>
          <w:rFonts w:ascii="Arial" w:hAnsi="Arial" w:cs="Arial"/>
          <w:i/>
          <w:iCs/>
          <w:sz w:val="20"/>
          <w:szCs w:val="20"/>
        </w:rPr>
        <w:t xml:space="preserve">A. ocellaris </w:t>
      </w:r>
      <w:r w:rsidR="007B3AC0" w:rsidRPr="00551E7E">
        <w:rPr>
          <w:rFonts w:ascii="Arial" w:hAnsi="Arial" w:cs="Arial"/>
          <w:sz w:val="20"/>
          <w:szCs w:val="20"/>
        </w:rPr>
        <w:t xml:space="preserve">and </w:t>
      </w:r>
      <w:r w:rsidR="007B3AC0" w:rsidRPr="00551E7E">
        <w:rPr>
          <w:rFonts w:ascii="Arial" w:hAnsi="Arial" w:cs="Arial"/>
          <w:i/>
          <w:iCs/>
          <w:sz w:val="20"/>
          <w:szCs w:val="20"/>
        </w:rPr>
        <w:t xml:space="preserve">A. burtoni </w:t>
      </w:r>
      <w:r w:rsidR="007B3AC0" w:rsidRPr="00551E7E">
        <w:rPr>
          <w:rFonts w:ascii="Arial" w:hAnsi="Arial" w:cs="Arial"/>
          <w:sz w:val="20"/>
          <w:szCs w:val="20"/>
        </w:rPr>
        <w:t xml:space="preserve">brains. </w:t>
      </w:r>
      <w:r w:rsidR="0026691F" w:rsidRPr="00551E7E">
        <w:rPr>
          <w:rFonts w:ascii="Arial" w:hAnsi="Arial" w:cs="Arial"/>
          <w:sz w:val="20"/>
          <w:szCs w:val="20"/>
        </w:rPr>
        <w:t>Transcriptomically, Dl-v2</w:t>
      </w:r>
      <w:r w:rsidR="00685644" w:rsidRPr="00551E7E">
        <w:rPr>
          <w:rFonts w:ascii="Arial" w:hAnsi="Arial" w:cs="Arial"/>
          <w:sz w:val="20"/>
          <w:szCs w:val="20"/>
        </w:rPr>
        <w:t xml:space="preserve"> (ventral part of the lateral zone of the dorsal telencephalon, subdivision 2)</w:t>
      </w:r>
      <w:r w:rsidR="00765A31" w:rsidRPr="00551E7E">
        <w:rPr>
          <w:rFonts w:ascii="Arial" w:hAnsi="Arial" w:cs="Arial"/>
          <w:sz w:val="20"/>
          <w:szCs w:val="20"/>
        </w:rPr>
        <w:t xml:space="preserve"> and</w:t>
      </w:r>
      <w:r w:rsidR="0009486A" w:rsidRPr="00551E7E">
        <w:rPr>
          <w:rFonts w:ascii="Arial" w:hAnsi="Arial" w:cs="Arial"/>
          <w:sz w:val="20"/>
          <w:szCs w:val="20"/>
        </w:rPr>
        <w:t xml:space="preserve"> Dl-g</w:t>
      </w:r>
      <w:r w:rsidR="00685644" w:rsidRPr="00551E7E">
        <w:rPr>
          <w:rFonts w:ascii="Arial" w:hAnsi="Arial" w:cs="Arial"/>
          <w:sz w:val="20"/>
          <w:szCs w:val="20"/>
        </w:rPr>
        <w:t xml:space="preserve"> (granular zone of lateral zone of the dorsal telencephalon)</w:t>
      </w:r>
      <w:r w:rsidR="004958FF" w:rsidRPr="00551E7E">
        <w:rPr>
          <w:rFonts w:ascii="Arial" w:hAnsi="Arial" w:cs="Arial"/>
          <w:sz w:val="20"/>
          <w:szCs w:val="20"/>
        </w:rPr>
        <w:t>, were distinct in their transcriptomes depending on rostral versus caudal position</w:t>
      </w:r>
      <w:r w:rsidR="00C05010" w:rsidRPr="00551E7E">
        <w:rPr>
          <w:rFonts w:ascii="Arial" w:hAnsi="Arial" w:cs="Arial"/>
          <w:sz w:val="20"/>
          <w:szCs w:val="20"/>
        </w:rPr>
        <w:t xml:space="preserve"> or dorsal versus ventral position</w:t>
      </w:r>
      <w:r w:rsidR="004958FF" w:rsidRPr="00551E7E">
        <w:rPr>
          <w:rFonts w:ascii="Arial" w:hAnsi="Arial" w:cs="Arial"/>
          <w:sz w:val="20"/>
          <w:szCs w:val="20"/>
        </w:rPr>
        <w:t>. Thus, we reannotated them as Dl-v2d</w:t>
      </w:r>
      <w:r w:rsidR="00765A31" w:rsidRPr="00551E7E">
        <w:rPr>
          <w:rFonts w:ascii="Arial" w:hAnsi="Arial" w:cs="Arial"/>
          <w:sz w:val="20"/>
          <w:szCs w:val="20"/>
        </w:rPr>
        <w:t xml:space="preserve"> and </w:t>
      </w:r>
      <w:r w:rsidR="00F20567" w:rsidRPr="00551E7E">
        <w:rPr>
          <w:rFonts w:ascii="Arial" w:hAnsi="Arial" w:cs="Arial"/>
          <w:sz w:val="20"/>
          <w:szCs w:val="20"/>
        </w:rPr>
        <w:t>Dl-gd</w:t>
      </w:r>
      <w:r w:rsidR="004958FF" w:rsidRPr="00551E7E">
        <w:rPr>
          <w:rFonts w:ascii="Arial" w:hAnsi="Arial" w:cs="Arial"/>
          <w:sz w:val="20"/>
          <w:szCs w:val="20"/>
        </w:rPr>
        <w:t xml:space="preserve"> (dor</w:t>
      </w:r>
      <w:r w:rsidR="00C05010" w:rsidRPr="00551E7E">
        <w:rPr>
          <w:rFonts w:ascii="Arial" w:hAnsi="Arial" w:cs="Arial"/>
          <w:sz w:val="20"/>
          <w:szCs w:val="20"/>
        </w:rPr>
        <w:t xml:space="preserve">sal </w:t>
      </w:r>
      <w:r w:rsidR="00485133" w:rsidRPr="00551E7E">
        <w:rPr>
          <w:rFonts w:ascii="Arial" w:hAnsi="Arial" w:cs="Arial"/>
          <w:sz w:val="20"/>
          <w:szCs w:val="20"/>
        </w:rPr>
        <w:t>part</w:t>
      </w:r>
      <w:r w:rsidR="00C05010" w:rsidRPr="00551E7E">
        <w:rPr>
          <w:rFonts w:ascii="Arial" w:hAnsi="Arial" w:cs="Arial"/>
          <w:sz w:val="20"/>
          <w:szCs w:val="20"/>
        </w:rPr>
        <w:t>)</w:t>
      </w:r>
      <w:r w:rsidR="00296CF0" w:rsidRPr="00551E7E">
        <w:rPr>
          <w:rFonts w:ascii="Arial" w:hAnsi="Arial" w:cs="Arial"/>
          <w:sz w:val="20"/>
          <w:szCs w:val="20"/>
        </w:rPr>
        <w:t xml:space="preserve">. </w:t>
      </w:r>
      <w:r w:rsidR="00085EC5" w:rsidRPr="00551E7E">
        <w:rPr>
          <w:rFonts w:ascii="Arial" w:hAnsi="Arial" w:cs="Arial"/>
          <w:sz w:val="20"/>
          <w:szCs w:val="20"/>
        </w:rPr>
        <w:t>We also noted a neuronal cluster of high cell density in the dorsolateral pallium</w:t>
      </w:r>
      <w:r w:rsidR="00685644" w:rsidRPr="00551E7E">
        <w:rPr>
          <w:rFonts w:ascii="Arial" w:hAnsi="Arial" w:cs="Arial"/>
          <w:sz w:val="20"/>
          <w:szCs w:val="20"/>
        </w:rPr>
        <w:t xml:space="preserve"> ne</w:t>
      </w:r>
      <w:r w:rsidR="00C4164E" w:rsidRPr="00551E7E">
        <w:rPr>
          <w:rFonts w:ascii="Arial" w:hAnsi="Arial" w:cs="Arial"/>
          <w:sz w:val="20"/>
          <w:szCs w:val="20"/>
        </w:rPr>
        <w:t>ar Dl-g</w:t>
      </w:r>
      <w:r w:rsidR="00085EC5" w:rsidRPr="00551E7E">
        <w:rPr>
          <w:rFonts w:ascii="Arial" w:hAnsi="Arial" w:cs="Arial"/>
          <w:sz w:val="20"/>
          <w:szCs w:val="20"/>
        </w:rPr>
        <w:t xml:space="preserve"> that appeared to have no equivalent</w:t>
      </w:r>
      <w:r w:rsidR="00485133" w:rsidRPr="00551E7E">
        <w:rPr>
          <w:rFonts w:ascii="Arial" w:hAnsi="Arial" w:cs="Arial"/>
          <w:sz w:val="20"/>
          <w:szCs w:val="20"/>
        </w:rPr>
        <w:t xml:space="preserve"> in </w:t>
      </w:r>
      <w:r w:rsidR="00485133" w:rsidRPr="00551E7E">
        <w:rPr>
          <w:rFonts w:ascii="Arial" w:hAnsi="Arial" w:cs="Arial"/>
          <w:i/>
          <w:iCs/>
          <w:sz w:val="20"/>
          <w:szCs w:val="20"/>
        </w:rPr>
        <w:t>A. burtoni</w:t>
      </w:r>
      <w:r w:rsidR="00485133" w:rsidRPr="00551E7E">
        <w:rPr>
          <w:rFonts w:ascii="Arial" w:hAnsi="Arial" w:cs="Arial"/>
          <w:sz w:val="20"/>
          <w:szCs w:val="20"/>
        </w:rPr>
        <w:t xml:space="preserve"> and had unique rostral and caudal transcriptomes. Thus, we labeled this dorsolateral</w:t>
      </w:r>
      <w:r w:rsidR="006915ED" w:rsidRPr="00551E7E">
        <w:rPr>
          <w:rFonts w:ascii="Arial" w:hAnsi="Arial" w:cs="Arial"/>
          <w:sz w:val="20"/>
          <w:szCs w:val="20"/>
        </w:rPr>
        <w:t xml:space="preserve"> nucleus rostral and caudal parts (Dln-r and Dln-c)</w:t>
      </w:r>
      <w:r w:rsidR="00C4164E" w:rsidRPr="00551E7E">
        <w:rPr>
          <w:rFonts w:ascii="Arial" w:hAnsi="Arial" w:cs="Arial"/>
          <w:sz w:val="20"/>
          <w:szCs w:val="20"/>
        </w:rPr>
        <w:t xml:space="preserve"> (</w:t>
      </w:r>
      <w:r w:rsidR="00C4164E" w:rsidRPr="00551E7E">
        <w:rPr>
          <w:rFonts w:ascii="Arial" w:hAnsi="Arial" w:cs="Arial"/>
          <w:sz w:val="20"/>
          <w:szCs w:val="20"/>
          <w:highlight w:val="yellow"/>
        </w:rPr>
        <w:t>Figure S</w:t>
      </w:r>
      <w:r w:rsidR="00860220" w:rsidRPr="00551E7E">
        <w:rPr>
          <w:rFonts w:ascii="Arial" w:hAnsi="Arial" w:cs="Arial"/>
          <w:sz w:val="20"/>
          <w:szCs w:val="20"/>
        </w:rPr>
        <w:t>3</w:t>
      </w:r>
      <w:r w:rsidR="00065EE2" w:rsidRPr="00551E7E">
        <w:rPr>
          <w:rFonts w:ascii="Arial" w:hAnsi="Arial" w:cs="Arial"/>
          <w:sz w:val="20"/>
          <w:szCs w:val="20"/>
        </w:rPr>
        <w:t>)</w:t>
      </w:r>
      <w:r w:rsidR="006915ED" w:rsidRPr="00551E7E">
        <w:rPr>
          <w:rFonts w:ascii="Arial" w:hAnsi="Arial" w:cs="Arial"/>
          <w:sz w:val="20"/>
          <w:szCs w:val="20"/>
        </w:rPr>
        <w:t xml:space="preserve">. </w:t>
      </w:r>
      <w:r w:rsidR="00277795" w:rsidRPr="00551E7E">
        <w:rPr>
          <w:rFonts w:ascii="Arial" w:hAnsi="Arial" w:cs="Arial"/>
          <w:sz w:val="20"/>
          <w:szCs w:val="20"/>
        </w:rPr>
        <w:t xml:space="preserve">Because this cell type was largely dissected out in our dataset, we did not examine it farther. </w:t>
      </w:r>
    </w:p>
    <w:p w14:paraId="3485FDED" w14:textId="17B68A1F" w:rsidR="00686A03" w:rsidRPr="00551E7E" w:rsidRDefault="006145D5" w:rsidP="00753C87">
      <w:pPr>
        <w:rPr>
          <w:rFonts w:ascii="Arial" w:hAnsi="Arial" w:cs="Arial"/>
          <w:b/>
          <w:bCs/>
          <w:sz w:val="20"/>
          <w:szCs w:val="20"/>
        </w:rPr>
      </w:pPr>
      <w:r w:rsidRPr="00551E7E">
        <w:rPr>
          <w:rFonts w:ascii="Arial" w:hAnsi="Arial" w:cs="Arial"/>
          <w:b/>
          <w:bCs/>
          <w:sz w:val="20"/>
          <w:szCs w:val="20"/>
        </w:rPr>
        <w:t>Projection of snMultiome Data Onto VisiumHD Data</w:t>
      </w:r>
      <w:r w:rsidR="009F4952" w:rsidRPr="00551E7E">
        <w:rPr>
          <w:rFonts w:ascii="Arial" w:hAnsi="Arial" w:cs="Arial"/>
          <w:b/>
          <w:bCs/>
          <w:sz w:val="20"/>
          <w:szCs w:val="20"/>
        </w:rPr>
        <w:t xml:space="preserve"> </w:t>
      </w:r>
    </w:p>
    <w:p w14:paraId="501CF65B" w14:textId="3C27C2A4" w:rsidR="006145D5" w:rsidRPr="00551E7E" w:rsidRDefault="0057324D" w:rsidP="00753C87">
      <w:pPr>
        <w:rPr>
          <w:rFonts w:ascii="Arial" w:hAnsi="Arial" w:cs="Arial"/>
          <w:sz w:val="20"/>
          <w:szCs w:val="20"/>
        </w:rPr>
      </w:pPr>
      <w:r w:rsidRPr="00551E7E">
        <w:rPr>
          <w:rFonts w:ascii="Arial" w:hAnsi="Arial" w:cs="Arial"/>
          <w:sz w:val="20"/>
          <w:szCs w:val="20"/>
        </w:rPr>
        <w:tab/>
        <w:t xml:space="preserve">To map our snMultiome clusters onto the VisiumHD sections, we used </w:t>
      </w:r>
      <w:r w:rsidR="00B5051C" w:rsidRPr="00551E7E">
        <w:rPr>
          <w:rFonts w:ascii="Arial" w:hAnsi="Arial" w:cs="Arial"/>
          <w:sz w:val="20"/>
          <w:szCs w:val="20"/>
        </w:rPr>
        <w:t>C</w:t>
      </w:r>
      <w:r w:rsidR="001E145A" w:rsidRPr="00551E7E">
        <w:rPr>
          <w:rFonts w:ascii="Arial" w:hAnsi="Arial" w:cs="Arial"/>
          <w:sz w:val="20"/>
          <w:szCs w:val="20"/>
        </w:rPr>
        <w:t>ell2location</w:t>
      </w:r>
      <w:r w:rsidR="000A694F"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{"citationID":"IS8MyP8B","properties":{"unsorted":false,"formattedCitation":"(15)","plainCitation":"(15)","noteIndex":0},"citationItems":[{"id":6492,"uris":["http://zotero.org/users/11313215/items/BC3FN9G6"],"itemData":{"id":6492,"type":"article-journal","abstract":"Spatial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(15)</w:t>
      </w:r>
      <w:r w:rsidRPr="00551E7E">
        <w:rPr>
          <w:rFonts w:ascii="Arial" w:hAnsi="Arial" w:cs="Arial"/>
          <w:sz w:val="20"/>
          <w:szCs w:val="20"/>
        </w:rPr>
        <w:fldChar w:fldCharType="end"/>
      </w:r>
      <w:r w:rsidR="000A694F" w:rsidRPr="00551E7E">
        <w:rPr>
          <w:rFonts w:ascii="Arial" w:hAnsi="Arial" w:cs="Arial"/>
          <w:sz w:val="20"/>
          <w:szCs w:val="20"/>
        </w:rPr>
        <w:t>.</w:t>
      </w:r>
      <w:r w:rsidR="007D4E1D" w:rsidRPr="00551E7E">
        <w:rPr>
          <w:rFonts w:ascii="Arial" w:hAnsi="Arial" w:cs="Arial"/>
          <w:sz w:val="20"/>
          <w:szCs w:val="20"/>
        </w:rPr>
        <w:t xml:space="preserve"> To do this, we first </w:t>
      </w:r>
      <w:r w:rsidR="00636B11" w:rsidRPr="00551E7E">
        <w:rPr>
          <w:rFonts w:ascii="Arial" w:hAnsi="Arial" w:cs="Arial"/>
          <w:sz w:val="20"/>
          <w:szCs w:val="20"/>
        </w:rPr>
        <w:t xml:space="preserve">trained </w:t>
      </w:r>
      <w:r w:rsidR="00A967A5" w:rsidRPr="00551E7E">
        <w:rPr>
          <w:rFonts w:ascii="Arial" w:hAnsi="Arial" w:cs="Arial"/>
          <w:sz w:val="20"/>
          <w:szCs w:val="20"/>
        </w:rPr>
        <w:t>regression models</w:t>
      </w:r>
      <w:r w:rsidR="00CF51E5" w:rsidRPr="00551E7E">
        <w:rPr>
          <w:rFonts w:ascii="Arial" w:hAnsi="Arial" w:cs="Arial"/>
          <w:sz w:val="20"/>
          <w:szCs w:val="20"/>
        </w:rPr>
        <w:t xml:space="preserve"> (RegressionModel)</w:t>
      </w:r>
      <w:r w:rsidR="00A967A5" w:rsidRPr="00551E7E">
        <w:rPr>
          <w:rFonts w:ascii="Arial" w:hAnsi="Arial" w:cs="Arial"/>
          <w:sz w:val="20"/>
          <w:szCs w:val="20"/>
        </w:rPr>
        <w:t xml:space="preserve"> on </w:t>
      </w:r>
      <w:r w:rsidR="008252DF" w:rsidRPr="00551E7E">
        <w:rPr>
          <w:rFonts w:ascii="Arial" w:hAnsi="Arial" w:cs="Arial"/>
          <w:sz w:val="20"/>
          <w:szCs w:val="20"/>
        </w:rPr>
        <w:t>raw RNA counts</w:t>
      </w:r>
      <w:r w:rsidR="00B56453" w:rsidRPr="00551E7E">
        <w:rPr>
          <w:rFonts w:ascii="Arial" w:hAnsi="Arial" w:cs="Arial"/>
          <w:sz w:val="20"/>
          <w:szCs w:val="20"/>
        </w:rPr>
        <w:t xml:space="preserve"> </w:t>
      </w:r>
      <w:r w:rsidR="000A04FB" w:rsidRPr="00551E7E">
        <w:rPr>
          <w:rFonts w:ascii="Arial" w:hAnsi="Arial" w:cs="Arial"/>
          <w:sz w:val="20"/>
          <w:szCs w:val="20"/>
        </w:rPr>
        <w:t>excluding g</w:t>
      </w:r>
      <w:r w:rsidR="000A7BB6" w:rsidRPr="00551E7E">
        <w:rPr>
          <w:rFonts w:ascii="Arial" w:hAnsi="Arial" w:cs="Arial"/>
          <w:sz w:val="20"/>
          <w:szCs w:val="20"/>
        </w:rPr>
        <w:t>e</w:t>
      </w:r>
      <w:r w:rsidR="00B56453" w:rsidRPr="00551E7E">
        <w:rPr>
          <w:rFonts w:ascii="Arial" w:hAnsi="Arial" w:cs="Arial"/>
          <w:sz w:val="20"/>
          <w:szCs w:val="20"/>
        </w:rPr>
        <w:t>nes that were present in fewer than 10 cells</w:t>
      </w:r>
      <w:r w:rsidR="000A7BB6" w:rsidRPr="00551E7E">
        <w:rPr>
          <w:rFonts w:ascii="Arial" w:hAnsi="Arial" w:cs="Arial"/>
          <w:sz w:val="20"/>
          <w:szCs w:val="20"/>
        </w:rPr>
        <w:t>.</w:t>
      </w:r>
      <w:r w:rsidR="000A04FB" w:rsidRPr="00551E7E">
        <w:rPr>
          <w:rFonts w:ascii="Arial" w:hAnsi="Arial" w:cs="Arial"/>
          <w:sz w:val="20"/>
          <w:szCs w:val="20"/>
        </w:rPr>
        <w:t xml:space="preserve"> The model was conditioned on sample/pool identity as a batch covariate and on cluster identity </w:t>
      </w:r>
      <w:r w:rsidR="00CF0966" w:rsidRPr="00551E7E">
        <w:rPr>
          <w:rFonts w:ascii="Arial" w:hAnsi="Arial" w:cs="Arial"/>
          <w:sz w:val="20"/>
          <w:szCs w:val="20"/>
        </w:rPr>
        <w:t>as the</w:t>
      </w:r>
      <w:r w:rsidR="000A04FB" w:rsidRPr="00551E7E">
        <w:rPr>
          <w:rFonts w:ascii="Arial" w:hAnsi="Arial" w:cs="Arial"/>
          <w:sz w:val="20"/>
          <w:szCs w:val="20"/>
        </w:rPr>
        <w:t xml:space="preserve"> cell type label.</w:t>
      </w:r>
      <w:r w:rsidR="00CF0966" w:rsidRPr="00551E7E">
        <w:rPr>
          <w:rFonts w:ascii="Arial" w:hAnsi="Arial" w:cs="Arial"/>
          <w:sz w:val="20"/>
          <w:szCs w:val="20"/>
        </w:rPr>
        <w:t xml:space="preserve"> The model was trained for 250 epochs with batch size set to </w:t>
      </w:r>
      <w:r w:rsidR="009B0FE5" w:rsidRPr="00551E7E">
        <w:rPr>
          <w:rFonts w:ascii="Arial" w:hAnsi="Arial" w:cs="Arial"/>
          <w:sz w:val="20"/>
          <w:szCs w:val="20"/>
        </w:rPr>
        <w:t>4096 and posterior distributions were exported using 1000 posterior samples. Mean expression per cell cluster was extracted from the posterior</w:t>
      </w:r>
      <w:r w:rsidR="00CF51E5" w:rsidRPr="00551E7E">
        <w:rPr>
          <w:rFonts w:ascii="Arial" w:hAnsi="Arial" w:cs="Arial"/>
          <w:sz w:val="20"/>
          <w:szCs w:val="20"/>
        </w:rPr>
        <w:t xml:space="preserve"> (means_per_cluster_mu_fg)</w:t>
      </w:r>
      <w:r w:rsidR="009B0FE5" w:rsidRPr="00551E7E">
        <w:rPr>
          <w:rFonts w:ascii="Arial" w:hAnsi="Arial" w:cs="Arial"/>
          <w:sz w:val="20"/>
          <w:szCs w:val="20"/>
        </w:rPr>
        <w:t xml:space="preserve"> to construct the reference signature matrix </w:t>
      </w:r>
      <w:r w:rsidR="00CF51E5" w:rsidRPr="00551E7E">
        <w:rPr>
          <w:rFonts w:ascii="Arial" w:hAnsi="Arial" w:cs="Arial"/>
          <w:sz w:val="20"/>
          <w:szCs w:val="20"/>
        </w:rPr>
        <w:t>for downstream mapping.</w:t>
      </w:r>
      <w:r w:rsidR="00FF1F55" w:rsidRPr="00551E7E">
        <w:rPr>
          <w:rFonts w:ascii="Arial" w:hAnsi="Arial" w:cs="Arial"/>
          <w:sz w:val="20"/>
          <w:szCs w:val="20"/>
        </w:rPr>
        <w:t xml:space="preserve"> Next, we </w:t>
      </w:r>
      <w:r w:rsidR="00173A1E" w:rsidRPr="00551E7E">
        <w:rPr>
          <w:rFonts w:ascii="Arial" w:hAnsi="Arial" w:cs="Arial"/>
          <w:sz w:val="20"/>
          <w:szCs w:val="20"/>
        </w:rPr>
        <w:t>fit the</w:t>
      </w:r>
      <w:r w:rsidR="00E71627" w:rsidRPr="00551E7E">
        <w:rPr>
          <w:rFonts w:ascii="Arial" w:hAnsi="Arial" w:cs="Arial"/>
          <w:sz w:val="20"/>
          <w:szCs w:val="20"/>
        </w:rPr>
        <w:t xml:space="preserve"> model to the</w:t>
      </w:r>
      <w:r w:rsidR="00173A1E" w:rsidRPr="00551E7E">
        <w:rPr>
          <w:rFonts w:ascii="Arial" w:hAnsi="Arial" w:cs="Arial"/>
          <w:sz w:val="20"/>
          <w:szCs w:val="20"/>
        </w:rPr>
        <w:t xml:space="preserve"> VisiumHD sketch assay</w:t>
      </w:r>
      <w:r w:rsidR="008E5D07" w:rsidRPr="00551E7E">
        <w:rPr>
          <w:rFonts w:ascii="Arial" w:hAnsi="Arial" w:cs="Arial"/>
          <w:sz w:val="20"/>
          <w:szCs w:val="20"/>
        </w:rPr>
        <w:t xml:space="preserve"> (bin level)</w:t>
      </w:r>
      <w:r w:rsidR="00B965EE" w:rsidRPr="00551E7E">
        <w:rPr>
          <w:rFonts w:ascii="Arial" w:hAnsi="Arial" w:cs="Arial"/>
          <w:sz w:val="20"/>
          <w:szCs w:val="20"/>
        </w:rPr>
        <w:t xml:space="preserve"> only including bins that would have been included in our dissection of the </w:t>
      </w:r>
      <w:r w:rsidR="002C130D" w:rsidRPr="00551E7E">
        <w:rPr>
          <w:rFonts w:ascii="Arial" w:hAnsi="Arial" w:cs="Arial"/>
          <w:sz w:val="20"/>
          <w:szCs w:val="20"/>
        </w:rPr>
        <w:t>ventrocaudal telencephalon during snMultiome sequencing</w:t>
      </w:r>
      <w:r w:rsidR="00B73602" w:rsidRPr="00551E7E">
        <w:rPr>
          <w:rFonts w:ascii="Arial" w:hAnsi="Arial" w:cs="Arial"/>
          <w:sz w:val="20"/>
          <w:szCs w:val="20"/>
        </w:rPr>
        <w:t>. 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rsidRPr="00551E7E">
        <w:rPr>
          <w:rFonts w:ascii="Arial" w:hAnsi="Arial" w:cs="Arial"/>
          <w:sz w:val="20"/>
          <w:szCs w:val="20"/>
        </w:rPr>
        <w:t xml:space="preserve"> </w:t>
      </w:r>
      <w:r w:rsidR="00C76F28" w:rsidRPr="00551E7E">
        <w:rPr>
          <w:rFonts w:ascii="Arial" w:hAnsi="Arial" w:cs="Arial"/>
          <w:sz w:val="20"/>
          <w:szCs w:val="20"/>
        </w:rPr>
        <w:t>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 This yielded a full-resolution spatial map of predicted dominant cell type identity across all tissue bins.</w:t>
      </w:r>
    </w:p>
    <w:p w14:paraId="44D96C0D" w14:textId="5C4B57C5" w:rsidR="00277514" w:rsidRPr="00551E7E" w:rsidRDefault="00277514" w:rsidP="00753C87">
      <w:pPr>
        <w:rPr>
          <w:rFonts w:ascii="Arial" w:hAnsi="Arial" w:cs="Arial"/>
          <w:sz w:val="20"/>
          <w:szCs w:val="20"/>
        </w:rPr>
      </w:pPr>
      <w:r w:rsidRPr="00551E7E">
        <w:rPr>
          <w:rFonts w:ascii="Arial" w:hAnsi="Arial" w:cs="Arial"/>
          <w:b/>
          <w:bCs/>
          <w:sz w:val="20"/>
          <w:szCs w:val="20"/>
        </w:rPr>
        <w:t>Cell Type Annotation</w:t>
      </w:r>
      <w:r w:rsidRPr="00551E7E">
        <w:rPr>
          <w:rFonts w:ascii="Arial" w:hAnsi="Arial" w:cs="Arial"/>
          <w:b/>
          <w:bCs/>
          <w:sz w:val="20"/>
          <w:szCs w:val="20"/>
        </w:rPr>
        <w:br/>
      </w:r>
      <w:r w:rsidR="005F2690" w:rsidRPr="00551E7E">
        <w:rPr>
          <w:rFonts w:ascii="Arial" w:hAnsi="Arial" w:cs="Arial"/>
          <w:b/>
          <w:bCs/>
          <w:sz w:val="20"/>
          <w:szCs w:val="20"/>
        </w:rPr>
        <w:tab/>
      </w:r>
      <w:r w:rsidR="00266E78" w:rsidRPr="00551E7E">
        <w:rPr>
          <w:rFonts w:ascii="Arial" w:hAnsi="Arial" w:cs="Arial"/>
          <w:sz w:val="20"/>
          <w:szCs w:val="20"/>
        </w:rPr>
        <w:t xml:space="preserve">We annotated our snMultiome clusters using a combination of </w:t>
      </w:r>
      <w:r w:rsidR="00266E78" w:rsidRPr="00551E7E">
        <w:rPr>
          <w:rFonts w:ascii="Arial" w:hAnsi="Arial" w:cs="Arial"/>
          <w:i/>
          <w:iCs/>
          <w:sz w:val="20"/>
          <w:szCs w:val="20"/>
        </w:rPr>
        <w:t xml:space="preserve">a priori </w:t>
      </w:r>
      <w:r w:rsidR="00266E78" w:rsidRPr="00551E7E">
        <w:rPr>
          <w:rFonts w:ascii="Arial" w:hAnsi="Arial" w:cs="Arial"/>
          <w:sz w:val="20"/>
          <w:szCs w:val="20"/>
        </w:rPr>
        <w:t>marker genes</w:t>
      </w:r>
      <w:r w:rsidR="006A74D0" w:rsidRPr="00551E7E">
        <w:rPr>
          <w:rFonts w:ascii="Arial" w:hAnsi="Arial" w:cs="Arial"/>
          <w:sz w:val="20"/>
          <w:szCs w:val="20"/>
        </w:rPr>
        <w:t xml:space="preserve"> (see Results)</w:t>
      </w:r>
      <w:r w:rsidR="00266E78" w:rsidRPr="00551E7E">
        <w:rPr>
          <w:rFonts w:ascii="Arial" w:hAnsi="Arial" w:cs="Arial"/>
          <w:sz w:val="20"/>
          <w:szCs w:val="20"/>
        </w:rPr>
        <w:t xml:space="preserve"> </w:t>
      </w:r>
      <w:r w:rsidR="00740D5D" w:rsidRPr="00551E7E">
        <w:rPr>
          <w:rFonts w:ascii="Arial" w:hAnsi="Arial" w:cs="Arial"/>
          <w:sz w:val="20"/>
          <w:szCs w:val="20"/>
        </w:rPr>
        <w:t>and spatial mapping from Cell2location.</w:t>
      </w:r>
      <w:r w:rsidR="00615890" w:rsidRPr="00551E7E">
        <w:rPr>
          <w:rFonts w:ascii="Arial" w:hAnsi="Arial" w:cs="Arial"/>
          <w:sz w:val="20"/>
          <w:szCs w:val="20"/>
        </w:rPr>
        <w:t xml:space="preserve"> We annotated cell types first</w:t>
      </w:r>
      <w:r w:rsidR="006E1E2E" w:rsidRPr="00551E7E">
        <w:rPr>
          <w:rFonts w:ascii="Arial" w:hAnsi="Arial" w:cs="Arial"/>
          <w:sz w:val="20"/>
          <w:szCs w:val="20"/>
        </w:rPr>
        <w:t xml:space="preserve"> by cluster number, then</w:t>
      </w:r>
      <w:r w:rsidR="00615890" w:rsidRPr="00551E7E">
        <w:rPr>
          <w:rFonts w:ascii="Arial" w:hAnsi="Arial" w:cs="Arial"/>
          <w:sz w:val="20"/>
          <w:szCs w:val="20"/>
        </w:rPr>
        <w:t xml:space="preserve"> by primary cell type, </w:t>
      </w:r>
      <w:r w:rsidR="00AC133B" w:rsidRPr="00551E7E">
        <w:rPr>
          <w:rFonts w:ascii="Arial" w:hAnsi="Arial" w:cs="Arial"/>
          <w:sz w:val="20"/>
          <w:szCs w:val="20"/>
        </w:rPr>
        <w:t xml:space="preserve">(e.g., </w:t>
      </w:r>
      <w:r w:rsidR="00F53B62" w:rsidRPr="00551E7E">
        <w:rPr>
          <w:rFonts w:ascii="Arial" w:hAnsi="Arial" w:cs="Arial"/>
          <w:sz w:val="20"/>
          <w:szCs w:val="20"/>
        </w:rPr>
        <w:t>1_</w:t>
      </w:r>
      <w:r w:rsidR="00AC133B" w:rsidRPr="00551E7E">
        <w:rPr>
          <w:rFonts w:ascii="Arial" w:hAnsi="Arial" w:cs="Arial"/>
          <w:sz w:val="20"/>
          <w:szCs w:val="20"/>
        </w:rPr>
        <w:t xml:space="preserve">RGC = Radial Glial cell, </w:t>
      </w:r>
      <w:r w:rsidR="00F53B62" w:rsidRPr="00551E7E">
        <w:rPr>
          <w:rFonts w:ascii="Arial" w:hAnsi="Arial" w:cs="Arial"/>
          <w:sz w:val="20"/>
          <w:szCs w:val="20"/>
        </w:rPr>
        <w:t>2_</w:t>
      </w:r>
      <w:r w:rsidR="00AC133B" w:rsidRPr="00551E7E">
        <w:rPr>
          <w:rFonts w:ascii="Arial" w:hAnsi="Arial" w:cs="Arial"/>
          <w:sz w:val="20"/>
          <w:szCs w:val="20"/>
        </w:rPr>
        <w:t>OL = Oligodendrocyte, GABA = GABAergic Neuron)</w:t>
      </w:r>
      <w:r w:rsidR="004828F1" w:rsidRPr="00551E7E">
        <w:rPr>
          <w:rFonts w:ascii="Arial" w:hAnsi="Arial" w:cs="Arial"/>
          <w:sz w:val="20"/>
          <w:szCs w:val="20"/>
        </w:rPr>
        <w:t>, then if we determined based on spatial mappin</w:t>
      </w:r>
      <w:r w:rsidR="00DE38F9" w:rsidRPr="00551E7E">
        <w:rPr>
          <w:rFonts w:ascii="Arial" w:hAnsi="Arial" w:cs="Arial"/>
          <w:sz w:val="20"/>
          <w:szCs w:val="20"/>
        </w:rPr>
        <w:t>g</w:t>
      </w:r>
      <w:r w:rsidR="004828F1" w:rsidRPr="00551E7E">
        <w:rPr>
          <w:rFonts w:ascii="Arial" w:hAnsi="Arial" w:cs="Arial"/>
          <w:sz w:val="20"/>
          <w:szCs w:val="20"/>
        </w:rPr>
        <w:t xml:space="preserve"> that </w:t>
      </w:r>
      <w:r w:rsidR="00DE38F9" w:rsidRPr="00551E7E">
        <w:rPr>
          <w:rFonts w:ascii="Arial" w:hAnsi="Arial" w:cs="Arial"/>
          <w:sz w:val="20"/>
          <w:szCs w:val="20"/>
        </w:rPr>
        <w:t xml:space="preserve">a cell type was localized to a specific subdivision of the brain </w:t>
      </w:r>
      <w:r w:rsidR="006E1E2E" w:rsidRPr="00551E7E">
        <w:rPr>
          <w:rFonts w:ascii="Arial" w:hAnsi="Arial" w:cs="Arial"/>
          <w:sz w:val="20"/>
          <w:szCs w:val="20"/>
        </w:rPr>
        <w:t xml:space="preserve">or neuroanatomical region, we added that to the cell type classification. Many neuronal types did not </w:t>
      </w:r>
      <w:r w:rsidR="00F53B62" w:rsidRPr="00551E7E">
        <w:rPr>
          <w:rFonts w:ascii="Arial" w:hAnsi="Arial" w:cs="Arial"/>
          <w:sz w:val="20"/>
          <w:szCs w:val="20"/>
        </w:rPr>
        <w:t xml:space="preserve">map to specific spatial regions, so we only annotated them by cluster number and neurotransmitter. A dotplot of the </w:t>
      </w:r>
      <w:r w:rsidR="00123917" w:rsidRPr="00551E7E">
        <w:rPr>
          <w:rFonts w:ascii="Arial" w:hAnsi="Arial" w:cs="Arial"/>
          <w:sz w:val="20"/>
          <w:szCs w:val="20"/>
        </w:rPr>
        <w:t xml:space="preserve">strongest marker genes found by Seurat’s “FindAllMarkers” function with only.pos = TRUE specified is shown in </w:t>
      </w:r>
      <w:r w:rsidR="00123917" w:rsidRPr="00551E7E">
        <w:rPr>
          <w:rFonts w:ascii="Arial" w:hAnsi="Arial" w:cs="Arial"/>
          <w:sz w:val="20"/>
          <w:szCs w:val="20"/>
          <w:highlight w:val="yellow"/>
        </w:rPr>
        <w:t>Figure 2B.</w:t>
      </w:r>
      <w:r w:rsidR="00123917" w:rsidRPr="00551E7E">
        <w:rPr>
          <w:rFonts w:ascii="Arial" w:hAnsi="Arial" w:cs="Arial"/>
          <w:sz w:val="20"/>
          <w:szCs w:val="20"/>
        </w:rPr>
        <w:t xml:space="preserve"> </w:t>
      </w:r>
    </w:p>
    <w:p w14:paraId="3E02C3E9" w14:textId="77777777" w:rsidR="00882F08" w:rsidRPr="00551E7E" w:rsidRDefault="00882F08" w:rsidP="00753C87">
      <w:pPr>
        <w:rPr>
          <w:rFonts w:ascii="Arial" w:hAnsi="Arial" w:cs="Arial"/>
          <w:sz w:val="20"/>
          <w:szCs w:val="20"/>
        </w:rPr>
      </w:pPr>
    </w:p>
    <w:p w14:paraId="5F670870" w14:textId="789988BE" w:rsidR="00921CD4" w:rsidRPr="00551E7E" w:rsidRDefault="00921CD4" w:rsidP="00753C87">
      <w:pPr>
        <w:rPr>
          <w:rFonts w:ascii="Arial" w:hAnsi="Arial" w:cs="Arial"/>
          <w:b/>
          <w:bCs/>
          <w:sz w:val="20"/>
          <w:szCs w:val="20"/>
        </w:rPr>
      </w:pPr>
      <w:r w:rsidRPr="00551E7E">
        <w:rPr>
          <w:rFonts w:ascii="Arial" w:hAnsi="Arial" w:cs="Arial"/>
          <w:b/>
          <w:bCs/>
          <w:sz w:val="20"/>
          <w:szCs w:val="20"/>
        </w:rPr>
        <w:t>C</w:t>
      </w:r>
      <w:r w:rsidR="00991F18" w:rsidRPr="00551E7E">
        <w:rPr>
          <w:rFonts w:ascii="Arial" w:hAnsi="Arial" w:cs="Arial"/>
          <w:b/>
          <w:bCs/>
          <w:sz w:val="20"/>
          <w:szCs w:val="20"/>
        </w:rPr>
        <w:t>ell Type Composition Analysis</w:t>
      </w:r>
    </w:p>
    <w:p w14:paraId="232FDE79" w14:textId="3503E187" w:rsidR="00991F18" w:rsidRPr="00551E7E" w:rsidRDefault="00555E1C" w:rsidP="00753C87">
      <w:pPr>
        <w:rPr>
          <w:rFonts w:ascii="Arial" w:hAnsi="Arial" w:cs="Arial"/>
          <w:sz w:val="20"/>
          <w:szCs w:val="20"/>
        </w:rPr>
      </w:pPr>
      <w:r w:rsidRPr="00551E7E">
        <w:rPr>
          <w:rFonts w:ascii="Arial" w:hAnsi="Arial" w:cs="Arial"/>
          <w:b/>
          <w:bCs/>
          <w:sz w:val="20"/>
          <w:szCs w:val="20"/>
        </w:rPr>
        <w:tab/>
      </w:r>
      <w:r w:rsidRPr="00551E7E">
        <w:rPr>
          <w:rFonts w:ascii="Arial" w:hAnsi="Arial" w:cs="Arial"/>
          <w:sz w:val="20"/>
          <w:szCs w:val="20"/>
        </w:rPr>
        <w:t xml:space="preserve">We calculated </w:t>
      </w:r>
      <w:r w:rsidR="008F5F53" w:rsidRPr="00551E7E">
        <w:rPr>
          <w:rFonts w:ascii="Arial" w:hAnsi="Arial" w:cs="Arial"/>
          <w:sz w:val="20"/>
          <w:szCs w:val="20"/>
        </w:rPr>
        <w:t xml:space="preserve">differences in cell population for each cluster using a logistic regression fitting a matrix </w:t>
      </w:r>
      <w:r w:rsidR="00FC1908" w:rsidRPr="00551E7E">
        <w:rPr>
          <w:rFonts w:ascii="Arial" w:hAnsi="Arial" w:cs="Arial"/>
          <w:sz w:val="20"/>
          <w:szCs w:val="20"/>
        </w:rPr>
        <w:t xml:space="preserve">of </w:t>
      </w:r>
      <w:r w:rsidR="008F5F53" w:rsidRPr="00551E7E">
        <w:rPr>
          <w:rFonts w:ascii="Arial" w:hAnsi="Arial" w:cs="Arial"/>
          <w:sz w:val="20"/>
          <w:szCs w:val="20"/>
        </w:rPr>
        <w:t xml:space="preserve">successes (number of cells in a cluster) versus failures (number of cells not in that cluster) by phase. </w:t>
      </w:r>
    </w:p>
    <w:p w14:paraId="310BC3A8" w14:textId="77777777" w:rsidR="00093DF6" w:rsidRPr="00551E7E" w:rsidRDefault="00093DF6" w:rsidP="00093DF6">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Interpretation of Temporal Abundance, Expression, and Accessibility Patterns</w:t>
      </w:r>
    </w:p>
    <w:p w14:paraId="789FB1DC" w14:textId="433EFB5E" w:rsidR="0043315D" w:rsidRPr="00093DF6" w:rsidRDefault="00093DF6"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Because sex change represents a temporal progression from males through intermediates to females, cell-type abundance, DEGs and DARs were classified according to their pairwise differences </w:t>
      </w:r>
      <w:r w:rsidRPr="00551E7E">
        <w:rPr>
          <w:rFonts w:ascii="Arial" w:eastAsia="Malgun Gothic" w:hAnsi="Arial" w:cs="Arial"/>
          <w:color w:val="auto"/>
          <w:kern w:val="0"/>
          <w:sz w:val="20"/>
          <w:szCs w:val="20"/>
          <w:lang w:eastAsia="ja-JP"/>
          <w14:ligatures w14:val="none"/>
        </w:rPr>
        <w:lastRenderedPageBreak/>
        <w:t>among these three groups (</w:t>
      </w:r>
      <w:r w:rsidRPr="00551E7E">
        <w:rPr>
          <w:rFonts w:ascii="Arial" w:eastAsia="Malgun Gothic" w:hAnsi="Arial" w:cs="Arial"/>
          <w:color w:val="auto"/>
          <w:kern w:val="0"/>
          <w:sz w:val="20"/>
          <w:szCs w:val="20"/>
          <w:highlight w:val="yellow"/>
          <w:lang w:eastAsia="ja-JP"/>
          <w14:ligatures w14:val="none"/>
        </w:rPr>
        <w:t>Appendix S</w:t>
      </w:r>
      <w:r w:rsidR="007276EA">
        <w:rPr>
          <w:rFonts w:ascii="Arial" w:eastAsia="Malgun Gothic" w:hAnsi="Arial" w:cs="Arial"/>
          <w:color w:val="auto"/>
          <w:kern w:val="0"/>
          <w:sz w:val="20"/>
          <w:szCs w:val="20"/>
          <w:lang w:eastAsia="ja-JP"/>
          <w14:ligatures w14:val="none"/>
        </w:rPr>
        <w:t>13</w:t>
      </w:r>
      <w:r w:rsidRPr="00551E7E">
        <w:rPr>
          <w:rFonts w:ascii="Arial" w:eastAsia="Malgun Gothic" w:hAnsi="Arial" w:cs="Arial"/>
          <w:color w:val="auto"/>
          <w:kern w:val="0"/>
          <w:sz w:val="20"/>
          <w:szCs w:val="20"/>
          <w:lang w:eastAsia="ja-JP"/>
          <w14:ligatures w14:val="none"/>
        </w:rPr>
        <w:t>). Features that differed between males and intermediates but not females were classified as “Early”, whereas those differing between intermediates and females but not males were classified as “Late”. Features with intermediate values between males and females were classified as “Progressive”, whereas those uniquely elevated or reduced in intermediates were classified as “Transient”. Directionality (Upregulated or Downregulated) was assigned according to whether expression or accessibility increased or decreased during sex change.</w:t>
      </w:r>
    </w:p>
    <w:p w14:paraId="0B4FEEE6" w14:textId="51092AD2" w:rsidR="0043315D" w:rsidRPr="00551E7E" w:rsidRDefault="0043315D" w:rsidP="00753C87">
      <w:pPr>
        <w:rPr>
          <w:rFonts w:ascii="Arial" w:hAnsi="Arial" w:cs="Arial"/>
          <w:b/>
          <w:bCs/>
          <w:sz w:val="20"/>
          <w:szCs w:val="20"/>
        </w:rPr>
      </w:pPr>
      <w:r w:rsidRPr="00551E7E">
        <w:rPr>
          <w:rFonts w:ascii="Arial" w:hAnsi="Arial" w:cs="Arial"/>
          <w:b/>
          <w:bCs/>
          <w:sz w:val="20"/>
          <w:szCs w:val="20"/>
        </w:rPr>
        <w:t>Integration with Anemonefish Telencephalon snRNA-seq Atlas</w:t>
      </w:r>
      <w:r w:rsidR="00860220" w:rsidRPr="00551E7E">
        <w:rPr>
          <w:rFonts w:ascii="Arial" w:hAnsi="Arial" w:cs="Arial"/>
          <w:b/>
          <w:bCs/>
          <w:sz w:val="20"/>
          <w:szCs w:val="20"/>
        </w:rPr>
        <w:t xml:space="preserve"> </w:t>
      </w:r>
      <w:r w:rsidR="00860220" w:rsidRPr="00093DF6">
        <w:rPr>
          <w:rFonts w:ascii="Arial" w:hAnsi="Arial" w:cs="Arial"/>
          <w:b/>
          <w:bCs/>
          <w:sz w:val="20"/>
          <w:szCs w:val="20"/>
          <w:highlight w:val="yellow"/>
        </w:rPr>
        <w:t>xxJustin</w:t>
      </w:r>
    </w:p>
    <w:p w14:paraId="41AC6A7D" w14:textId="77777777" w:rsidR="00093DF6" w:rsidRDefault="0043315D" w:rsidP="00753C87">
      <w:pPr>
        <w:rPr>
          <w:rFonts w:ascii="Arial" w:hAnsi="Arial" w:cs="Arial"/>
          <w:sz w:val="20"/>
          <w:szCs w:val="20"/>
          <w:u w:val="single"/>
        </w:rPr>
      </w:pPr>
      <w:commentRangeStart w:id="68"/>
      <w:r w:rsidRPr="00551E7E">
        <w:rPr>
          <w:rFonts w:ascii="Arial" w:hAnsi="Arial" w:cs="Arial"/>
          <w:sz w:val="20"/>
          <w:szCs w:val="20"/>
          <w:u w:val="single"/>
        </w:rPr>
        <w:t xml:space="preserve">Realignment of Parker 2024 to </w:t>
      </w:r>
      <w:r w:rsidRPr="00551E7E">
        <w:rPr>
          <w:rFonts w:ascii="Arial" w:hAnsi="Arial" w:cs="Arial"/>
          <w:i/>
          <w:iCs/>
          <w:sz w:val="20"/>
          <w:szCs w:val="20"/>
          <w:u w:val="single"/>
        </w:rPr>
        <w:t>A. ocellaris</w:t>
      </w:r>
      <w:r w:rsidRPr="00551E7E">
        <w:rPr>
          <w:rFonts w:ascii="Arial" w:hAnsi="Arial" w:cs="Arial"/>
          <w:sz w:val="20"/>
          <w:szCs w:val="20"/>
          <w:u w:val="single"/>
        </w:rPr>
        <w:t xml:space="preserve"> Genome</w:t>
      </w:r>
    </w:p>
    <w:p w14:paraId="649427F0" w14:textId="3426703C" w:rsidR="0043315D" w:rsidRPr="00551E7E" w:rsidRDefault="0043315D" w:rsidP="00093DF6">
      <w:pPr>
        <w:ind w:firstLine="720"/>
        <w:rPr>
          <w:rFonts w:ascii="Arial" w:hAnsi="Arial" w:cs="Arial"/>
          <w:sz w:val="20"/>
          <w:szCs w:val="20"/>
        </w:rPr>
      </w:pPr>
      <w:r w:rsidRPr="00551E7E">
        <w:rPr>
          <w:rFonts w:ascii="Arial" w:hAnsi="Arial" w:cs="Arial"/>
          <w:sz w:val="20"/>
          <w:szCs w:val="20"/>
        </w:rPr>
        <w:t xml:space="preserve"> Because the data published in Parker 2024 was sequenced prior to an </w:t>
      </w:r>
      <w:r w:rsidRPr="00551E7E">
        <w:rPr>
          <w:rFonts w:ascii="Arial" w:hAnsi="Arial" w:cs="Arial"/>
          <w:i/>
          <w:iCs/>
          <w:sz w:val="20"/>
          <w:szCs w:val="20"/>
        </w:rPr>
        <w:t xml:space="preserve">Amphiprion ocellaris </w:t>
      </w:r>
      <w:r w:rsidRPr="00551E7E">
        <w:rPr>
          <w:rFonts w:ascii="Arial" w:hAnsi="Arial" w:cs="Arial"/>
          <w:sz w:val="20"/>
          <w:szCs w:val="20"/>
        </w:rPr>
        <w:t xml:space="preserve">genome being available, the data in that publication were aligned to an </w:t>
      </w:r>
      <w:r w:rsidRPr="00551E7E">
        <w:rPr>
          <w:rFonts w:ascii="Arial" w:hAnsi="Arial" w:cs="Arial"/>
          <w:i/>
          <w:iCs/>
          <w:sz w:val="20"/>
          <w:szCs w:val="20"/>
        </w:rPr>
        <w:t xml:space="preserve">Amphiprion percula </w:t>
      </w:r>
      <w:r w:rsidRPr="00551E7E">
        <w:rPr>
          <w:rFonts w:ascii="Arial" w:hAnsi="Arial" w:cs="Arial"/>
          <w:sz w:val="20"/>
          <w:szCs w:val="20"/>
        </w:rPr>
        <w:t xml:space="preserve">genome while the data in this work were aligned to the </w:t>
      </w:r>
      <w:r w:rsidRPr="00551E7E">
        <w:rPr>
          <w:rFonts w:ascii="Arial" w:hAnsi="Arial" w:cs="Arial"/>
          <w:i/>
          <w:iCs/>
          <w:sz w:val="20"/>
          <w:szCs w:val="20"/>
        </w:rPr>
        <w:t>A. ocellaris</w:t>
      </w:r>
      <w:r w:rsidRPr="00551E7E">
        <w:rPr>
          <w:rFonts w:ascii="Arial" w:hAnsi="Arial" w:cs="Arial"/>
          <w:sz w:val="20"/>
          <w:szCs w:val="20"/>
        </w:rPr>
        <w:t xml:space="preserve"> genome. To remedy this, raw reads were realigned to the </w:t>
      </w:r>
      <w:r w:rsidRPr="00551E7E">
        <w:rPr>
          <w:rFonts w:ascii="Arial" w:hAnsi="Arial" w:cs="Arial"/>
          <w:i/>
          <w:iCs/>
          <w:sz w:val="20"/>
          <w:szCs w:val="20"/>
        </w:rPr>
        <w:t>Amphiprion ocellaris</w:t>
      </w:r>
      <w:r w:rsidRPr="00551E7E">
        <w:rPr>
          <w:rFonts w:ascii="Arial" w:hAnsi="Arial" w:cs="Arial"/>
          <w:sz w:val="20"/>
          <w:szCs w:val="20"/>
        </w:rPr>
        <w:t xml:space="preserve"> RefSeq genome assembly (GCF_022539595.1). </w:t>
      </w:r>
      <w:commentRangeEnd w:id="68"/>
      <w:r w:rsidRPr="00551E7E">
        <w:rPr>
          <w:rStyle w:val="CommentReference"/>
          <w:rFonts w:ascii="Arial" w:hAnsi="Arial" w:cs="Arial"/>
          <w:sz w:val="20"/>
          <w:szCs w:val="20"/>
        </w:rPr>
        <w:commentReference w:id="68"/>
      </w:r>
      <w:r w:rsidRPr="00551E7E">
        <w:rPr>
          <w:rFonts w:ascii="Arial" w:hAnsi="Arial" w:cs="Arial"/>
          <w:sz w:val="20"/>
          <w:szCs w:val="20"/>
        </w:rPr>
        <w:t xml:space="preserve">To maintain continuity between the two publications, we used the same dimensional reductions and clusters as in that publication, with the only difference being the genome annotation, </w:t>
      </w:r>
    </w:p>
    <w:p w14:paraId="2F041229" w14:textId="77777777" w:rsidR="0043315D" w:rsidRPr="00551E7E" w:rsidRDefault="0043315D" w:rsidP="00753C87">
      <w:pPr>
        <w:rPr>
          <w:rFonts w:ascii="Arial" w:hAnsi="Arial" w:cs="Arial"/>
          <w:b/>
          <w:bCs/>
          <w:sz w:val="20"/>
          <w:szCs w:val="20"/>
        </w:rPr>
      </w:pPr>
    </w:p>
    <w:p w14:paraId="5BFFC591" w14:textId="77777777" w:rsidR="0043315D" w:rsidRPr="00551E7E" w:rsidRDefault="0043315D" w:rsidP="00753C87">
      <w:pPr>
        <w:rPr>
          <w:rFonts w:ascii="Arial" w:hAnsi="Arial" w:cs="Arial"/>
          <w:sz w:val="20"/>
          <w:szCs w:val="20"/>
        </w:rPr>
      </w:pPr>
      <w:r w:rsidRPr="00551E7E">
        <w:rPr>
          <w:rFonts w:ascii="Arial" w:hAnsi="Arial" w:cs="Arial"/>
          <w:sz w:val="20"/>
          <w:szCs w:val="20"/>
          <w:u w:val="single"/>
        </w:rPr>
        <w:t xml:space="preserve">Visium HD </w:t>
      </w:r>
      <w:r w:rsidRPr="00551E7E">
        <w:rPr>
          <w:rFonts w:ascii="Arial" w:hAnsi="Arial" w:cs="Arial"/>
          <w:sz w:val="20"/>
          <w:szCs w:val="20"/>
        </w:rPr>
        <w:t>Visium HD mapping was performed the same way as described in “Projection of snMultiome Data Onto VisiumHD Data” using the parent clusters from Parker 2024. The only difference between the two analyses was when mapping from Parker 2024 to the Visium HD data, we no longer removed dissected regions from the Visium HD data since Parker 2024 was an atlas of the whole telencephalon.</w:t>
      </w:r>
    </w:p>
    <w:p w14:paraId="31298633" w14:textId="77777777" w:rsidR="00A73A92" w:rsidRPr="00551E7E" w:rsidRDefault="00A73A92" w:rsidP="00753C87">
      <w:pPr>
        <w:rPr>
          <w:rFonts w:ascii="Arial" w:hAnsi="Arial" w:cs="Arial"/>
          <w:sz w:val="20"/>
          <w:szCs w:val="20"/>
        </w:rPr>
      </w:pPr>
    </w:p>
    <w:p w14:paraId="0E37BCCE" w14:textId="77777777" w:rsidR="00093DF6" w:rsidRDefault="0043315D" w:rsidP="00753C87">
      <w:pPr>
        <w:rPr>
          <w:rFonts w:ascii="Arial" w:hAnsi="Arial" w:cs="Arial"/>
          <w:sz w:val="20"/>
          <w:szCs w:val="20"/>
          <w:u w:val="single"/>
        </w:rPr>
      </w:pPr>
      <w:r w:rsidRPr="00551E7E">
        <w:rPr>
          <w:rFonts w:ascii="Arial" w:hAnsi="Arial" w:cs="Arial"/>
          <w:sz w:val="20"/>
          <w:szCs w:val="20"/>
          <w:u w:val="single"/>
        </w:rPr>
        <w:t xml:space="preserve">Label Transfer with Multiome Object </w:t>
      </w:r>
    </w:p>
    <w:p w14:paraId="6318E95F" w14:textId="00F6917B" w:rsidR="0043315D" w:rsidRPr="00551E7E" w:rsidRDefault="005225B0" w:rsidP="00093DF6">
      <w:pPr>
        <w:ind w:firstLine="720"/>
        <w:rPr>
          <w:rFonts w:ascii="Arial" w:hAnsi="Arial" w:cs="Arial"/>
          <w:sz w:val="20"/>
          <w:szCs w:val="20"/>
        </w:rPr>
      </w:pPr>
      <w:r w:rsidRPr="00551E7E">
        <w:rPr>
          <w:rFonts w:ascii="Arial" w:hAnsi="Arial" w:cs="Arial"/>
          <w:sz w:val="20"/>
          <w:szCs w:val="20"/>
        </w:rPr>
        <w:t>To map cell types between datasets, c</w:t>
      </w:r>
      <w:r w:rsidR="00A73A92" w:rsidRPr="00551E7E">
        <w:rPr>
          <w:rFonts w:ascii="Arial" w:hAnsi="Arial" w:cs="Arial"/>
          <w:sz w:val="20"/>
          <w:szCs w:val="20"/>
        </w:rPr>
        <w:t xml:space="preserve">luster labels were transferred using Seurat’s label transfer functionality. First, transfer anchors were calculated using the FindTransferAnchors function with dims = 1:30, reference.reduction = “pca”, and features = rownames(reference object) specified. Next, the “TransferData” function was used to transfer the labels using dims = 1:30. Finally, predicted clusters were labeled using the “predicted.id” output from “TransferData”. We did this in both directions from multiome to Parker 2024, and from both parent and child clusters from Parker 2024 to the multiome object. </w:t>
      </w:r>
    </w:p>
    <w:p w14:paraId="399DBFC6" w14:textId="77777777" w:rsidR="00A73A92" w:rsidRPr="00551E7E" w:rsidRDefault="00A73A92" w:rsidP="00753C87">
      <w:pPr>
        <w:rPr>
          <w:rFonts w:ascii="Arial" w:hAnsi="Arial" w:cs="Arial"/>
          <w:sz w:val="20"/>
          <w:szCs w:val="20"/>
        </w:rPr>
      </w:pPr>
    </w:p>
    <w:p w14:paraId="2C05DA04" w14:textId="77777777" w:rsidR="00093DF6" w:rsidRDefault="00A73A92" w:rsidP="00753C87">
      <w:pPr>
        <w:rPr>
          <w:rFonts w:ascii="Arial" w:hAnsi="Arial" w:cs="Arial"/>
          <w:sz w:val="20"/>
          <w:szCs w:val="20"/>
          <w:u w:val="single"/>
        </w:rPr>
      </w:pPr>
      <w:r w:rsidRPr="00551E7E">
        <w:rPr>
          <w:rFonts w:ascii="Arial" w:hAnsi="Arial" w:cs="Arial"/>
          <w:sz w:val="20"/>
          <w:szCs w:val="20"/>
          <w:u w:val="single"/>
        </w:rPr>
        <w:t xml:space="preserve">Mutual Best Hits </w:t>
      </w:r>
    </w:p>
    <w:p w14:paraId="7B80D306" w14:textId="2BDBD84D" w:rsidR="00A73A92" w:rsidRPr="00551E7E" w:rsidRDefault="00A73A92" w:rsidP="00093DF6">
      <w:pPr>
        <w:ind w:firstLine="720"/>
        <w:rPr>
          <w:rFonts w:ascii="Arial" w:hAnsi="Arial" w:cs="Arial"/>
          <w:sz w:val="20"/>
          <w:szCs w:val="20"/>
        </w:rPr>
      </w:pPr>
      <w:r w:rsidRPr="00551E7E">
        <w:rPr>
          <w:rFonts w:ascii="Arial" w:hAnsi="Arial" w:cs="Arial"/>
          <w:sz w:val="20"/>
          <w:szCs w:val="20"/>
        </w:rPr>
        <w:t xml:space="preserve">To </w:t>
      </w:r>
      <w:r w:rsidR="005225B0" w:rsidRPr="00551E7E">
        <w:rPr>
          <w:rFonts w:ascii="Arial" w:hAnsi="Arial" w:cs="Arial"/>
          <w:sz w:val="20"/>
          <w:szCs w:val="20"/>
        </w:rPr>
        <w:t>identify clusters with strong concurrence between Parker 2024 and the multiome object, we constructed a contingency table cross tabulating each datasets native cluster assignments against the corresponding predicted labels the other dataset. The best hit was then defined as the predicted cluster receiving the highest proportion of that clusters cells. A pair of clusters were then considered mutual best hits if each cluster was independently identified as the others best match. This was done at both parent and child cluster levels.</w:t>
      </w:r>
    </w:p>
    <w:p w14:paraId="76BDB8B7" w14:textId="77777777" w:rsidR="0043315D" w:rsidRPr="00551E7E" w:rsidRDefault="0043315D" w:rsidP="00753C87">
      <w:pPr>
        <w:rPr>
          <w:rFonts w:ascii="Arial" w:hAnsi="Arial" w:cs="Arial"/>
          <w:sz w:val="20"/>
          <w:szCs w:val="20"/>
        </w:rPr>
      </w:pPr>
    </w:p>
    <w:p w14:paraId="3E64FA78" w14:textId="77777777" w:rsidR="00921CD4" w:rsidRPr="00551E7E" w:rsidRDefault="00921CD4" w:rsidP="002B52D9">
      <w:pPr>
        <w:rPr>
          <w:rFonts w:ascii="Arial" w:hAnsi="Arial" w:cs="Arial"/>
          <w:b/>
          <w:bCs/>
          <w:sz w:val="20"/>
          <w:szCs w:val="20"/>
          <w:lang w:eastAsia="ja-JP"/>
        </w:rPr>
      </w:pPr>
      <w:r w:rsidRPr="00551E7E">
        <w:rPr>
          <w:rFonts w:ascii="Arial" w:hAnsi="Arial" w:cs="Arial"/>
          <w:b/>
          <w:bCs/>
          <w:sz w:val="20"/>
          <w:szCs w:val="20"/>
          <w:lang w:eastAsia="ja-JP"/>
        </w:rPr>
        <w:t>DEG Analysis</w:t>
      </w:r>
    </w:p>
    <w:p w14:paraId="5A0024B0" w14:textId="2FF09C39" w:rsidR="002B52D9" w:rsidRPr="00551E7E" w:rsidRDefault="00921CD4" w:rsidP="002B52D9">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calculate differentially expressed genes (DEGs), we used a similar approach to Parker et al.</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{"citationID":"FBMcnYbn","properties":{"unsorted":false,"formattedCitation":"(5)","plainCitation":"(5)","noteIndex":0},"citationItems":[{"id":3227,"uris":["http://zotero.org/users/11313215/items/RWMZ9QFA"],"itemData":{"id":3227,"type":"article-journal","abstract":"BACKGROUND: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sz w:val="20"/>
          <w:szCs w:val="20"/>
          <w:lang w:eastAsia="ja-JP"/>
        </w:rPr>
        <w:t>(5)</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Johnson et al.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{"citationID":"ypAhlNF0","properties":{"formattedCitation":"(60)","plainCitation":"(60)","noteIndex":0},"citationItems":[{"id":374,"uris":["http://zotero.org/users/11313215/items/YNY22WA2"],"itemData":{"id":374,"type":"article-journal","abstract":"Social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(60)</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and Connolly et al.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{"citationID":"fBAI2p66","properties":{"unsorted":false,"formattedCitation":"(61)","plainCitation":"(61)","noteIndex":0},"citationItems":[{"id":6499,"uris":["http://zotero.org/users/11313215/items/UEWU6DK3"],"itemData":{"id":6499,"type":"article-journal","abstract":"Acute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(61)</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For each cluster, we used a negative binomial mixed regression using the “glmer” package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{"citationID":"5Hb4v1ar","properties":{"formattedCitation":"(62)","plainCitation":"(62)","noteIndex":0},"citationItems":[{"id":2510,"uris":["http://zotero.org/users/11313215/items/TTU6U7SR"],"itemData":{"id":2510,"type":"software","abstract":"Fit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w:instrText>
      </w:r>
      <w:r w:rsidR="00170D0A">
        <w:rPr>
          <w:rFonts w:ascii="Arial" w:eastAsia="Malgun Gothic" w:hAnsi="Arial" w:cs="Arial" w:hint="eastAsia"/>
          <w:color w:val="auto"/>
          <w:kern w:val="0"/>
          <w:sz w:val="20"/>
          <w:szCs w:val="20"/>
          <w:lang w:eastAsia="ja-JP"/>
          <w14:ligatures w14:val="none"/>
        </w:rPr>
        <w:instrText>algebra and 'RcppEigen' \"glue\".","license":"GPL-2 | GPL-3 [expanded from: GPL (</w:instrText>
      </w:r>
      <w:r w:rsidR="00170D0A">
        <w:rPr>
          <w:rFonts w:ascii="Arial" w:eastAsia="Malgun Gothic" w:hAnsi="Arial" w:cs="Arial" w:hint="eastAsia"/>
          <w:color w:val="auto"/>
          <w:kern w:val="0"/>
          <w:sz w:val="20"/>
          <w:szCs w:val="20"/>
          <w:lang w:eastAsia="ja-JP"/>
          <w14:ligatures w14:val="none"/>
        </w:rPr>
        <w:instrText>≥</w:instrText>
      </w:r>
      <w:r w:rsidR="00170D0A">
        <w:rPr>
          <w:rFonts w:ascii="Arial" w:eastAsia="Malgun Gothic" w:hAnsi="Arial" w:cs="Arial" w:hint="eastAsia"/>
          <w:color w:val="auto"/>
          <w:kern w:val="0"/>
          <w:sz w:val="20"/>
          <w:szCs w:val="20"/>
          <w:lang w:eastAsia="ja-JP"/>
          <w14:ligatures w14:val="none"/>
        </w:rPr>
        <w:instrText xml:space="preserve"> 2)]","source":"R-Packages","title":"lme4: Linear Mixed-Effects Models using 'Eigen' and S4","title-short":"lme4","URL":"https://cran.r-project.org/web/packages/lme4/index.h</w:instrText>
      </w:r>
      <w:r w:rsidR="00170D0A">
        <w:rPr>
          <w:rFonts w:ascii="Arial" w:eastAsia="Malgun Gothic" w:hAnsi="Arial" w:cs="Arial"/>
          <w:color w:val="auto"/>
          <w:kern w:val="0"/>
          <w:sz w:val="20"/>
          <w:szCs w:val="20"/>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(62)</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551E7E">
        <w:rPr>
          <w:rFonts w:ascii="Arial" w:eastAsia="Malgun Gothic" w:hAnsi="Arial" w:cs="Arial"/>
          <w:i/>
          <w:color w:val="auto"/>
          <w:kern w:val="0"/>
          <w:sz w:val="20"/>
          <w:szCs w:val="20"/>
          <w:lang w:eastAsia="ja-JP"/>
          <w14:ligatures w14:val="none"/>
        </w:rPr>
        <w:t>q-</w:t>
      </w:r>
      <w:r w:rsidRPr="00551E7E">
        <w:rPr>
          <w:rFonts w:ascii="Arial" w:eastAsia="Malgun Gothic" w:hAnsi="Arial" w:cs="Arial"/>
          <w:color w:val="auto"/>
          <w:kern w:val="0"/>
          <w:sz w:val="20"/>
          <w:szCs w:val="20"/>
          <w:lang w:eastAsia="ja-JP"/>
          <w14:ligatures w14:val="none"/>
        </w:rPr>
        <w:t xml:space="preserve">value)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{"citationID":"YgQMrcyW","properties":{"formattedCitation":"(51)","plainCitation":"(51)","noteIndex":0},"citationItems":[{"id":2523,"uris":["http://zotero.org/users/11313215/items/VFIVI5RB"],"itemData":{"id":2523,"type":"article-journal","abstract":"The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(51)</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for the “Phase” term was calculated within each cluster. A gene was considered a DEG if the </w:t>
      </w:r>
      <w:r w:rsidRPr="00551E7E">
        <w:rPr>
          <w:rFonts w:ascii="Arial" w:eastAsia="Malgun Gothic" w:hAnsi="Arial" w:cs="Arial"/>
          <w:i/>
          <w:color w:val="auto"/>
          <w:kern w:val="0"/>
          <w:sz w:val="20"/>
          <w:szCs w:val="20"/>
          <w:lang w:eastAsia="ja-JP"/>
          <w14:ligatures w14:val="none"/>
        </w:rPr>
        <w:t>q-</w:t>
      </w:r>
      <w:r w:rsidRPr="00551E7E">
        <w:rPr>
          <w:rFonts w:ascii="Arial" w:eastAsia="Malgun Gothic" w:hAnsi="Arial" w:cs="Arial"/>
          <w:color w:val="auto"/>
          <w:kern w:val="0"/>
          <w:sz w:val="20"/>
          <w:szCs w:val="20"/>
          <w:lang w:eastAsia="ja-JP"/>
          <w14:ligatures w14:val="none"/>
        </w:rPr>
        <w:t xml:space="preserve">value of </w:t>
      </w:r>
      <w:r w:rsidR="00B57B95" w:rsidRPr="00551E7E">
        <w:rPr>
          <w:rFonts w:ascii="Arial" w:eastAsia="Malgun Gothic" w:hAnsi="Arial" w:cs="Arial"/>
          <w:color w:val="auto"/>
          <w:kern w:val="0"/>
          <w:sz w:val="20"/>
          <w:szCs w:val="20"/>
          <w:lang w:eastAsia="ja-JP"/>
          <w14:ligatures w14:val="none"/>
        </w:rPr>
        <w:t>type-III tests was</w:t>
      </w:r>
      <w:r w:rsidRPr="00551E7E">
        <w:rPr>
          <w:rFonts w:ascii="Arial" w:eastAsia="Malgun Gothic" w:hAnsi="Arial" w:cs="Arial"/>
          <w:color w:val="auto"/>
          <w:kern w:val="0"/>
          <w:sz w:val="20"/>
          <w:szCs w:val="20"/>
          <w:lang w:eastAsia="ja-JP"/>
          <w14:ligatures w14:val="none"/>
        </w:rPr>
        <w:t xml:space="preserve"> &lt; 0.05</w:t>
      </w:r>
      <w:r w:rsidR="00B57B95" w:rsidRPr="00551E7E">
        <w:rPr>
          <w:rFonts w:ascii="Arial" w:eastAsia="Malgun Gothic" w:hAnsi="Arial" w:cs="Arial"/>
          <w:color w:val="auto"/>
          <w:kern w:val="0"/>
          <w:sz w:val="20"/>
          <w:szCs w:val="20"/>
          <w:lang w:eastAsia="ja-JP"/>
          <w14:ligatures w14:val="none"/>
        </w:rPr>
        <w:t xml:space="preserve"> and</w:t>
      </w:r>
      <w:r w:rsidRPr="00551E7E">
        <w:rPr>
          <w:rFonts w:ascii="Arial" w:eastAsia="Malgun Gothic" w:hAnsi="Arial" w:cs="Arial"/>
          <w:color w:val="auto"/>
          <w:kern w:val="0"/>
          <w:sz w:val="20"/>
          <w:szCs w:val="20"/>
          <w:lang w:eastAsia="ja-JP"/>
          <w14:ligatures w14:val="none"/>
        </w:rPr>
        <w:t xml:space="preserve"> the model successfully converged</w:t>
      </w:r>
      <w:r w:rsidR="002B52D9" w:rsidRPr="00551E7E">
        <w:rPr>
          <w:rFonts w:ascii="Arial" w:eastAsia="Malgun Gothic" w:hAnsi="Arial" w:cs="Arial"/>
          <w:color w:val="auto"/>
          <w:kern w:val="0"/>
          <w:sz w:val="20"/>
          <w:szCs w:val="20"/>
          <w:lang w:eastAsia="ja-JP"/>
          <w14:ligatures w14:val="none"/>
        </w:rPr>
        <w:t>.</w:t>
      </w:r>
    </w:p>
    <w:p w14:paraId="332F4481" w14:textId="0313E4CF" w:rsidR="002B52D9" w:rsidRPr="00551E7E" w:rsidRDefault="002B52D9" w:rsidP="002B52D9">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Differentially Accessible Region (DAR) Analysis</w:t>
      </w:r>
    </w:p>
    <w:p w14:paraId="0B2B6587" w14:textId="2D3D997D" w:rsidR="002B52D9" w:rsidRPr="00551E7E" w:rsidRDefault="002B52D9"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D, and F vs. D) were tested using quasi-likelihood F-tests (glmQLFTest()), and </w:t>
      </w:r>
      <w:r w:rsidRPr="00551E7E">
        <w:rPr>
          <w:rFonts w:ascii="Arial" w:eastAsia="Malgun Gothic" w:hAnsi="Arial" w:cs="Arial"/>
          <w:color w:val="auto"/>
          <w:kern w:val="0"/>
          <w:sz w:val="20"/>
          <w:szCs w:val="20"/>
          <w:lang w:eastAsia="ja-JP"/>
          <w14:ligatures w14:val="none"/>
        </w:rPr>
        <w:lastRenderedPageBreak/>
        <w:t>peaks with a false discovery rate (FDR) &lt; 0.20 in any comparison were considered differentially accessible.</w:t>
      </w:r>
    </w:p>
    <w:p w14:paraId="3FF8ECEE" w14:textId="77777777" w:rsidR="002B52D9" w:rsidRPr="00551E7E" w:rsidRDefault="002B52D9" w:rsidP="002B52D9">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Integration of Differential Gene Expression and Chromatin Accessibility</w:t>
      </w:r>
    </w:p>
    <w:p w14:paraId="4BA63D27" w14:textId="2724F26D" w:rsidR="002B52D9" w:rsidRPr="00551E7E" w:rsidRDefault="002B52D9"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351E13DB" w14:textId="4568E3D2" w:rsidR="002B52D9" w:rsidRPr="00551E7E" w:rsidRDefault="002B52D9" w:rsidP="002B52D9">
      <w:pPr>
        <w:spacing w:after="16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0D8C3E4B" w14:textId="4D656C21" w:rsidR="00E051B3" w:rsidRPr="00551E7E" w:rsidRDefault="00E051B3" w:rsidP="002B52D9">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Machine Learning Analysis of Temporal Course of Sex Change</w:t>
      </w:r>
    </w:p>
    <w:p w14:paraId="21E60692" w14:textId="7DCDAF94" w:rsidR="00415AF2" w:rsidRPr="00551E7E" w:rsidRDefault="00E57312"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estimate the temporal order of se</w:t>
      </w:r>
      <w:r w:rsidR="0080702E" w:rsidRPr="00551E7E">
        <w:rPr>
          <w:rFonts w:ascii="Arial" w:eastAsia="Malgun Gothic" w:hAnsi="Arial" w:cs="Arial"/>
          <w:color w:val="auto"/>
          <w:kern w:val="0"/>
          <w:sz w:val="20"/>
          <w:szCs w:val="20"/>
          <w:lang w:eastAsia="ja-JP"/>
          <w14:ligatures w14:val="none"/>
        </w:rPr>
        <w:t xml:space="preserve">x change in each of our multiome clusters, we used a machine learning approach to ask weather </w:t>
      </w:r>
      <w:r w:rsidR="00CD494C" w:rsidRPr="00551E7E">
        <w:rPr>
          <w:rFonts w:ascii="Arial" w:eastAsia="Malgun Gothic" w:hAnsi="Arial" w:cs="Arial"/>
          <w:color w:val="auto"/>
          <w:kern w:val="0"/>
          <w:sz w:val="20"/>
          <w:szCs w:val="20"/>
          <w:lang w:eastAsia="ja-JP"/>
          <w14:ligatures w14:val="none"/>
        </w:rPr>
        <w:t>intermediates in a given cluster were more similar to males or females.</w:t>
      </w:r>
      <w:r w:rsidR="001856E9" w:rsidRPr="00551E7E">
        <w:rPr>
          <w:rFonts w:ascii="Arial" w:hAnsi="Arial" w:cs="Arial"/>
          <w:sz w:val="20"/>
          <w:szCs w:val="20"/>
        </w:rPr>
        <w:t xml:space="preserve"> </w:t>
      </w:r>
      <w:r w:rsidR="001856E9" w:rsidRPr="00551E7E">
        <w:rPr>
          <w:rFonts w:ascii="Arial" w:eastAsia="Malgun Gothic" w:hAnsi="Arial" w:cs="Arial"/>
          <w:color w:val="auto"/>
          <w:kern w:val="0"/>
          <w:sz w:val="20"/>
          <w:szCs w:val="20"/>
          <w:lang w:eastAsia="ja-JP"/>
          <w14:ligatures w14:val="none"/>
        </w:rPr>
        <w:t>For each cluster, we constructed a feature matrix in which rows corresponded to individuals and columns corresponded to DEGs</w:t>
      </w:r>
      <w:r w:rsidR="00CE5A22" w:rsidRPr="00551E7E">
        <w:rPr>
          <w:rFonts w:ascii="Arial" w:eastAsia="Malgun Gothic" w:hAnsi="Arial" w:cs="Arial"/>
          <w:color w:val="auto"/>
          <w:kern w:val="0"/>
          <w:sz w:val="20"/>
          <w:szCs w:val="20"/>
          <w:lang w:eastAsia="ja-JP"/>
          <w14:ligatures w14:val="none"/>
        </w:rPr>
        <w:t xml:space="preserve"> or </w:t>
      </w:r>
      <w:r w:rsidR="001856E9" w:rsidRPr="00551E7E">
        <w:rPr>
          <w:rFonts w:ascii="Arial" w:eastAsia="Malgun Gothic" w:hAnsi="Arial" w:cs="Arial"/>
          <w:color w:val="auto"/>
          <w:kern w:val="0"/>
          <w:sz w:val="20"/>
          <w:szCs w:val="20"/>
          <w:lang w:eastAsia="ja-JP"/>
          <w14:ligatures w14:val="none"/>
        </w:rPr>
        <w:t xml:space="preserve">DARs that </w:t>
      </w:r>
      <w:r w:rsidR="001225C7" w:rsidRPr="00551E7E">
        <w:rPr>
          <w:rFonts w:ascii="Arial" w:eastAsia="Malgun Gothic" w:hAnsi="Arial" w:cs="Arial"/>
          <w:color w:val="auto"/>
          <w:kern w:val="0"/>
          <w:sz w:val="20"/>
          <w:szCs w:val="20"/>
          <w:lang w:eastAsia="ja-JP"/>
          <w14:ligatures w14:val="none"/>
        </w:rPr>
        <w:t xml:space="preserve">significantly differed between males and females. </w:t>
      </w:r>
      <w:r w:rsidR="00024751" w:rsidRPr="00551E7E">
        <w:rPr>
          <w:rFonts w:ascii="Arial" w:eastAsia="Malgun Gothic" w:hAnsi="Arial" w:cs="Arial"/>
          <w:color w:val="auto"/>
          <w:kern w:val="0"/>
          <w:sz w:val="20"/>
          <w:szCs w:val="20"/>
          <w:lang w:eastAsia="ja-JP"/>
          <w14:ligatures w14:val="none"/>
        </w:rPr>
        <w:t>Then,</w:t>
      </w:r>
      <w:r w:rsidR="00C91E74" w:rsidRPr="00551E7E">
        <w:rPr>
          <w:rFonts w:ascii="Arial" w:eastAsia="Malgun Gothic" w:hAnsi="Arial" w:cs="Arial"/>
          <w:color w:val="auto"/>
          <w:kern w:val="0"/>
          <w:sz w:val="20"/>
          <w:szCs w:val="20"/>
          <w:lang w:eastAsia="ja-JP"/>
          <w14:ligatures w14:val="none"/>
        </w:rPr>
        <w:t xml:space="preserve"> using the Python package “</w:t>
      </w:r>
      <w:r w:rsidR="001856E9" w:rsidRPr="00551E7E">
        <w:rPr>
          <w:rFonts w:ascii="Arial" w:eastAsia="Malgun Gothic" w:hAnsi="Arial" w:cs="Arial"/>
          <w:color w:val="auto"/>
          <w:kern w:val="0"/>
          <w:sz w:val="20"/>
          <w:szCs w:val="20"/>
          <w:lang w:eastAsia="ja-JP"/>
          <w14:ligatures w14:val="none"/>
        </w:rPr>
        <w:t>scikit-learn</w:t>
      </w:r>
      <w:r w:rsidR="00C91E74" w:rsidRPr="00551E7E">
        <w:rPr>
          <w:rFonts w:ascii="Arial" w:eastAsia="Malgun Gothic" w:hAnsi="Arial" w:cs="Arial"/>
          <w:color w:val="auto"/>
          <w:kern w:val="0"/>
          <w:sz w:val="20"/>
          <w:szCs w:val="20"/>
          <w:lang w:eastAsia="ja-JP"/>
          <w14:ligatures w14:val="none"/>
        </w:rPr>
        <w:t>”</w:t>
      </w:r>
      <w:r w:rsidR="00C91E74"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{"citationID":"6OOzRzKI","properties":{"unsorted":false,"formattedCitation":"(63)","plainCitation":"(63)","noteIndex":0},"citationItems":[{"id":3963,"uris":["http://zotero.org/users/11313215/items/IAC3W7EZ"],"itemData":{"id":3963,"type":"article-journal","abstract":"Scikit-learn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Research","ISSN":"1533-7928","issue":"85","page":"2825-2830","source":"www.jmlr.org","title":"Scikit-learn: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C91E74"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(63)</w:t>
      </w:r>
      <w:r w:rsidR="00C91E74" w:rsidRPr="00551E7E">
        <w:rPr>
          <w:rFonts w:ascii="Arial" w:eastAsia="Malgun Gothic" w:hAnsi="Arial" w:cs="Arial"/>
          <w:color w:val="auto"/>
          <w:kern w:val="0"/>
          <w:sz w:val="20"/>
          <w:szCs w:val="20"/>
          <w:lang w:eastAsia="ja-JP"/>
          <w14:ligatures w14:val="none"/>
        </w:rPr>
        <w:fldChar w:fldCharType="end"/>
      </w:r>
      <w:r w:rsidR="00024751" w:rsidRPr="00551E7E">
        <w:rPr>
          <w:rFonts w:ascii="Arial" w:eastAsia="Malgun Gothic" w:hAnsi="Arial" w:cs="Arial"/>
          <w:color w:val="auto"/>
          <w:kern w:val="0"/>
          <w:sz w:val="20"/>
          <w:szCs w:val="20"/>
          <w:lang w:eastAsia="ja-JP"/>
          <w14:ligatures w14:val="none"/>
        </w:rPr>
        <w:t xml:space="preserve"> </w:t>
      </w:r>
      <w:r w:rsidR="00415AF2" w:rsidRPr="00551E7E">
        <w:rPr>
          <w:rFonts w:ascii="Arial" w:eastAsia="Malgun Gothic" w:hAnsi="Arial" w:cs="Arial"/>
          <w:color w:val="auto"/>
          <w:kern w:val="0"/>
          <w:sz w:val="20"/>
          <w:szCs w:val="20"/>
          <w:lang w:eastAsia="ja-JP"/>
          <w14:ligatures w14:val="none"/>
        </w:rPr>
        <w:t>we standardized each feature matrix (StandardScaler), encoded sex as a binary variable (male = 0, female = 1), and trained logistic regression classifiers (LogisticRegression; C = 10, solver = "lbfgs"). We then predicted the sex of each intermediate individual using predict_proba.</w:t>
      </w:r>
    </w:p>
    <w:p w14:paraId="147EB0E6" w14:textId="49FC1A6A" w:rsidR="00264867" w:rsidRPr="00551E7E" w:rsidRDefault="00415AF2" w:rsidP="00415AF2">
      <w:pPr>
        <w:spacing w:after="16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restrict our analysis to high-confidence clusters, we additionally performed a leave-one-out procedure in which we iteratively refit the classifier while holding out one male or one female individual at a time and predicted its sex. We retained a cluster only if the mean predicted probability across held-out males was within 0.1 of 0 and the mean predicted probability across held-out females was within 0.1 of 1.</w:t>
      </w:r>
      <w:r w:rsidR="002D4401" w:rsidRPr="00551E7E">
        <w:rPr>
          <w:rFonts w:ascii="Arial" w:eastAsia="Malgun Gothic" w:hAnsi="Arial" w:cs="Arial"/>
          <w:color w:val="auto"/>
          <w:kern w:val="0"/>
          <w:sz w:val="20"/>
          <w:szCs w:val="20"/>
          <w:lang w:eastAsia="ja-JP"/>
          <w14:ligatures w14:val="none"/>
        </w:rPr>
        <w:t xml:space="preserve"> We interpreted each cluster's mean prediction for intermediates as proxy for progression toward the female state at 6 months.</w:t>
      </w:r>
    </w:p>
    <w:p w14:paraId="648C6C68" w14:textId="2AC290BC" w:rsidR="004634AC" w:rsidRPr="00551E7E" w:rsidRDefault="004634AC" w:rsidP="00415AF2">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Subclustering</w:t>
      </w:r>
      <w:r w:rsidR="00555E1C" w:rsidRPr="00551E7E">
        <w:rPr>
          <w:rFonts w:ascii="Arial" w:eastAsia="Malgun Gothic" w:hAnsi="Arial" w:cs="Arial"/>
          <w:b/>
          <w:bCs/>
          <w:color w:val="auto"/>
          <w:kern w:val="0"/>
          <w:sz w:val="20"/>
          <w:szCs w:val="20"/>
          <w:lang w:eastAsia="ja-JP"/>
          <w14:ligatures w14:val="none"/>
        </w:rPr>
        <w:t xml:space="preserve"> 1_RGC</w:t>
      </w:r>
    </w:p>
    <w:p w14:paraId="702941E9" w14:textId="72F027E3" w:rsidR="004634AC" w:rsidRPr="00551E7E" w:rsidRDefault="0071780B" w:rsidP="0071780B">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We subclustered 1_RGC using Seurat’s FindSubC</w:t>
      </w:r>
      <w:r w:rsidR="00B26804" w:rsidRPr="00551E7E">
        <w:rPr>
          <w:rFonts w:ascii="Arial" w:eastAsia="Malgun Gothic" w:hAnsi="Arial" w:cs="Arial"/>
          <w:color w:val="auto"/>
          <w:kern w:val="0"/>
          <w:sz w:val="20"/>
          <w:szCs w:val="20"/>
          <w:lang w:eastAsia="ja-JP"/>
          <w14:ligatures w14:val="none"/>
        </w:rPr>
        <w:t xml:space="preserve">luster function </w:t>
      </w:r>
      <w:r w:rsidR="00DC133F" w:rsidRPr="00551E7E">
        <w:rPr>
          <w:rFonts w:ascii="Arial" w:eastAsia="Malgun Gothic" w:hAnsi="Arial" w:cs="Arial"/>
          <w:color w:val="auto"/>
          <w:kern w:val="0"/>
          <w:sz w:val="20"/>
          <w:szCs w:val="20"/>
          <w:lang w:eastAsia="ja-JP"/>
          <w14:ligatures w14:val="none"/>
        </w:rPr>
        <w:t>on the harmony weighted shared nearest neighbors graph with resolution 0.2 specified.</w:t>
      </w:r>
    </w:p>
    <w:p w14:paraId="6E0C0371" w14:textId="77777777" w:rsidR="00D75AD5" w:rsidRPr="00551E7E" w:rsidRDefault="00D75AD5" w:rsidP="00D75AD5">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Cellular Maturity Inference</w:t>
      </w:r>
    </w:p>
    <w:p w14:paraId="5DECE5E2" w14:textId="4634A8DF" w:rsidR="00D75AD5" w:rsidRPr="00551E7E" w:rsidRDefault="00D75AD5" w:rsidP="00D75AD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infer relative cellular maturity, we used the R package “CytoTRACE”</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{"citationID":"6BeGTlyw","properties":{"unsorted":false,"formattedCitation":"(64)","plainCitation":"(64)","noteIndex":0},"citationItems":[{"id":3274,"uris":["http://zotero.org/users/11313215/items/LEWHIU9W"],"itemData":{"id":3274,"type":"article-journal","abstract":"Single-cell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(64)</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to score each cell between 0 (most mature) and 1 (most immature) based on the diversity of its normalized RNA expression matrix. In order to assess cellular maturity differences in </w:t>
      </w:r>
      <w:r w:rsidRPr="00551E7E">
        <w:rPr>
          <w:rFonts w:ascii="Arial" w:eastAsia="Malgun Gothic" w:hAnsi="Arial" w:cs="Arial"/>
          <w:color w:val="auto"/>
          <w:kern w:val="0"/>
          <w:sz w:val="20"/>
          <w:szCs w:val="20"/>
          <w:highlight w:val="yellow"/>
          <w:lang w:eastAsia="ja-JP"/>
          <w14:ligatures w14:val="none"/>
        </w:rPr>
        <w:t>Figure 3D</w:t>
      </w:r>
      <w:r w:rsidRPr="00551E7E">
        <w:rPr>
          <w:rFonts w:ascii="Arial" w:eastAsia="Malgun Gothic" w:hAnsi="Arial" w:cs="Arial"/>
          <w:color w:val="auto"/>
          <w:kern w:val="0"/>
          <w:sz w:val="20"/>
          <w:szCs w:val="20"/>
          <w:lang w:eastAsia="ja-JP"/>
          <w14:ligatures w14:val="none"/>
        </w:rPr>
        <w:t xml:space="preserve">, we then took the mean CytoTRACE score for each individual in each subcluster and used a fixed effects linear model to fit CytoTRACE score by subcluster. Similarly, for </w:t>
      </w:r>
      <w:r w:rsidRPr="00551E7E">
        <w:rPr>
          <w:rFonts w:ascii="Arial" w:eastAsia="Malgun Gothic" w:hAnsi="Arial" w:cs="Arial"/>
          <w:color w:val="auto"/>
          <w:kern w:val="0"/>
          <w:sz w:val="20"/>
          <w:szCs w:val="20"/>
          <w:highlight w:val="yellow"/>
          <w:lang w:eastAsia="ja-JP"/>
          <w14:ligatures w14:val="none"/>
        </w:rPr>
        <w:t>Figure 4E</w:t>
      </w:r>
      <w:r w:rsidRPr="00551E7E">
        <w:rPr>
          <w:rFonts w:ascii="Arial" w:eastAsia="Malgun Gothic" w:hAnsi="Arial" w:cs="Arial"/>
          <w:color w:val="auto"/>
          <w:kern w:val="0"/>
          <w:sz w:val="20"/>
          <w:szCs w:val="20"/>
          <w:lang w:eastAsia="ja-JP"/>
          <w14:ligatures w14:val="none"/>
        </w:rPr>
        <w:t>. we fit individual means with phase as a fixed effect.</w:t>
      </w:r>
    </w:p>
    <w:p w14:paraId="69C3352A" w14:textId="77777777" w:rsidR="00D75AD5" w:rsidRPr="00551E7E" w:rsidRDefault="00D75AD5"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In analyses where we test if certain cell types differ by phase in cellular maturity, we instead used a linear mixed effects model fitting cell-level CytoTRACE scores with a fixed effect of nCount_RNA (the number of transcripts detected in the cell) detected in the cell and phase, gene(s) presence, and phase x gene presence as fixed effects along with individual as a random effect. This is necessary because CytoTRACE measures cellular maturity via the diversity of the cell’s transcriptome, however this is </w:t>
      </w:r>
      <w:r w:rsidRPr="00551E7E">
        <w:rPr>
          <w:rFonts w:ascii="Arial" w:eastAsia="Malgun Gothic" w:hAnsi="Arial" w:cs="Arial"/>
          <w:color w:val="auto"/>
          <w:kern w:val="0"/>
          <w:sz w:val="20"/>
          <w:szCs w:val="20"/>
          <w:lang w:eastAsia="ja-JP"/>
          <w14:ligatures w14:val="none"/>
        </w:rPr>
        <w:lastRenderedPageBreak/>
        <w:t>confounded when selecting a specific gene or set of genes for analysis. Including for the number of transcripts detected in each cell corrects for this</w:t>
      </w:r>
    </w:p>
    <w:p w14:paraId="64119361" w14:textId="6B3BA203" w:rsidR="004634AC" w:rsidRPr="00551E7E" w:rsidRDefault="004634AC" w:rsidP="00D75AD5">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GO Analysis</w:t>
      </w:r>
    </w:p>
    <w:p w14:paraId="4DD009E9" w14:textId="152E03A1" w:rsidR="00AC52FC" w:rsidRPr="00551E7E" w:rsidRDefault="00190090"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Gene ontology</w:t>
      </w:r>
      <w:r w:rsidR="00EE6FAB" w:rsidRPr="00551E7E">
        <w:rPr>
          <w:rFonts w:ascii="Arial" w:eastAsia="Malgun Gothic" w:hAnsi="Arial" w:cs="Arial"/>
          <w:color w:val="auto"/>
          <w:kern w:val="0"/>
          <w:sz w:val="20"/>
          <w:szCs w:val="20"/>
          <w:lang w:eastAsia="ja-JP"/>
          <w14:ligatures w14:val="none"/>
        </w:rPr>
        <w:t xml:space="preserve"> (GO)</w:t>
      </w:r>
      <w:r w:rsidRPr="00551E7E">
        <w:rPr>
          <w:rFonts w:ascii="Arial" w:eastAsia="Malgun Gothic" w:hAnsi="Arial" w:cs="Arial"/>
          <w:color w:val="auto"/>
          <w:kern w:val="0"/>
          <w:sz w:val="20"/>
          <w:szCs w:val="20"/>
          <w:lang w:eastAsia="ja-JP"/>
          <w14:ligatures w14:val="none"/>
        </w:rPr>
        <w:t xml:space="preserve"> analysis was performed using </w:t>
      </w:r>
      <w:r w:rsidR="00CE26B5" w:rsidRPr="00551E7E">
        <w:rPr>
          <w:rFonts w:ascii="Arial" w:eastAsia="Malgun Gothic" w:hAnsi="Arial" w:cs="Arial"/>
          <w:color w:val="auto"/>
          <w:kern w:val="0"/>
          <w:sz w:val="20"/>
          <w:szCs w:val="20"/>
          <w:lang w:eastAsia="ja-JP"/>
          <w14:ligatures w14:val="none"/>
        </w:rPr>
        <w:t xml:space="preserve">the </w:t>
      </w:r>
      <w:r w:rsidR="00AC52FC" w:rsidRPr="00551E7E">
        <w:rPr>
          <w:rFonts w:ascii="Arial" w:eastAsia="Malgun Gothic" w:hAnsi="Arial" w:cs="Arial"/>
          <w:color w:val="auto"/>
          <w:kern w:val="0"/>
          <w:sz w:val="20"/>
          <w:szCs w:val="20"/>
          <w:lang w:eastAsia="ja-JP"/>
          <w14:ligatures w14:val="none"/>
        </w:rPr>
        <w:t>“</w:t>
      </w:r>
      <w:r w:rsidR="00CE26B5" w:rsidRPr="00551E7E">
        <w:rPr>
          <w:rFonts w:ascii="Arial" w:eastAsia="Malgun Gothic" w:hAnsi="Arial" w:cs="Arial"/>
          <w:color w:val="auto"/>
          <w:kern w:val="0"/>
          <w:sz w:val="20"/>
          <w:szCs w:val="20"/>
          <w:lang w:eastAsia="ja-JP"/>
          <w14:ligatures w14:val="none"/>
        </w:rPr>
        <w:t>enricher</w:t>
      </w:r>
      <w:r w:rsidR="00AC52FC" w:rsidRPr="00551E7E">
        <w:rPr>
          <w:rFonts w:ascii="Arial" w:eastAsia="Malgun Gothic" w:hAnsi="Arial" w:cs="Arial"/>
          <w:color w:val="auto"/>
          <w:kern w:val="0"/>
          <w:sz w:val="20"/>
          <w:szCs w:val="20"/>
          <w:lang w:eastAsia="ja-JP"/>
          <w14:ligatures w14:val="none"/>
        </w:rPr>
        <w:t>”</w:t>
      </w:r>
      <w:r w:rsidR="00CE26B5" w:rsidRPr="00551E7E">
        <w:rPr>
          <w:rFonts w:ascii="Arial" w:eastAsia="Malgun Gothic" w:hAnsi="Arial" w:cs="Arial"/>
          <w:color w:val="auto"/>
          <w:kern w:val="0"/>
          <w:sz w:val="20"/>
          <w:szCs w:val="20"/>
          <w:lang w:eastAsia="ja-JP"/>
          <w14:ligatures w14:val="none"/>
        </w:rPr>
        <w:t xml:space="preserve"> function from the R package “clusterProfiler”</w:t>
      </w:r>
      <w:r w:rsidR="003F42C7" w:rsidRPr="00551E7E">
        <w:rPr>
          <w:rFonts w:ascii="Arial" w:eastAsia="Malgun Gothic" w:hAnsi="Arial" w:cs="Arial"/>
          <w:color w:val="auto"/>
          <w:kern w:val="0"/>
          <w:sz w:val="20"/>
          <w:szCs w:val="20"/>
          <w:lang w:eastAsia="ja-JP"/>
          <w14:ligatures w14:val="none"/>
        </w:rPr>
        <w:t xml:space="preserve"> with “</w:t>
      </w:r>
      <w:r w:rsidR="008219FB" w:rsidRPr="00551E7E">
        <w:rPr>
          <w:rFonts w:ascii="Arial" w:eastAsia="Malgun Gothic" w:hAnsi="Arial" w:cs="Arial"/>
          <w:color w:val="auto"/>
          <w:kern w:val="0"/>
          <w:sz w:val="20"/>
          <w:szCs w:val="20"/>
          <w:lang w:eastAsia="ja-JP"/>
          <w14:ligatures w14:val="none"/>
        </w:rPr>
        <w:t xml:space="preserve">pAdjustMethod = “fdr” and </w:t>
      </w:r>
      <w:r w:rsidR="008219FB" w:rsidRPr="00551E7E">
        <w:rPr>
          <w:rFonts w:ascii="Arial" w:eastAsia="Malgun Gothic" w:hAnsi="Arial" w:cs="Arial"/>
          <w:i/>
          <w:iCs/>
          <w:color w:val="auto"/>
          <w:kern w:val="0"/>
          <w:sz w:val="20"/>
          <w:szCs w:val="20"/>
          <w:lang w:eastAsia="ja-JP"/>
          <w14:ligatures w14:val="none"/>
        </w:rPr>
        <w:t xml:space="preserve">p </w:t>
      </w:r>
      <w:r w:rsidR="008219FB" w:rsidRPr="00551E7E">
        <w:rPr>
          <w:rFonts w:ascii="Arial" w:eastAsia="Malgun Gothic" w:hAnsi="Arial" w:cs="Arial"/>
          <w:color w:val="auto"/>
          <w:kern w:val="0"/>
          <w:sz w:val="20"/>
          <w:szCs w:val="20"/>
          <w:lang w:eastAsia="ja-JP"/>
          <w14:ligatures w14:val="none"/>
        </w:rPr>
        <w:t xml:space="preserve">and </w:t>
      </w:r>
      <w:r w:rsidR="008219FB" w:rsidRPr="00551E7E">
        <w:rPr>
          <w:rFonts w:ascii="Arial" w:eastAsia="Malgun Gothic" w:hAnsi="Arial" w:cs="Arial"/>
          <w:i/>
          <w:iCs/>
          <w:color w:val="auto"/>
          <w:kern w:val="0"/>
          <w:sz w:val="20"/>
          <w:szCs w:val="20"/>
          <w:lang w:eastAsia="ja-JP"/>
          <w14:ligatures w14:val="none"/>
        </w:rPr>
        <w:t>q</w:t>
      </w:r>
      <w:r w:rsidR="008219FB" w:rsidRPr="00551E7E">
        <w:rPr>
          <w:rFonts w:ascii="Arial" w:eastAsia="Malgun Gothic" w:hAnsi="Arial" w:cs="Arial"/>
          <w:color w:val="auto"/>
          <w:kern w:val="0"/>
          <w:sz w:val="20"/>
          <w:szCs w:val="20"/>
          <w:lang w:eastAsia="ja-JP"/>
          <w14:ligatures w14:val="none"/>
        </w:rPr>
        <w:t xml:space="preserve"> value cutoffs of 0.05. </w:t>
      </w:r>
      <w:r w:rsidR="008F02EC" w:rsidRPr="00551E7E">
        <w:rPr>
          <w:rFonts w:ascii="Arial" w:eastAsia="Malgun Gothic" w:hAnsi="Arial" w:cs="Arial"/>
          <w:color w:val="auto"/>
          <w:kern w:val="0"/>
          <w:sz w:val="20"/>
          <w:szCs w:val="20"/>
          <w:lang w:eastAsia="ja-JP"/>
          <w14:ligatures w14:val="none"/>
        </w:rPr>
        <w:t xml:space="preserve">Because the </w:t>
      </w:r>
      <w:r w:rsidR="008F02EC" w:rsidRPr="00551E7E">
        <w:rPr>
          <w:rFonts w:ascii="Arial" w:eastAsia="Malgun Gothic" w:hAnsi="Arial" w:cs="Arial"/>
          <w:i/>
          <w:iCs/>
          <w:color w:val="auto"/>
          <w:kern w:val="0"/>
          <w:sz w:val="20"/>
          <w:szCs w:val="20"/>
          <w:lang w:eastAsia="ja-JP"/>
          <w14:ligatures w14:val="none"/>
        </w:rPr>
        <w:t xml:space="preserve">A. ocellaris </w:t>
      </w:r>
      <w:r w:rsidR="008F02EC" w:rsidRPr="00551E7E">
        <w:rPr>
          <w:rFonts w:ascii="Arial" w:eastAsia="Malgun Gothic" w:hAnsi="Arial" w:cs="Arial"/>
          <w:color w:val="auto"/>
          <w:kern w:val="0"/>
          <w:sz w:val="20"/>
          <w:szCs w:val="20"/>
          <w:lang w:eastAsia="ja-JP"/>
          <w14:ligatures w14:val="none"/>
        </w:rPr>
        <w:t xml:space="preserve">genome is poorly annotated, we used </w:t>
      </w:r>
      <w:r w:rsidR="00382FC9" w:rsidRPr="00551E7E">
        <w:rPr>
          <w:rFonts w:ascii="Arial" w:eastAsia="Malgun Gothic" w:hAnsi="Arial" w:cs="Arial"/>
          <w:color w:val="auto"/>
          <w:kern w:val="0"/>
          <w:sz w:val="20"/>
          <w:szCs w:val="20"/>
          <w:lang w:eastAsia="ja-JP"/>
          <w14:ligatures w14:val="none"/>
        </w:rPr>
        <w:t xml:space="preserve">GO IDs and GO </w:t>
      </w:r>
      <w:r w:rsidR="00EE6FAB" w:rsidRPr="00551E7E">
        <w:rPr>
          <w:rFonts w:ascii="Arial" w:eastAsia="Malgun Gothic" w:hAnsi="Arial" w:cs="Arial"/>
          <w:color w:val="auto"/>
          <w:kern w:val="0"/>
          <w:sz w:val="20"/>
          <w:szCs w:val="20"/>
          <w:lang w:eastAsia="ja-JP"/>
          <w14:ligatures w14:val="none"/>
        </w:rPr>
        <w:t>terms</w:t>
      </w:r>
      <w:r w:rsidR="00382FC9" w:rsidRPr="00551E7E">
        <w:rPr>
          <w:rFonts w:ascii="Arial" w:eastAsia="Malgun Gothic" w:hAnsi="Arial" w:cs="Arial"/>
          <w:color w:val="auto"/>
          <w:kern w:val="0"/>
          <w:sz w:val="20"/>
          <w:szCs w:val="20"/>
          <w:lang w:eastAsia="ja-JP"/>
          <w14:ligatures w14:val="none"/>
        </w:rPr>
        <w:t xml:space="preserve"> from the </w:t>
      </w:r>
      <w:r w:rsidR="00C16BE9" w:rsidRPr="00551E7E">
        <w:rPr>
          <w:rFonts w:ascii="Arial" w:eastAsia="Malgun Gothic" w:hAnsi="Arial" w:cs="Arial"/>
          <w:i/>
          <w:iCs/>
          <w:color w:val="auto"/>
          <w:kern w:val="0"/>
          <w:sz w:val="20"/>
          <w:szCs w:val="20"/>
          <w:lang w:eastAsia="ja-JP"/>
          <w14:ligatures w14:val="none"/>
        </w:rPr>
        <w:t xml:space="preserve">Homo sapiens </w:t>
      </w:r>
      <w:r w:rsidR="00C16BE9" w:rsidRPr="00551E7E">
        <w:rPr>
          <w:rFonts w:ascii="Arial" w:eastAsia="Malgun Gothic" w:hAnsi="Arial" w:cs="Arial"/>
          <w:color w:val="auto"/>
          <w:kern w:val="0"/>
          <w:sz w:val="20"/>
          <w:szCs w:val="20"/>
          <w:lang w:eastAsia="ja-JP"/>
          <w14:ligatures w14:val="none"/>
        </w:rPr>
        <w:t>genome. To do this</w:t>
      </w:r>
      <w:r w:rsidR="00AC52FC" w:rsidRPr="00551E7E">
        <w:rPr>
          <w:rFonts w:ascii="Arial" w:eastAsia="Malgun Gothic" w:hAnsi="Arial" w:cs="Arial"/>
          <w:color w:val="auto"/>
          <w:kern w:val="0"/>
          <w:sz w:val="20"/>
          <w:szCs w:val="20"/>
          <w:lang w:eastAsia="ja-JP"/>
          <w14:ligatures w14:val="none"/>
        </w:rPr>
        <w:t xml:space="preserve"> we first mapped</w:t>
      </w:r>
      <w:r w:rsidR="00C16BE9" w:rsidRPr="00551E7E">
        <w:rPr>
          <w:rFonts w:ascii="Arial" w:eastAsia="Malgun Gothic" w:hAnsi="Arial" w:cs="Arial"/>
          <w:color w:val="auto"/>
          <w:kern w:val="0"/>
          <w:sz w:val="20"/>
          <w:szCs w:val="20"/>
          <w:lang w:eastAsia="ja-JP"/>
          <w14:ligatures w14:val="none"/>
        </w:rPr>
        <w:t xml:space="preserve">, </w:t>
      </w:r>
      <w:r w:rsidR="00AC52FC" w:rsidRPr="00551E7E">
        <w:rPr>
          <w:rFonts w:ascii="Arial" w:eastAsia="Malgun Gothic" w:hAnsi="Arial" w:cs="Arial"/>
          <w:color w:val="auto"/>
          <w:kern w:val="0"/>
          <w:sz w:val="20"/>
          <w:szCs w:val="20"/>
          <w:lang w:eastAsia="ja-JP"/>
          <w14:ligatures w14:val="none"/>
        </w:rPr>
        <w:t xml:space="preserve">human orthologs using Ensembl's precomputed homology annotations, retrieved via the R package “biomaRt” (aocellaris_gene_ensembl dataset). </w:t>
      </w:r>
      <w:r w:rsidR="002C292C" w:rsidRPr="00551E7E">
        <w:rPr>
          <w:rFonts w:ascii="Arial" w:eastAsia="Malgun Gothic" w:hAnsi="Arial" w:cs="Arial"/>
          <w:color w:val="auto"/>
          <w:kern w:val="0"/>
          <w:sz w:val="20"/>
          <w:szCs w:val="20"/>
          <w:lang w:eastAsia="ja-JP"/>
          <w14:ligatures w14:val="none"/>
        </w:rPr>
        <w:t>Since</w:t>
      </w:r>
      <w:r w:rsidR="00AC52FC" w:rsidRPr="00551E7E">
        <w:rPr>
          <w:rFonts w:ascii="Arial" w:eastAsia="Malgun Gothic" w:hAnsi="Arial" w:cs="Arial"/>
          <w:color w:val="auto"/>
          <w:kern w:val="0"/>
          <w:sz w:val="20"/>
          <w:szCs w:val="20"/>
          <w:lang w:eastAsia="ja-JP"/>
          <w14:ligatures w14:val="none"/>
        </w:rPr>
        <w:t xml:space="preserve"> gene symbols and Ensembl homology calls are stored under separate BioMart attribute pages, we joined these using shared Ensembl transcript IDs. For a small number of genes with well-established nomenclature discrepancies between </w:t>
      </w:r>
      <w:r w:rsidR="00AC52FC" w:rsidRPr="00551E7E">
        <w:rPr>
          <w:rFonts w:ascii="Arial" w:eastAsia="Malgun Gothic" w:hAnsi="Arial" w:cs="Arial"/>
          <w:i/>
          <w:iCs/>
          <w:color w:val="auto"/>
          <w:kern w:val="0"/>
          <w:sz w:val="20"/>
          <w:szCs w:val="20"/>
          <w:lang w:eastAsia="ja-JP"/>
          <w14:ligatures w14:val="none"/>
        </w:rPr>
        <w:t>A. ocellaris</w:t>
      </w:r>
      <w:r w:rsidR="00AC52FC" w:rsidRPr="00551E7E">
        <w:rPr>
          <w:rFonts w:ascii="Arial" w:eastAsia="Malgun Gothic" w:hAnsi="Arial" w:cs="Arial"/>
          <w:color w:val="auto"/>
          <w:kern w:val="0"/>
          <w:sz w:val="20"/>
          <w:szCs w:val="20"/>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A4E6D9E" w:rsidR="00520F12" w:rsidRPr="00551E7E" w:rsidRDefault="00520F12" w:rsidP="00AC52FC">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GO Gene Expression Modules</w:t>
      </w:r>
    </w:p>
    <w:p w14:paraId="7F111C2B" w14:textId="715930EE" w:rsidR="00FD437F" w:rsidRPr="00551E7E" w:rsidRDefault="00A23928" w:rsidP="00D75AD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GO gene expression modules were defined as all genes sharing </w:t>
      </w:r>
      <w:r w:rsidR="00CD2B72" w:rsidRPr="00551E7E">
        <w:rPr>
          <w:rFonts w:ascii="Arial" w:eastAsia="Malgun Gothic" w:hAnsi="Arial" w:cs="Arial"/>
          <w:color w:val="auto"/>
          <w:kern w:val="0"/>
          <w:sz w:val="20"/>
          <w:szCs w:val="20"/>
          <w:lang w:eastAsia="ja-JP"/>
          <w14:ligatures w14:val="none"/>
        </w:rPr>
        <w:t>the same GO ID</w:t>
      </w:r>
      <w:r w:rsidR="00E2315F" w:rsidRPr="00551E7E">
        <w:rPr>
          <w:rFonts w:ascii="Arial" w:eastAsia="Malgun Gothic" w:hAnsi="Arial" w:cs="Arial"/>
          <w:color w:val="auto"/>
          <w:kern w:val="0"/>
          <w:sz w:val="20"/>
          <w:szCs w:val="20"/>
          <w:lang w:eastAsia="ja-JP"/>
          <w14:ligatures w14:val="none"/>
        </w:rPr>
        <w:t xml:space="preserve"> as described above</w:t>
      </w:r>
      <w:r w:rsidR="00CD2B72" w:rsidRPr="00551E7E">
        <w:rPr>
          <w:rFonts w:ascii="Arial" w:eastAsia="Malgun Gothic" w:hAnsi="Arial" w:cs="Arial"/>
          <w:color w:val="auto"/>
          <w:kern w:val="0"/>
          <w:sz w:val="20"/>
          <w:szCs w:val="20"/>
          <w:lang w:eastAsia="ja-JP"/>
          <w14:ligatures w14:val="none"/>
        </w:rPr>
        <w:t>. To calculate a GO module score, we next used the R package “AUCell”</w:t>
      </w:r>
      <w:r w:rsidR="00085C8E"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{"citationID":"MzIaNPka","properties":{"unsorted":false,"formattedCitation":"(65)","plainCitation":"(65)","noteIndex":0},"citationItems":[{"id":6497,"uris":["http://zotero.org/users/11313215/items/78AJKUSI"],"itemData":{"id":6497,"type":"article-journal","abstract":"SCENIC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(65)</w:t>
      </w:r>
      <w:r w:rsidR="00085C8E" w:rsidRPr="00551E7E">
        <w:rPr>
          <w:rFonts w:ascii="Arial" w:eastAsia="Malgun Gothic" w:hAnsi="Arial" w:cs="Arial"/>
          <w:color w:val="auto"/>
          <w:kern w:val="0"/>
          <w:sz w:val="20"/>
          <w:szCs w:val="20"/>
          <w:lang w:eastAsia="ja-JP"/>
          <w14:ligatures w14:val="none"/>
        </w:rPr>
        <w:fldChar w:fldCharType="end"/>
      </w:r>
      <w:r w:rsidR="009402D1" w:rsidRPr="00551E7E">
        <w:rPr>
          <w:rFonts w:ascii="Arial" w:eastAsia="Malgun Gothic" w:hAnsi="Arial" w:cs="Arial"/>
          <w:color w:val="auto"/>
          <w:kern w:val="0"/>
          <w:sz w:val="20"/>
          <w:szCs w:val="20"/>
          <w:lang w:eastAsia="ja-JP"/>
          <w14:ligatures w14:val="none"/>
        </w:rPr>
        <w:t xml:space="preserve"> to</w:t>
      </w:r>
      <w:r w:rsidR="00A5211F" w:rsidRPr="00551E7E">
        <w:rPr>
          <w:rFonts w:ascii="Arial" w:eastAsia="Malgun Gothic" w:hAnsi="Arial" w:cs="Arial"/>
          <w:color w:val="auto"/>
          <w:kern w:val="0"/>
          <w:sz w:val="20"/>
          <w:szCs w:val="20"/>
          <w:lang w:eastAsia="ja-JP"/>
          <w14:ligatures w14:val="none"/>
        </w:rPr>
        <w:t xml:space="preserve"> first </w:t>
      </w:r>
      <w:r w:rsidR="00287C69" w:rsidRPr="00551E7E">
        <w:rPr>
          <w:rFonts w:ascii="Arial" w:eastAsia="Malgun Gothic" w:hAnsi="Arial" w:cs="Arial"/>
          <w:color w:val="auto"/>
          <w:kern w:val="0"/>
          <w:sz w:val="20"/>
          <w:szCs w:val="20"/>
          <w:lang w:eastAsia="ja-JP"/>
          <w14:ligatures w14:val="none"/>
        </w:rPr>
        <w:t xml:space="preserve">build </w:t>
      </w:r>
      <w:r w:rsidR="00E2315F" w:rsidRPr="00551E7E">
        <w:rPr>
          <w:rFonts w:ascii="Arial" w:eastAsia="Malgun Gothic" w:hAnsi="Arial" w:cs="Arial"/>
          <w:color w:val="auto"/>
          <w:kern w:val="0"/>
          <w:sz w:val="20"/>
          <w:szCs w:val="20"/>
          <w:lang w:eastAsia="ja-JP"/>
          <w14:ligatures w14:val="none"/>
        </w:rPr>
        <w:t xml:space="preserve">gene expression </w:t>
      </w:r>
      <w:r w:rsidR="00287C69" w:rsidRPr="00551E7E">
        <w:rPr>
          <w:rFonts w:ascii="Arial" w:eastAsia="Malgun Gothic" w:hAnsi="Arial" w:cs="Arial"/>
          <w:color w:val="auto"/>
          <w:kern w:val="0"/>
          <w:sz w:val="20"/>
          <w:szCs w:val="20"/>
          <w:lang w:eastAsia="ja-JP"/>
          <w14:ligatures w14:val="none"/>
        </w:rPr>
        <w:t xml:space="preserve">rankings </w:t>
      </w:r>
      <w:r w:rsidR="005F1690" w:rsidRPr="00551E7E">
        <w:rPr>
          <w:rFonts w:ascii="Arial" w:eastAsia="Malgun Gothic" w:hAnsi="Arial" w:cs="Arial"/>
          <w:color w:val="auto"/>
          <w:kern w:val="0"/>
          <w:sz w:val="20"/>
          <w:szCs w:val="20"/>
          <w:lang w:eastAsia="ja-JP"/>
          <w14:ligatures w14:val="none"/>
        </w:rPr>
        <w:t>from</w:t>
      </w:r>
      <w:r w:rsidR="00287C69" w:rsidRPr="00551E7E">
        <w:rPr>
          <w:rFonts w:ascii="Arial" w:eastAsia="Malgun Gothic" w:hAnsi="Arial" w:cs="Arial"/>
          <w:color w:val="auto"/>
          <w:kern w:val="0"/>
          <w:sz w:val="20"/>
          <w:szCs w:val="20"/>
          <w:lang w:eastAsia="ja-JP"/>
          <w14:ligatures w14:val="none"/>
        </w:rPr>
        <w:t xml:space="preserve"> the </w:t>
      </w:r>
      <w:r w:rsidR="005F1690" w:rsidRPr="00551E7E">
        <w:rPr>
          <w:rFonts w:ascii="Arial" w:eastAsia="Malgun Gothic" w:hAnsi="Arial" w:cs="Arial"/>
          <w:color w:val="auto"/>
          <w:kern w:val="0"/>
          <w:sz w:val="20"/>
          <w:szCs w:val="20"/>
          <w:lang w:eastAsia="ja-JP"/>
          <w14:ligatures w14:val="none"/>
        </w:rPr>
        <w:t xml:space="preserve">normalized </w:t>
      </w:r>
      <w:r w:rsidR="00287C69" w:rsidRPr="00551E7E">
        <w:rPr>
          <w:rFonts w:ascii="Arial" w:eastAsia="Malgun Gothic" w:hAnsi="Arial" w:cs="Arial"/>
          <w:color w:val="auto"/>
          <w:kern w:val="0"/>
          <w:sz w:val="20"/>
          <w:szCs w:val="20"/>
          <w:lang w:eastAsia="ja-JP"/>
          <w14:ligatures w14:val="none"/>
        </w:rPr>
        <w:t xml:space="preserve">RNA </w:t>
      </w:r>
      <w:r w:rsidR="005F1690" w:rsidRPr="00551E7E">
        <w:rPr>
          <w:rFonts w:ascii="Arial" w:eastAsia="Malgun Gothic" w:hAnsi="Arial" w:cs="Arial"/>
          <w:color w:val="auto"/>
          <w:kern w:val="0"/>
          <w:sz w:val="20"/>
          <w:szCs w:val="20"/>
          <w:lang w:eastAsia="ja-JP"/>
          <w14:ligatures w14:val="none"/>
        </w:rPr>
        <w:t>expression</w:t>
      </w:r>
      <w:r w:rsidR="00287C69" w:rsidRPr="00551E7E">
        <w:rPr>
          <w:rFonts w:ascii="Arial" w:eastAsia="Malgun Gothic" w:hAnsi="Arial" w:cs="Arial"/>
          <w:color w:val="auto"/>
          <w:kern w:val="0"/>
          <w:sz w:val="20"/>
          <w:szCs w:val="20"/>
          <w:lang w:eastAsia="ja-JP"/>
          <w14:ligatures w14:val="none"/>
        </w:rPr>
        <w:t xml:space="preserve"> matrix</w:t>
      </w:r>
      <w:r w:rsidR="006648A8" w:rsidRPr="00551E7E">
        <w:rPr>
          <w:rFonts w:ascii="Arial" w:eastAsia="Malgun Gothic" w:hAnsi="Arial" w:cs="Arial"/>
          <w:color w:val="auto"/>
          <w:kern w:val="0"/>
          <w:sz w:val="20"/>
          <w:szCs w:val="20"/>
          <w:lang w:eastAsia="ja-JP"/>
          <w14:ligatures w14:val="none"/>
        </w:rPr>
        <w:t xml:space="preserve"> (</w:t>
      </w:r>
      <w:r w:rsidR="00E540CF" w:rsidRPr="00551E7E">
        <w:rPr>
          <w:rFonts w:ascii="Arial" w:eastAsia="Malgun Gothic" w:hAnsi="Arial" w:cs="Arial"/>
          <w:color w:val="auto"/>
          <w:kern w:val="0"/>
          <w:sz w:val="20"/>
          <w:szCs w:val="20"/>
          <w:lang w:eastAsia="ja-JP"/>
          <w14:ligatures w14:val="none"/>
        </w:rPr>
        <w:t xml:space="preserve">AUCell_buildRankings) </w:t>
      </w:r>
      <w:r w:rsidR="006648A8" w:rsidRPr="00551E7E">
        <w:rPr>
          <w:rFonts w:ascii="Arial" w:eastAsia="Malgun Gothic" w:hAnsi="Arial" w:cs="Arial"/>
          <w:color w:val="auto"/>
          <w:kern w:val="0"/>
          <w:sz w:val="20"/>
          <w:szCs w:val="20"/>
          <w:lang w:eastAsia="ja-JP"/>
          <w14:ligatures w14:val="none"/>
        </w:rPr>
        <w:t>and then</w:t>
      </w:r>
      <w:r w:rsidR="009402D1" w:rsidRPr="00551E7E">
        <w:rPr>
          <w:rFonts w:ascii="Arial" w:eastAsia="Malgun Gothic" w:hAnsi="Arial" w:cs="Arial"/>
          <w:color w:val="auto"/>
          <w:kern w:val="0"/>
          <w:sz w:val="20"/>
          <w:szCs w:val="20"/>
          <w:lang w:eastAsia="ja-JP"/>
          <w14:ligatures w14:val="none"/>
        </w:rPr>
        <w:t xml:space="preserve"> calculate </w:t>
      </w:r>
      <w:r w:rsidR="00A5211F" w:rsidRPr="00551E7E">
        <w:rPr>
          <w:rFonts w:ascii="Arial" w:eastAsia="Malgun Gothic" w:hAnsi="Arial" w:cs="Arial"/>
          <w:color w:val="auto"/>
          <w:kern w:val="0"/>
          <w:sz w:val="20"/>
          <w:szCs w:val="20"/>
          <w:lang w:eastAsia="ja-JP"/>
          <w14:ligatures w14:val="none"/>
        </w:rPr>
        <w:t>AUC scores for each cell (AUCell_calcAUC)</w:t>
      </w:r>
      <w:r w:rsidR="006648A8" w:rsidRPr="00551E7E">
        <w:rPr>
          <w:rFonts w:ascii="Arial" w:eastAsia="Malgun Gothic" w:hAnsi="Arial" w:cs="Arial"/>
          <w:color w:val="auto"/>
          <w:kern w:val="0"/>
          <w:sz w:val="20"/>
          <w:szCs w:val="20"/>
          <w:lang w:eastAsia="ja-JP"/>
          <w14:ligatures w14:val="none"/>
        </w:rPr>
        <w:t xml:space="preserve"> given </w:t>
      </w:r>
      <w:r w:rsidR="00E540CF" w:rsidRPr="00551E7E">
        <w:rPr>
          <w:rFonts w:ascii="Arial" w:eastAsia="Malgun Gothic" w:hAnsi="Arial" w:cs="Arial"/>
          <w:color w:val="auto"/>
          <w:kern w:val="0"/>
          <w:sz w:val="20"/>
          <w:szCs w:val="20"/>
          <w:lang w:eastAsia="ja-JP"/>
          <w14:ligatures w14:val="none"/>
        </w:rPr>
        <w:t>the set of genes included in the GO module described above.</w:t>
      </w:r>
      <w:r w:rsidR="00F457F3" w:rsidRPr="00551E7E">
        <w:rPr>
          <w:rFonts w:ascii="Arial" w:eastAsia="Malgun Gothic" w:hAnsi="Arial" w:cs="Arial"/>
          <w:color w:val="auto"/>
          <w:kern w:val="0"/>
          <w:sz w:val="20"/>
          <w:szCs w:val="20"/>
          <w:lang w:eastAsia="ja-JP"/>
          <w14:ligatures w14:val="none"/>
        </w:rPr>
        <w:t xml:space="preserve"> Differences in phase</w:t>
      </w:r>
      <w:r w:rsidR="00E540CF" w:rsidRPr="00551E7E">
        <w:rPr>
          <w:rFonts w:ascii="Arial" w:eastAsia="Malgun Gothic" w:hAnsi="Arial" w:cs="Arial"/>
          <w:color w:val="auto"/>
          <w:kern w:val="0"/>
          <w:sz w:val="20"/>
          <w:szCs w:val="20"/>
          <w:lang w:eastAsia="ja-JP"/>
          <w14:ligatures w14:val="none"/>
        </w:rPr>
        <w:t xml:space="preserve"> were calculated </w:t>
      </w:r>
      <w:r w:rsidR="00C869E2" w:rsidRPr="00551E7E">
        <w:rPr>
          <w:rFonts w:ascii="Arial" w:eastAsia="Malgun Gothic" w:hAnsi="Arial" w:cs="Arial"/>
          <w:color w:val="auto"/>
          <w:kern w:val="0"/>
          <w:sz w:val="20"/>
          <w:szCs w:val="20"/>
          <w:lang w:eastAsia="ja-JP"/>
          <w14:ligatures w14:val="none"/>
        </w:rPr>
        <w:t xml:space="preserve">by taking the mean AUCell score for each individual and </w:t>
      </w:r>
      <w:r w:rsidR="007D0AAA" w:rsidRPr="00551E7E">
        <w:rPr>
          <w:rFonts w:ascii="Arial" w:eastAsia="Malgun Gothic" w:hAnsi="Arial" w:cs="Arial"/>
          <w:color w:val="auto"/>
          <w:kern w:val="0"/>
          <w:sz w:val="20"/>
          <w:szCs w:val="20"/>
          <w:lang w:eastAsia="ja-JP"/>
          <w14:ligatures w14:val="none"/>
        </w:rPr>
        <w:t xml:space="preserve">fitting the mean AUCell score by phase in a fixed effects linear model. </w:t>
      </w:r>
    </w:p>
    <w:p w14:paraId="7CC262A9" w14:textId="36EE4699" w:rsidR="00166663" w:rsidRPr="00551E7E" w:rsidRDefault="00166663" w:rsidP="00166663">
      <w:pPr>
        <w:rPr>
          <w:rFonts w:ascii="Arial" w:hAnsi="Arial" w:cs="Arial"/>
          <w:b/>
          <w:bCs/>
          <w:sz w:val="20"/>
          <w:szCs w:val="20"/>
        </w:rPr>
      </w:pPr>
      <w:r w:rsidRPr="00551E7E">
        <w:rPr>
          <w:rFonts w:ascii="Arial" w:hAnsi="Arial" w:cs="Arial"/>
          <w:b/>
          <w:bCs/>
          <w:sz w:val="20"/>
          <w:szCs w:val="20"/>
        </w:rPr>
        <w:t>Candidate Transcription Factor Regulatory Network Analysis</w:t>
      </w:r>
    </w:p>
    <w:p w14:paraId="484FF5D7" w14:textId="012F52FB" w:rsidR="00166663" w:rsidRPr="00551E7E" w:rsidRDefault="00166663" w:rsidP="00093DF6">
      <w:pPr>
        <w:ind w:firstLine="720"/>
        <w:rPr>
          <w:rFonts w:ascii="Arial" w:hAnsi="Arial" w:cs="Arial"/>
          <w:sz w:val="20"/>
          <w:szCs w:val="20"/>
        </w:rPr>
      </w:pPr>
      <w:r w:rsidRPr="00551E7E">
        <w:rPr>
          <w:rFonts w:ascii="Arial" w:hAnsi="Arial" w:cs="Arial"/>
          <w:sz w:val="20"/>
          <w:szCs w:val="20"/>
        </w:rPr>
        <w:t>To identify candidate transcriptional regulators of gene-expression changes in clusters 1_RGC and 6_POA_Mixed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w:t>
      </w:r>
      <w:commentRangeStart w:id="69"/>
      <w:r w:rsidRPr="00551E7E">
        <w:rPr>
          <w:rFonts w:ascii="Arial" w:hAnsi="Arial" w:cs="Arial"/>
          <w:sz w:val="20"/>
          <w:szCs w:val="20"/>
        </w:rPr>
        <w:t>Pearson’s correlation</w:t>
      </w:r>
      <w:commentRangeEnd w:id="69"/>
      <w:r w:rsidRPr="00551E7E">
        <w:rPr>
          <w:rStyle w:val="CommentReference"/>
          <w:rFonts w:ascii="Arial" w:hAnsi="Arial" w:cs="Arial"/>
          <w:sz w:val="20"/>
          <w:szCs w:val="20"/>
        </w:rPr>
        <w:commentReference w:id="69"/>
      </w:r>
      <w:r w:rsidRPr="00551E7E">
        <w:rPr>
          <w:rFonts w:ascii="Arial" w:hAnsi="Arial" w:cs="Arial"/>
          <w:sz w:val="20"/>
          <w:szCs w:val="20"/>
        </w:rPr>
        <w:t>,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14:paraId="3E970A1A" w14:textId="77777777" w:rsidR="00166663" w:rsidRPr="00551E7E" w:rsidRDefault="00166663" w:rsidP="00166663">
      <w:pPr>
        <w:rPr>
          <w:rFonts w:ascii="Arial" w:hAnsi="Arial" w:cs="Arial"/>
          <w:sz w:val="20"/>
          <w:szCs w:val="20"/>
        </w:rPr>
      </w:pPr>
    </w:p>
    <w:p w14:paraId="671DA2DB" w14:textId="77777777" w:rsidR="00093DF6" w:rsidRDefault="00166663" w:rsidP="00166663">
      <w:pPr>
        <w:rPr>
          <w:rFonts w:ascii="Arial" w:hAnsi="Arial" w:cs="Arial"/>
          <w:sz w:val="20"/>
          <w:szCs w:val="20"/>
        </w:rPr>
      </w:pPr>
      <w:r w:rsidRPr="00551E7E">
        <w:rPr>
          <w:rFonts w:ascii="Arial" w:hAnsi="Arial" w:cs="Arial"/>
          <w:sz w:val="20"/>
          <w:szCs w:val="20"/>
          <w:u w:val="single"/>
        </w:rPr>
        <w:t>Transcription factor motif annotation.</w:t>
      </w:r>
      <w:r w:rsidRPr="00551E7E">
        <w:rPr>
          <w:rFonts w:ascii="Arial" w:hAnsi="Arial" w:cs="Arial"/>
          <w:sz w:val="20"/>
          <w:szCs w:val="20"/>
        </w:rPr>
        <w:t xml:space="preserve"> </w:t>
      </w:r>
    </w:p>
    <w:p w14:paraId="436B6ED9" w14:textId="245EE255" w:rsidR="00166663" w:rsidRPr="00551E7E" w:rsidRDefault="00166663" w:rsidP="00093DF6">
      <w:pPr>
        <w:ind w:firstLine="720"/>
        <w:rPr>
          <w:rFonts w:ascii="Arial" w:hAnsi="Arial" w:cs="Arial"/>
          <w:sz w:val="20"/>
          <w:szCs w:val="20"/>
        </w:rPr>
      </w:pPr>
      <w:r w:rsidRPr="00551E7E">
        <w:rPr>
          <w:rFonts w:ascii="Arial" w:hAnsi="Arial" w:cs="Arial"/>
          <w:sz w:val="20"/>
          <w:szCs w:val="20"/>
        </w:rPr>
        <w:t xml:space="preserve">TF-binding motifs were annotated within the ATAC-seq dataset using Signac. ATAC peak sequences were referenced to the </w:t>
      </w:r>
      <w:r w:rsidRPr="00551E7E">
        <w:rPr>
          <w:rFonts w:ascii="Arial" w:hAnsi="Arial" w:cs="Arial"/>
          <w:i/>
          <w:iCs/>
          <w:sz w:val="20"/>
          <w:szCs w:val="20"/>
        </w:rPr>
        <w:t>Amphiprion ocellaris</w:t>
      </w:r>
      <w:r w:rsidRPr="00551E7E">
        <w:rPr>
          <w:rFonts w:ascii="Arial" w:hAnsi="Arial" w:cs="Arial"/>
          <w:sz w:val="20"/>
          <w:szCs w:val="20"/>
        </w:rPr>
        <w:t xml:space="preserve"> reference genome FASTA used for alignment (STAR_Ref_Genome_ocellaris/fasta/genome.fa). A collection of TF position frequency matrices (PFMs) in JASPAR matrix format (motifs.pfm) was imported using TFBSTools::readJASPARMatrix. The source and version of the motif collection were </w:t>
      </w:r>
      <w:r w:rsidRPr="00551E7E">
        <w:rPr>
          <w:rFonts w:ascii="Arial" w:hAnsi="Arial" w:cs="Arial"/>
          <w:sz w:val="20"/>
          <w:szCs w:val="20"/>
          <w:highlight w:val="yellow"/>
        </w:rPr>
        <w:t>xxKatie</w:t>
      </w:r>
      <w:r w:rsidRPr="00551E7E">
        <w:rPr>
          <w:rFonts w:ascii="Arial" w:hAnsi="Arial" w:cs="Arial"/>
          <w:sz w:val="20"/>
          <w:szCs w:val="20"/>
        </w:rPr>
        <w:t xml:space="preserve">. Motif occurrences within ATAC peaks were identified using Signac::AddMotifs, with motif matching performed using motifmatchr, and the resulting peak-by-motif annotations were stored in the Motif object associated with the ATAC assay. </w:t>
      </w:r>
      <w:r w:rsidRPr="00551E7E">
        <w:rPr>
          <w:rFonts w:ascii="Arial" w:hAnsi="Arial" w:cs="Arial"/>
          <w:sz w:val="20"/>
          <w:szCs w:val="20"/>
          <w:highlight w:val="yellow"/>
        </w:rPr>
        <w:t>xxKatie</w:t>
      </w:r>
      <w:r w:rsidRPr="00551E7E">
        <w:rPr>
          <w:rFonts w:ascii="Arial" w:hAnsi="Arial" w:cs="Arial"/>
          <w:sz w:val="20"/>
          <w:szCs w:val="20"/>
        </w:rPr>
        <w:t>: please confirm source/version and composition of motifs.pfm.</w:t>
      </w:r>
    </w:p>
    <w:p w14:paraId="0B8847C9" w14:textId="77777777" w:rsidR="00166663" w:rsidRPr="00551E7E" w:rsidRDefault="00166663" w:rsidP="00166663">
      <w:pPr>
        <w:rPr>
          <w:rFonts w:ascii="Arial" w:hAnsi="Arial" w:cs="Arial"/>
          <w:sz w:val="20"/>
          <w:szCs w:val="20"/>
        </w:rPr>
      </w:pPr>
    </w:p>
    <w:p w14:paraId="0636B267" w14:textId="77777777" w:rsidR="00166663" w:rsidRPr="00551E7E" w:rsidRDefault="00166663" w:rsidP="00166663">
      <w:pPr>
        <w:rPr>
          <w:rFonts w:ascii="Arial" w:hAnsi="Arial" w:cs="Arial"/>
          <w:sz w:val="20"/>
          <w:szCs w:val="20"/>
          <w:u w:val="single"/>
        </w:rPr>
      </w:pPr>
      <w:r w:rsidRPr="00551E7E">
        <w:rPr>
          <w:rFonts w:ascii="Arial" w:hAnsi="Arial" w:cs="Arial"/>
          <w:sz w:val="20"/>
          <w:szCs w:val="20"/>
          <w:u w:val="single"/>
        </w:rPr>
        <w:t>Regulatory network construction</w:t>
      </w:r>
    </w:p>
    <w:p w14:paraId="347B6016" w14:textId="6B18797E" w:rsidR="00166663" w:rsidRPr="00551E7E" w:rsidRDefault="00166663" w:rsidP="00093DF6">
      <w:pPr>
        <w:ind w:firstLine="720"/>
        <w:rPr>
          <w:rFonts w:ascii="Arial" w:hAnsi="Arial" w:cs="Arial"/>
          <w:sz w:val="20"/>
          <w:szCs w:val="20"/>
        </w:rPr>
      </w:pPr>
      <w:r w:rsidRPr="00551E7E">
        <w:rPr>
          <w:rFonts w:ascii="Arial" w:hAnsi="Arial" w:cs="Arial"/>
          <w:sz w:val="20"/>
          <w:szCs w:val="20"/>
        </w:rPr>
        <w:t>For the regulatory analysis, motif-annotated ATAC peaks associated with each accessibility-supported target gene were used to identify candidate upstream TFs. Motif identities were mapped to TF genes represented in the RNA dataset using direct symbol matching, gene-name annotations, teleost paralog aliases, and manual mapping where necessary. TFs without a corresponding RNA feature in the dataset were excluded. RNA counts of candidate TFs were pseudobulked by individual within each cell cluster by summing counts across nuclei and normalizing to log2 counts per million (logCPM). Candidate TFs were required to have detectable expression in at least 50% of individuals.</w:t>
      </w:r>
    </w:p>
    <w:p w14:paraId="3CF3B455" w14:textId="08098A06" w:rsidR="00166663" w:rsidRPr="00551E7E" w:rsidRDefault="00166663" w:rsidP="00093DF6">
      <w:pPr>
        <w:ind w:firstLine="720"/>
        <w:rPr>
          <w:rFonts w:ascii="Arial" w:hAnsi="Arial" w:cs="Arial"/>
          <w:sz w:val="20"/>
          <w:szCs w:val="20"/>
        </w:rPr>
      </w:pPr>
      <w:r w:rsidRPr="00551E7E">
        <w:rPr>
          <w:rFonts w:ascii="Arial" w:hAnsi="Arial" w:cs="Arial"/>
          <w:sz w:val="20"/>
          <w:szCs w:val="20"/>
        </w:rPr>
        <w:lastRenderedPageBreak/>
        <w:t>We next evaluated Pearson’s correlations across individuals between pseudobulk TF expression and pseudobulk expression of each target gene. TF–target relationships were retained when |r| ≥ 0.40 and P ≤ 0.10. A candidate TF was not required to itself be differentially expressed across groups because TF activity may change without a corresponding change in transcript abundance. However, whether the TF was itself a DEG was retained as additional supporting information. Regulatory direction was inferred from the sign of the TF–target expression correlation. Positive TF–target correlations were classified as candidate activating relationships, whereas negative correlations were classified as candidate repressive relationships. The direction and magnitude of the independently determined peak-accessibility–target-gene expression correlation were retained alongside each relationship.</w:t>
      </w:r>
    </w:p>
    <w:p w14:paraId="51B804BE" w14:textId="530E8324" w:rsidR="00166663" w:rsidRPr="00551E7E" w:rsidRDefault="00166663" w:rsidP="00093DF6">
      <w:pPr>
        <w:ind w:firstLine="720"/>
        <w:rPr>
          <w:rFonts w:ascii="Arial" w:hAnsi="Arial" w:cs="Arial"/>
          <w:sz w:val="20"/>
          <w:szCs w:val="20"/>
        </w:rPr>
      </w:pPr>
      <w:r w:rsidRPr="00551E7E">
        <w:rPr>
          <w:rFonts w:ascii="Arial" w:hAnsi="Arial" w:cs="Arial"/>
          <w:sz w:val="20"/>
          <w:szCs w:val="20"/>
        </w:rPr>
        <w:t>Application of this accessibility-coupled analysis revealed different regulatory networks in the two cell populations. 1_RGC formed an extensive interconnected network of accessibility-supported TF–target relationships, whereas the corresponding relationships in 6_POA_Mixed formed a more restricted set of modules.  We therefore used the accessibility-supported relationships as the basis for the 1_RGC regulatory network but performed an additional analysis in 6_POA_Mixed to evaluate candidate TF regulation of DEGs whose expression was not significantly correlated with local chromatin accessibility. This complementary analysis was designed to identify regulation that could occur through variation in TF abundance or activity at chromatin regions that were already accessible, without requiring variation in chromatin accessibility itself to explain variation in target-gene expression.</w:t>
      </w:r>
    </w:p>
    <w:p w14:paraId="1AAC6AE4" w14:textId="6816F23E" w:rsidR="00166663" w:rsidRPr="00551E7E" w:rsidRDefault="00166663" w:rsidP="00093DF6">
      <w:pPr>
        <w:ind w:firstLine="720"/>
        <w:rPr>
          <w:rFonts w:ascii="Arial" w:hAnsi="Arial" w:cs="Arial"/>
          <w:sz w:val="20"/>
          <w:szCs w:val="20"/>
        </w:rPr>
      </w:pPr>
      <w:r w:rsidRPr="00551E7E">
        <w:rPr>
          <w:rFonts w:ascii="Arial" w:hAnsi="Arial" w:cs="Arial"/>
          <w:sz w:val="20"/>
          <w:szCs w:val="20"/>
        </w:rPr>
        <w:t>For this complementary 6_POA_Mixed analysis, we began with DEGs lacking a significant correlation between gene expression and accessibility of their locally associated ATAC peaks. Motifs within these peaks were used to identify candidate upstream TFs as described above, but peak accessibility was not required to correlate with target-gene expression. Instead, at least one associated motif-containing peak was required to be detectably accessible in ≥50% of eligible individuals, providing evidence that the candidate regulatory region was broadly accessible for potential TF binding. Candidate TFs were again required to have detectable expression in at least 50% of individuals, and TF–target relationships were retained when TF and target expression were correlated across individuals (|Pearson’s r| ≥ 0.40, P ≤ 0.10). As in the accessibility-coupled analysis, TFs were not required to themselves be DEGs, and positive and negative TF–target correlations were classified as candidate activating and repressive relationships, respectively.</w:t>
      </w:r>
    </w:p>
    <w:p w14:paraId="45E771A4" w14:textId="07B42712" w:rsidR="00166663" w:rsidRPr="00551E7E" w:rsidRDefault="00166663" w:rsidP="00093DF6">
      <w:pPr>
        <w:ind w:firstLine="720"/>
        <w:rPr>
          <w:rFonts w:ascii="Arial" w:hAnsi="Arial" w:cs="Arial"/>
          <w:sz w:val="20"/>
          <w:szCs w:val="20"/>
        </w:rPr>
      </w:pPr>
      <w:r w:rsidRPr="00551E7E">
        <w:rPr>
          <w:rFonts w:ascii="Arial" w:hAnsi="Arial" w:cs="Arial"/>
          <w:sz w:val="20"/>
          <w:szCs w:val="20"/>
        </w:rPr>
        <w:t>Network construction was guided by the regulatory architecture revealed by these analyses. For 1_RGC, the network was restricted to accessibility-supported target genes and their candidate TF regulators because these relationships formed an extensive interconnected regulatory network. TFs were included only if they were recurrent candidate regulatory hubs with at least three distinct accessibility-supported target genes. Because TFs could themselves be accessibility-supported target genes, TF-to-TF regulatory relationships were retained, allowing potential regulatory hierarchies to emerge. Pairwise Pearson correlations were then calculated across individuals among target genes already represented in each hub module, and strong coexpression relationships were retained at |r| ≥ 0.60 and P ≤ 0.05. No additional genes were introduced on the basis of coexpression. The resulting hub modules were combined into a single integrated 1_RGC network, with shared target genes represented once. Directed edges represent candidate TF–target regulatory relationships, whereas undirected dotted edges represent strong target–target expression correlations. Edge color indicates the sign of the correlation, and edge thickness is proportional to |r|.</w:t>
      </w:r>
    </w:p>
    <w:p w14:paraId="7BB849FB" w14:textId="0CEBE95F" w:rsidR="00C84A09" w:rsidRDefault="00166663" w:rsidP="00093DF6">
      <w:pPr>
        <w:ind w:firstLine="720"/>
        <w:rPr>
          <w:rFonts w:ascii="Arial" w:hAnsi="Arial" w:cs="Arial"/>
          <w:sz w:val="20"/>
          <w:szCs w:val="20"/>
        </w:rPr>
      </w:pPr>
      <w:r w:rsidRPr="00551E7E">
        <w:rPr>
          <w:rFonts w:ascii="Arial" w:hAnsi="Arial" w:cs="Arial"/>
          <w:sz w:val="20"/>
          <w:szCs w:val="20"/>
        </w:rPr>
        <w:t>For 6_POA_Mixed, candidate TF–target relationships from the two complementary analyses were integrated into a single regulatory network. The first class consisted of accessibility-coupled relationships, in which target-gene expression was significantly correlated with local chromatin accessibility. The second consisted of TF-associated relationships on accessible chromatin, in which the target was a DEG whose expression did not significantly correlate with local accessibility, but at least one associated motif-containing peak was accessible in ≥50% of individuals and TF expression correlated with target expression. Because the complete 6_POA_Mixed network contained a large number of candidate relationships, the displayed network was focused on neuroendocrine genes implicated in regulation of the reproductive axis and retained their associated candidate regulators and connected targets. Solid directed edges denote accessibility-coupled relationships, whereas dashed directed edges denote TF-associated relationships on accessible chromatin without significant accessibility–expression coupling. Edge color indicates the sign of the TF–target correlation, and edge thickness is proportional to |r|.</w:t>
      </w:r>
    </w:p>
    <w:p w14:paraId="2FD39240" w14:textId="77777777" w:rsidR="00093DF6" w:rsidRPr="00093DF6" w:rsidRDefault="00093DF6" w:rsidP="00093DF6">
      <w:pPr>
        <w:ind w:firstLine="720"/>
        <w:rPr>
          <w:rFonts w:ascii="Arial" w:hAnsi="Arial" w:cs="Arial"/>
          <w:sz w:val="20"/>
          <w:szCs w:val="20"/>
        </w:rPr>
      </w:pPr>
    </w:p>
    <w:p w14:paraId="374C1D7D" w14:textId="28A5CD0E" w:rsidR="002F2A67" w:rsidRPr="00551E7E" w:rsidRDefault="00345212" w:rsidP="00E051B3">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Data Availability</w:t>
      </w:r>
    </w:p>
    <w:p w14:paraId="0666ED6B" w14:textId="20BB035B" w:rsidR="004B14B0" w:rsidRPr="00551E7E" w:rsidRDefault="00555E1C" w:rsidP="004816FA">
      <w:pPr>
        <w:rPr>
          <w:rFonts w:ascii="Arial" w:hAnsi="Arial" w:cs="Arial"/>
          <w:sz w:val="20"/>
          <w:szCs w:val="20"/>
        </w:rPr>
      </w:pPr>
      <w:r w:rsidRPr="00551E7E">
        <w:rPr>
          <w:rFonts w:ascii="Arial" w:hAnsi="Arial" w:cs="Arial"/>
          <w:sz w:val="20"/>
          <w:szCs w:val="20"/>
          <w:highlight w:val="yellow"/>
        </w:rPr>
        <w:lastRenderedPageBreak/>
        <w:t>(…) I will make a Github repo</w:t>
      </w:r>
      <w:r w:rsidR="00E46755" w:rsidRPr="00551E7E">
        <w:rPr>
          <w:rFonts w:ascii="Arial" w:hAnsi="Arial" w:cs="Arial"/>
          <w:sz w:val="20"/>
          <w:szCs w:val="20"/>
          <w:highlight w:val="yellow"/>
        </w:rPr>
        <w:t xml:space="preserve"> and</w:t>
      </w:r>
      <w:r w:rsidR="00166663" w:rsidRPr="00551E7E">
        <w:rPr>
          <w:rFonts w:ascii="Arial" w:hAnsi="Arial" w:cs="Arial"/>
          <w:sz w:val="20"/>
          <w:szCs w:val="20"/>
          <w:highlight w:val="yellow"/>
        </w:rPr>
        <w:t xml:space="preserve"> </w:t>
      </w:r>
      <w:r w:rsidR="00E46755" w:rsidRPr="00551E7E">
        <w:rPr>
          <w:rFonts w:ascii="Arial" w:hAnsi="Arial" w:cs="Arial"/>
          <w:sz w:val="20"/>
          <w:szCs w:val="20"/>
          <w:highlight w:val="yellow"/>
        </w:rPr>
        <w:t>GEO</w:t>
      </w:r>
      <w:r w:rsidR="00166663" w:rsidRPr="00551E7E">
        <w:rPr>
          <w:rFonts w:ascii="Arial" w:hAnsi="Arial" w:cs="Arial"/>
          <w:sz w:val="20"/>
          <w:szCs w:val="20"/>
          <w:highlight w:val="yellow"/>
        </w:rPr>
        <w:t>/ Zenodo deposit</w:t>
      </w:r>
      <w:r w:rsidRPr="00551E7E">
        <w:rPr>
          <w:rFonts w:ascii="Arial" w:hAnsi="Arial" w:cs="Arial"/>
          <w:sz w:val="20"/>
          <w:szCs w:val="20"/>
          <w:highlight w:val="yellow"/>
        </w:rPr>
        <w:t xml:space="preserve"> when we are done</w:t>
      </w:r>
    </w:p>
    <w:p w14:paraId="3C6350C8" w14:textId="33ABEB91" w:rsidR="00551E7E" w:rsidRPr="00551E7E" w:rsidRDefault="00551E7E" w:rsidP="004816FA">
      <w:pPr>
        <w:rPr>
          <w:rFonts w:ascii="Arial" w:hAnsi="Arial" w:cs="Arial"/>
          <w:b/>
          <w:bCs/>
          <w:sz w:val="20"/>
          <w:szCs w:val="20"/>
        </w:rPr>
      </w:pPr>
      <w:r w:rsidRPr="00551E7E">
        <w:rPr>
          <w:rFonts w:ascii="Arial" w:hAnsi="Arial" w:cs="Arial"/>
          <w:b/>
          <w:bCs/>
          <w:sz w:val="20"/>
          <w:szCs w:val="20"/>
        </w:rPr>
        <w:t>Acknowledgements</w:t>
      </w:r>
    </w:p>
    <w:p w14:paraId="269EA36F" w14:textId="09D4BBD3" w:rsidR="00551E7E" w:rsidRPr="00551E7E" w:rsidRDefault="00551E7E" w:rsidP="004816FA">
      <w:pPr>
        <w:rPr>
          <w:rFonts w:ascii="Arial" w:hAnsi="Arial" w:cs="Arial"/>
          <w:sz w:val="20"/>
          <w:szCs w:val="20"/>
        </w:rPr>
      </w:pPr>
      <w:r w:rsidRPr="00551E7E">
        <w:rPr>
          <w:rFonts w:ascii="Arial" w:hAnsi="Arial" w:cs="Arial"/>
          <w:sz w:val="20"/>
          <w:szCs w:val="20"/>
          <w:highlight w:val="yellow"/>
        </w:rPr>
        <w:t>CmTO, UIUC Core facilities, research board grant</w:t>
      </w:r>
    </w:p>
    <w:p w14:paraId="348E09AE" w14:textId="77777777" w:rsidR="0066495D" w:rsidRPr="00551E7E" w:rsidRDefault="0066495D" w:rsidP="0066495D">
      <w:pPr>
        <w:rPr>
          <w:rFonts w:ascii="Arial" w:hAnsi="Arial" w:cs="Arial"/>
          <w:b/>
          <w:bCs/>
          <w:sz w:val="20"/>
          <w:szCs w:val="20"/>
        </w:rPr>
      </w:pPr>
    </w:p>
    <w:p w14:paraId="123DFFEE" w14:textId="77777777" w:rsidR="0066495D" w:rsidRPr="00551E7E" w:rsidRDefault="0066495D">
      <w:pPr>
        <w:rPr>
          <w:rFonts w:ascii="Arial" w:hAnsi="Arial" w:cs="Arial"/>
          <w:b/>
          <w:bCs/>
          <w:sz w:val="20"/>
          <w:szCs w:val="20"/>
        </w:rPr>
      </w:pPr>
      <w:r w:rsidRPr="00551E7E">
        <w:rPr>
          <w:rFonts w:ascii="Arial" w:hAnsi="Arial" w:cs="Arial"/>
          <w:b/>
          <w:bCs/>
          <w:sz w:val="20"/>
          <w:szCs w:val="20"/>
        </w:rPr>
        <w:br w:type="page"/>
      </w:r>
    </w:p>
    <w:p w14:paraId="5D59D4FF" w14:textId="77777777" w:rsidR="0066495D" w:rsidRPr="00551E7E" w:rsidRDefault="0066495D" w:rsidP="0066495D">
      <w:pPr>
        <w:rPr>
          <w:rFonts w:ascii="Arial" w:hAnsi="Arial" w:cs="Arial"/>
          <w:b/>
          <w:bCs/>
          <w:sz w:val="20"/>
          <w:szCs w:val="20"/>
        </w:rPr>
      </w:pPr>
      <w:r w:rsidRPr="00551E7E">
        <w:rPr>
          <w:rFonts w:ascii="Arial" w:hAnsi="Arial" w:cs="Arial"/>
          <w:b/>
          <w:bCs/>
          <w:sz w:val="20"/>
          <w:szCs w:val="20"/>
        </w:rPr>
        <w:lastRenderedPageBreak/>
        <w:t>References</w:t>
      </w:r>
    </w:p>
    <w:p w14:paraId="0EBFE4FA" w14:textId="77777777" w:rsidR="00170D0A" w:rsidRPr="00170D0A" w:rsidRDefault="004F6DBB" w:rsidP="00170D0A">
      <w:pPr>
        <w:pStyle w:val="Bibliography"/>
        <w:rPr>
          <w:color w:val="auto"/>
        </w:rPr>
      </w:pPr>
      <w:r w:rsidRPr="00551E7E">
        <w:rPr>
          <w:rFonts w:ascii="Arial" w:hAnsi="Arial" w:cs="Arial"/>
          <w:sz w:val="20"/>
          <w:szCs w:val="20"/>
        </w:rPr>
        <w:fldChar w:fldCharType="begin"/>
      </w:r>
      <w:r w:rsidR="00423BD8" w:rsidRPr="00551E7E">
        <w:rPr>
          <w:rFonts w:ascii="Arial" w:hAnsi="Arial" w:cs="Arial"/>
          <w:sz w:val="20"/>
          <w:szCs w:val="20"/>
        </w:rPr>
        <w:instrText xml:space="preserve"> ADDIN ZOTERO_BIBL {"uncited":[],"omitted":[],"custom":[]} CSL_BIBLIOGRAPHY </w:instrText>
      </w:r>
      <w:r w:rsidRPr="00551E7E">
        <w:rPr>
          <w:rFonts w:ascii="Arial" w:hAnsi="Arial" w:cs="Arial"/>
          <w:sz w:val="20"/>
          <w:szCs w:val="20"/>
        </w:rPr>
        <w:fldChar w:fldCharType="separate"/>
      </w:r>
      <w:r w:rsidR="00170D0A" w:rsidRPr="00170D0A">
        <w:rPr>
          <w:color w:val="auto"/>
        </w:rPr>
        <w:t xml:space="preserve">1. </w:t>
      </w:r>
      <w:r w:rsidR="00170D0A" w:rsidRPr="00170D0A">
        <w:rPr>
          <w:color w:val="auto"/>
        </w:rPr>
        <w:tab/>
        <w:t xml:space="preserve">S. Bhasin, </w:t>
      </w:r>
      <w:r w:rsidR="00170D0A" w:rsidRPr="00170D0A">
        <w:rPr>
          <w:i/>
          <w:iCs/>
          <w:color w:val="auto"/>
        </w:rPr>
        <w:t>et al.</w:t>
      </w:r>
      <w:r w:rsidR="00170D0A" w:rsidRPr="00170D0A">
        <w:rPr>
          <w:color w:val="auto"/>
        </w:rPr>
        <w:t xml:space="preserve">, From injury to recovery: transcriptomic dynamics in zebrafish brain regeneration. </w:t>
      </w:r>
      <w:r w:rsidR="00170D0A" w:rsidRPr="00170D0A">
        <w:rPr>
          <w:i/>
          <w:iCs/>
          <w:color w:val="auto"/>
        </w:rPr>
        <w:t>J Transl Med</w:t>
      </w:r>
      <w:r w:rsidR="00170D0A" w:rsidRPr="00170D0A">
        <w:rPr>
          <w:color w:val="auto"/>
        </w:rPr>
        <w:t xml:space="preserve"> </w:t>
      </w:r>
      <w:r w:rsidR="00170D0A" w:rsidRPr="00170D0A">
        <w:rPr>
          <w:b/>
          <w:bCs/>
          <w:color w:val="auto"/>
        </w:rPr>
        <w:t>24</w:t>
      </w:r>
      <w:r w:rsidR="00170D0A" w:rsidRPr="00170D0A">
        <w:rPr>
          <w:color w:val="auto"/>
        </w:rPr>
        <w:t>, 87 (2025).</w:t>
      </w:r>
    </w:p>
    <w:p w14:paraId="72BFF9CC" w14:textId="77777777" w:rsidR="00170D0A" w:rsidRPr="00170D0A" w:rsidRDefault="00170D0A" w:rsidP="00170D0A">
      <w:pPr>
        <w:pStyle w:val="Bibliography"/>
        <w:rPr>
          <w:color w:val="auto"/>
        </w:rPr>
      </w:pPr>
      <w:r w:rsidRPr="00170D0A">
        <w:rPr>
          <w:color w:val="auto"/>
        </w:rPr>
        <w:t xml:space="preserve">2. </w:t>
      </w:r>
      <w:r w:rsidRPr="00170D0A">
        <w:rPr>
          <w:color w:val="auto"/>
        </w:rPr>
        <w:tab/>
        <w:t xml:space="preserve">M. Ghibaudi, A. Zanone, L. Bonfanti, Brain structural plasticity in large-brained mammals: Not only narrowing roads. </w:t>
      </w:r>
      <w:r w:rsidRPr="00170D0A">
        <w:rPr>
          <w:i/>
          <w:iCs/>
          <w:color w:val="auto"/>
        </w:rPr>
        <w:t>Neural Regen Res</w:t>
      </w:r>
      <w:r w:rsidRPr="00170D0A">
        <w:rPr>
          <w:color w:val="auto"/>
        </w:rPr>
        <w:t xml:space="preserve"> </w:t>
      </w:r>
      <w:r w:rsidRPr="00170D0A">
        <w:rPr>
          <w:b/>
          <w:bCs/>
          <w:color w:val="auto"/>
        </w:rPr>
        <w:t>21</w:t>
      </w:r>
      <w:r w:rsidRPr="00170D0A">
        <w:rPr>
          <w:color w:val="auto"/>
        </w:rPr>
        <w:t>, 1669–1680 (2025).</w:t>
      </w:r>
    </w:p>
    <w:p w14:paraId="49DF030A" w14:textId="77777777" w:rsidR="00170D0A" w:rsidRPr="00170D0A" w:rsidRDefault="00170D0A" w:rsidP="00170D0A">
      <w:pPr>
        <w:pStyle w:val="Bibliography"/>
        <w:rPr>
          <w:color w:val="auto"/>
        </w:rPr>
      </w:pPr>
      <w:r w:rsidRPr="00170D0A">
        <w:rPr>
          <w:color w:val="auto"/>
        </w:rPr>
        <w:t xml:space="preserve">3. </w:t>
      </w:r>
      <w:r w:rsidRPr="00170D0A">
        <w:rPr>
          <w:color w:val="auto"/>
        </w:rPr>
        <w:tab/>
        <w:t xml:space="preserve">A. Alunni, L. Bally-Cuif, A comparative view of regenerative neurogenesis in vertebrates. </w:t>
      </w:r>
      <w:r w:rsidRPr="00170D0A">
        <w:rPr>
          <w:i/>
          <w:iCs/>
          <w:color w:val="auto"/>
        </w:rPr>
        <w:t>Development</w:t>
      </w:r>
      <w:r w:rsidRPr="00170D0A">
        <w:rPr>
          <w:color w:val="auto"/>
        </w:rPr>
        <w:t xml:space="preserve"> </w:t>
      </w:r>
      <w:r w:rsidRPr="00170D0A">
        <w:rPr>
          <w:b/>
          <w:bCs/>
          <w:color w:val="auto"/>
        </w:rPr>
        <w:t>143</w:t>
      </w:r>
      <w:r w:rsidRPr="00170D0A">
        <w:rPr>
          <w:color w:val="auto"/>
        </w:rPr>
        <w:t>, 741–753 (2016).</w:t>
      </w:r>
    </w:p>
    <w:p w14:paraId="0B84811C" w14:textId="77777777" w:rsidR="00170D0A" w:rsidRPr="00170D0A" w:rsidRDefault="00170D0A" w:rsidP="00170D0A">
      <w:pPr>
        <w:pStyle w:val="Bibliography"/>
        <w:rPr>
          <w:color w:val="auto"/>
        </w:rPr>
      </w:pPr>
      <w:r w:rsidRPr="00170D0A">
        <w:rPr>
          <w:color w:val="auto"/>
        </w:rPr>
        <w:t xml:space="preserve">4. </w:t>
      </w:r>
      <w:r w:rsidRPr="00170D0A">
        <w:rPr>
          <w:color w:val="auto"/>
        </w:rPr>
        <w:tab/>
        <w:t xml:space="preserve">A. M. Matheson, </w:t>
      </w:r>
      <w:r w:rsidRPr="00170D0A">
        <w:rPr>
          <w:i/>
          <w:iCs/>
          <w:color w:val="auto"/>
        </w:rPr>
        <w:t>et al.</w:t>
      </w:r>
      <w:r w:rsidRPr="00170D0A">
        <w:rPr>
          <w:color w:val="auto"/>
        </w:rPr>
        <w:t>, Cell-type Plasticity Supports Behavioral Adaptations at the Water-to-Land Interface. [Preprint] (2026). Available at: https://www.biorxiv.org/content/10.64898/2026.07.25.740661v1 [Accessed 9 September 2026].</w:t>
      </w:r>
    </w:p>
    <w:p w14:paraId="7559C6EA" w14:textId="77777777" w:rsidR="00170D0A" w:rsidRPr="00170D0A" w:rsidRDefault="00170D0A" w:rsidP="00170D0A">
      <w:pPr>
        <w:pStyle w:val="Bibliography"/>
        <w:rPr>
          <w:color w:val="auto"/>
        </w:rPr>
      </w:pPr>
      <w:r w:rsidRPr="00170D0A">
        <w:rPr>
          <w:color w:val="auto"/>
        </w:rPr>
        <w:t xml:space="preserve">5. </w:t>
      </w:r>
      <w:r w:rsidRPr="00170D0A">
        <w:rPr>
          <w:color w:val="auto"/>
        </w:rPr>
        <w:tab/>
        <w:t xml:space="preserve">C. G. Parker, </w:t>
      </w:r>
      <w:r w:rsidRPr="00170D0A">
        <w:rPr>
          <w:i/>
          <w:iCs/>
          <w:color w:val="auto"/>
        </w:rPr>
        <w:t>et al.</w:t>
      </w:r>
      <w:r w:rsidRPr="00170D0A">
        <w:rPr>
          <w:color w:val="auto"/>
        </w:rPr>
        <w:t xml:space="preserve">, Adult sex change leads to extensive forebrain reorganization in clownfish. </w:t>
      </w:r>
      <w:r w:rsidRPr="00170D0A">
        <w:rPr>
          <w:i/>
          <w:iCs/>
          <w:color w:val="auto"/>
        </w:rPr>
        <w:t>Biol Sex Differ</w:t>
      </w:r>
      <w:r w:rsidRPr="00170D0A">
        <w:rPr>
          <w:color w:val="auto"/>
        </w:rPr>
        <w:t xml:space="preserve"> </w:t>
      </w:r>
      <w:r w:rsidRPr="00170D0A">
        <w:rPr>
          <w:b/>
          <w:bCs/>
          <w:color w:val="auto"/>
        </w:rPr>
        <w:t>15</w:t>
      </w:r>
      <w:r w:rsidRPr="00170D0A">
        <w:rPr>
          <w:color w:val="auto"/>
        </w:rPr>
        <w:t>, 58 (2024).</w:t>
      </w:r>
    </w:p>
    <w:p w14:paraId="1031049C" w14:textId="77777777" w:rsidR="00170D0A" w:rsidRPr="00170D0A" w:rsidRDefault="00170D0A" w:rsidP="00170D0A">
      <w:pPr>
        <w:pStyle w:val="Bibliography"/>
        <w:rPr>
          <w:color w:val="auto"/>
        </w:rPr>
      </w:pPr>
      <w:r w:rsidRPr="00170D0A">
        <w:rPr>
          <w:color w:val="auto"/>
        </w:rPr>
        <w:t xml:space="preserve">6. </w:t>
      </w:r>
      <w:r w:rsidRPr="00170D0A">
        <w:rPr>
          <w:color w:val="auto"/>
        </w:rPr>
        <w:tab/>
        <w:t xml:space="preserve">C. G. Parker, </w:t>
      </w:r>
      <w:r w:rsidRPr="00170D0A">
        <w:rPr>
          <w:i/>
          <w:iCs/>
          <w:color w:val="auto"/>
        </w:rPr>
        <w:t>et al.</w:t>
      </w:r>
      <w:r w:rsidRPr="00170D0A">
        <w:rPr>
          <w:color w:val="auto"/>
        </w:rPr>
        <w:t xml:space="preserve">, New cells added to the preoptic area during sex change in the common clownfish Amphiprion ocellaris. </w:t>
      </w:r>
      <w:r w:rsidRPr="00170D0A">
        <w:rPr>
          <w:i/>
          <w:iCs/>
          <w:color w:val="auto"/>
        </w:rPr>
        <w:t>General and Comparative Endocrinology</w:t>
      </w:r>
      <w:r w:rsidRPr="00170D0A">
        <w:rPr>
          <w:color w:val="auto"/>
        </w:rPr>
        <w:t xml:space="preserve"> </w:t>
      </w:r>
      <w:r w:rsidRPr="00170D0A">
        <w:rPr>
          <w:b/>
          <w:bCs/>
          <w:color w:val="auto"/>
        </w:rPr>
        <w:t>333</w:t>
      </w:r>
      <w:r w:rsidRPr="00170D0A">
        <w:rPr>
          <w:color w:val="auto"/>
        </w:rPr>
        <w:t>, 114185 (2023).</w:t>
      </w:r>
    </w:p>
    <w:p w14:paraId="438A830D" w14:textId="77777777" w:rsidR="00170D0A" w:rsidRPr="00170D0A" w:rsidRDefault="00170D0A" w:rsidP="00170D0A">
      <w:pPr>
        <w:pStyle w:val="Bibliography"/>
        <w:rPr>
          <w:color w:val="auto"/>
        </w:rPr>
      </w:pPr>
      <w:r w:rsidRPr="00170D0A">
        <w:rPr>
          <w:color w:val="auto"/>
        </w:rPr>
        <w:t xml:space="preserve">7. </w:t>
      </w:r>
      <w:r w:rsidRPr="00170D0A">
        <w:rPr>
          <w:color w:val="auto"/>
        </w:rPr>
        <w:tab/>
        <w:t xml:space="preserve">C. G. Parker, J. S. Lee, A. R. Histed, S. E. Craig, J. S. Rhodes, Stable and persistent male-like behavior during male-to-female sex change in the common clownfish Amphiprion ocellaris. </w:t>
      </w:r>
      <w:r w:rsidRPr="00170D0A">
        <w:rPr>
          <w:i/>
          <w:iCs/>
          <w:color w:val="auto"/>
        </w:rPr>
        <w:t>Hormones and Behavior</w:t>
      </w:r>
      <w:r w:rsidRPr="00170D0A">
        <w:rPr>
          <w:color w:val="auto"/>
        </w:rPr>
        <w:t xml:space="preserve"> </w:t>
      </w:r>
      <w:r w:rsidRPr="00170D0A">
        <w:rPr>
          <w:b/>
          <w:bCs/>
          <w:color w:val="auto"/>
        </w:rPr>
        <w:t>145</w:t>
      </w:r>
      <w:r w:rsidRPr="00170D0A">
        <w:rPr>
          <w:color w:val="auto"/>
        </w:rPr>
        <w:t>, 105239 (2022).</w:t>
      </w:r>
    </w:p>
    <w:p w14:paraId="33D27446" w14:textId="77777777" w:rsidR="00170D0A" w:rsidRPr="00170D0A" w:rsidRDefault="00170D0A" w:rsidP="00170D0A">
      <w:pPr>
        <w:pStyle w:val="Bibliography"/>
        <w:rPr>
          <w:color w:val="auto"/>
        </w:rPr>
      </w:pPr>
      <w:r w:rsidRPr="00170D0A">
        <w:rPr>
          <w:color w:val="auto"/>
        </w:rPr>
        <w:t xml:space="preserve">8. </w:t>
      </w:r>
      <w:r w:rsidRPr="00170D0A">
        <w:rPr>
          <w:color w:val="auto"/>
        </w:rPr>
        <w:tab/>
        <w:t xml:space="preserve">J. Godwin, Neuroendocrinology of sexual plasticity in teleost fishes. </w:t>
      </w:r>
      <w:r w:rsidRPr="00170D0A">
        <w:rPr>
          <w:i/>
          <w:iCs/>
          <w:color w:val="auto"/>
        </w:rPr>
        <w:t>Frontiers in Neuroendocrinology</w:t>
      </w:r>
      <w:r w:rsidRPr="00170D0A">
        <w:rPr>
          <w:color w:val="auto"/>
        </w:rPr>
        <w:t xml:space="preserve"> </w:t>
      </w:r>
      <w:r w:rsidRPr="00170D0A">
        <w:rPr>
          <w:b/>
          <w:bCs/>
          <w:color w:val="auto"/>
        </w:rPr>
        <w:t>31</w:t>
      </w:r>
      <w:r w:rsidRPr="00170D0A">
        <w:rPr>
          <w:color w:val="auto"/>
        </w:rPr>
        <w:t>, 203–216 (2010).</w:t>
      </w:r>
    </w:p>
    <w:p w14:paraId="2BC36025" w14:textId="77777777" w:rsidR="00170D0A" w:rsidRPr="00170D0A" w:rsidRDefault="00170D0A" w:rsidP="00170D0A">
      <w:pPr>
        <w:pStyle w:val="Bibliography"/>
        <w:rPr>
          <w:color w:val="auto"/>
        </w:rPr>
      </w:pPr>
      <w:r w:rsidRPr="00170D0A">
        <w:rPr>
          <w:color w:val="auto"/>
        </w:rPr>
        <w:t xml:space="preserve">9. </w:t>
      </w:r>
      <w:r w:rsidRPr="00170D0A">
        <w:rPr>
          <w:color w:val="auto"/>
        </w:rPr>
        <w:tab/>
        <w:t xml:space="preserve">G. J. Graham, J. S. Rhodes, Plasticity of brain sexual dimorphism as revealed by sex changing fish. </w:t>
      </w:r>
      <w:r w:rsidRPr="00170D0A">
        <w:rPr>
          <w:i/>
          <w:iCs/>
          <w:color w:val="auto"/>
        </w:rPr>
        <w:t>Current Opinion in Neurobiology</w:t>
      </w:r>
      <w:r w:rsidRPr="00170D0A">
        <w:rPr>
          <w:color w:val="auto"/>
        </w:rPr>
        <w:t xml:space="preserve"> </w:t>
      </w:r>
      <w:r w:rsidRPr="00170D0A">
        <w:rPr>
          <w:b/>
          <w:bCs/>
          <w:color w:val="auto"/>
        </w:rPr>
        <w:t>94</w:t>
      </w:r>
      <w:r w:rsidRPr="00170D0A">
        <w:rPr>
          <w:color w:val="auto"/>
        </w:rPr>
        <w:t>, 103094 (2025).</w:t>
      </w:r>
    </w:p>
    <w:p w14:paraId="014C468F" w14:textId="77777777" w:rsidR="00170D0A" w:rsidRPr="00170D0A" w:rsidRDefault="00170D0A" w:rsidP="00170D0A">
      <w:pPr>
        <w:pStyle w:val="Bibliography"/>
        <w:rPr>
          <w:color w:val="auto"/>
        </w:rPr>
      </w:pPr>
      <w:r w:rsidRPr="00170D0A">
        <w:rPr>
          <w:color w:val="auto"/>
        </w:rPr>
        <w:t xml:space="preserve">10. </w:t>
      </w:r>
      <w:r w:rsidRPr="00170D0A">
        <w:rPr>
          <w:color w:val="auto"/>
        </w:rPr>
        <w:tab/>
        <w:t xml:space="preserve">E. Phillips, R. DeAngelis, J. V. Gogola, J. S. Rhodes, Spontaneous alloparental care of unrelated offspring by non-breeding Amphiprion ocellaris in absence of the biological parents. </w:t>
      </w:r>
      <w:r w:rsidRPr="00170D0A">
        <w:rPr>
          <w:i/>
          <w:iCs/>
          <w:color w:val="auto"/>
        </w:rPr>
        <w:t>Sci Rep</w:t>
      </w:r>
      <w:r w:rsidRPr="00170D0A">
        <w:rPr>
          <w:color w:val="auto"/>
        </w:rPr>
        <w:t xml:space="preserve"> </w:t>
      </w:r>
      <w:r w:rsidRPr="00170D0A">
        <w:rPr>
          <w:b/>
          <w:bCs/>
          <w:color w:val="auto"/>
        </w:rPr>
        <w:t>10</w:t>
      </w:r>
      <w:r w:rsidRPr="00170D0A">
        <w:rPr>
          <w:color w:val="auto"/>
        </w:rPr>
        <w:t>, 4610 (2020).</w:t>
      </w:r>
    </w:p>
    <w:p w14:paraId="663B8AA1" w14:textId="77777777" w:rsidR="00170D0A" w:rsidRPr="00170D0A" w:rsidRDefault="00170D0A" w:rsidP="00170D0A">
      <w:pPr>
        <w:pStyle w:val="Bibliography"/>
        <w:rPr>
          <w:color w:val="auto"/>
        </w:rPr>
      </w:pPr>
      <w:r w:rsidRPr="00170D0A">
        <w:rPr>
          <w:color w:val="auto"/>
        </w:rPr>
        <w:t xml:space="preserve">11. </w:t>
      </w:r>
      <w:r w:rsidRPr="00170D0A">
        <w:rPr>
          <w:color w:val="auto"/>
        </w:rPr>
        <w:tab/>
        <w:t xml:space="preserve">R. DeAngelis, J. S. Rhodes, Sex Differences in Steroid Hormones and Parental Effort across the Breeding Cycle in </w:t>
      </w:r>
      <w:r w:rsidRPr="00170D0A">
        <w:rPr>
          <w:i/>
          <w:iCs/>
          <w:color w:val="auto"/>
        </w:rPr>
        <w:t>Amphiprion ocellaris</w:t>
      </w:r>
      <w:r w:rsidRPr="00170D0A">
        <w:rPr>
          <w:color w:val="auto"/>
        </w:rPr>
        <w:t xml:space="preserve">. </w:t>
      </w:r>
      <w:r w:rsidRPr="00170D0A">
        <w:rPr>
          <w:i/>
          <w:iCs/>
          <w:color w:val="auto"/>
        </w:rPr>
        <w:t>Copeia</w:t>
      </w:r>
      <w:r w:rsidRPr="00170D0A">
        <w:rPr>
          <w:color w:val="auto"/>
        </w:rPr>
        <w:t xml:space="preserve"> </w:t>
      </w:r>
      <w:r w:rsidRPr="00170D0A">
        <w:rPr>
          <w:b/>
          <w:bCs/>
          <w:color w:val="auto"/>
        </w:rPr>
        <w:t>104</w:t>
      </w:r>
      <w:r w:rsidRPr="00170D0A">
        <w:rPr>
          <w:color w:val="auto"/>
        </w:rPr>
        <w:t>, 586–593 (2016).</w:t>
      </w:r>
    </w:p>
    <w:p w14:paraId="1542228D" w14:textId="77777777" w:rsidR="00170D0A" w:rsidRPr="00170D0A" w:rsidRDefault="00170D0A" w:rsidP="00170D0A">
      <w:pPr>
        <w:pStyle w:val="Bibliography"/>
        <w:rPr>
          <w:color w:val="auto"/>
        </w:rPr>
      </w:pPr>
      <w:r w:rsidRPr="00170D0A">
        <w:rPr>
          <w:color w:val="auto"/>
        </w:rPr>
        <w:t xml:space="preserve">12. </w:t>
      </w:r>
      <w:r w:rsidRPr="00170D0A">
        <w:rPr>
          <w:color w:val="auto"/>
        </w:rPr>
        <w:tab/>
        <w:t xml:space="preserve">R. DeAngelis, L. Dodd, A. Snyder, J. S. Rhodes, Dynamic regulation of brain aromatase and isotocin receptor gene expression depends on parenting status. </w:t>
      </w:r>
      <w:r w:rsidRPr="00170D0A">
        <w:rPr>
          <w:i/>
          <w:iCs/>
          <w:color w:val="auto"/>
        </w:rPr>
        <w:t>Hormones and Behavior</w:t>
      </w:r>
      <w:r w:rsidRPr="00170D0A">
        <w:rPr>
          <w:color w:val="auto"/>
        </w:rPr>
        <w:t xml:space="preserve"> </w:t>
      </w:r>
      <w:r w:rsidRPr="00170D0A">
        <w:rPr>
          <w:b/>
          <w:bCs/>
          <w:color w:val="auto"/>
        </w:rPr>
        <w:t>103</w:t>
      </w:r>
      <w:r w:rsidRPr="00170D0A">
        <w:rPr>
          <w:color w:val="auto"/>
        </w:rPr>
        <w:t>, 62–70 (2018).</w:t>
      </w:r>
    </w:p>
    <w:p w14:paraId="253434EB" w14:textId="77777777" w:rsidR="00170D0A" w:rsidRPr="00170D0A" w:rsidRDefault="00170D0A" w:rsidP="00170D0A">
      <w:pPr>
        <w:pStyle w:val="Bibliography"/>
        <w:rPr>
          <w:color w:val="auto"/>
        </w:rPr>
      </w:pPr>
      <w:r w:rsidRPr="00170D0A">
        <w:rPr>
          <w:color w:val="auto"/>
        </w:rPr>
        <w:t xml:space="preserve">13. </w:t>
      </w:r>
      <w:r w:rsidRPr="00170D0A">
        <w:rPr>
          <w:color w:val="auto"/>
        </w:rPr>
        <w:tab/>
        <w:t xml:space="preserve">R. DeAngelis, L. Dodd, J. Rhodes, Nonapeptides mediate trade-offs in parental care strategy. </w:t>
      </w:r>
      <w:r w:rsidRPr="00170D0A">
        <w:rPr>
          <w:i/>
          <w:iCs/>
          <w:color w:val="auto"/>
        </w:rPr>
        <w:t>Hormones and Behavior</w:t>
      </w:r>
      <w:r w:rsidRPr="00170D0A">
        <w:rPr>
          <w:color w:val="auto"/>
        </w:rPr>
        <w:t xml:space="preserve"> </w:t>
      </w:r>
      <w:r w:rsidRPr="00170D0A">
        <w:rPr>
          <w:b/>
          <w:bCs/>
          <w:color w:val="auto"/>
        </w:rPr>
        <w:t>121</w:t>
      </w:r>
      <w:r w:rsidRPr="00170D0A">
        <w:rPr>
          <w:color w:val="auto"/>
        </w:rPr>
        <w:t>, 104717 (2020).</w:t>
      </w:r>
    </w:p>
    <w:p w14:paraId="5EDEEFF7" w14:textId="77777777" w:rsidR="00170D0A" w:rsidRPr="00170D0A" w:rsidRDefault="00170D0A" w:rsidP="00170D0A">
      <w:pPr>
        <w:pStyle w:val="Bibliography"/>
        <w:rPr>
          <w:color w:val="auto"/>
        </w:rPr>
      </w:pPr>
      <w:r w:rsidRPr="00170D0A">
        <w:rPr>
          <w:color w:val="auto"/>
        </w:rPr>
        <w:t xml:space="preserve">14. </w:t>
      </w:r>
      <w:r w:rsidRPr="00170D0A">
        <w:rPr>
          <w:color w:val="auto"/>
        </w:rPr>
        <w:tab/>
        <w:t xml:space="preserve">G. J. Graham, I. M. Wilton, E. K. Panczyk, J. S. Rhodes, Novel behavioural assays reveal sex-specific behavioural syndromes in anemonefish. </w:t>
      </w:r>
      <w:r w:rsidRPr="00170D0A">
        <w:rPr>
          <w:i/>
          <w:iCs/>
          <w:color w:val="auto"/>
        </w:rPr>
        <w:t>J Fish Biol</w:t>
      </w:r>
      <w:r w:rsidRPr="00170D0A">
        <w:rPr>
          <w:color w:val="auto"/>
        </w:rPr>
        <w:t xml:space="preserve"> </w:t>
      </w:r>
      <w:r w:rsidRPr="00170D0A">
        <w:rPr>
          <w:b/>
          <w:bCs/>
          <w:color w:val="auto"/>
        </w:rPr>
        <w:t>106</w:t>
      </w:r>
      <w:r w:rsidRPr="00170D0A">
        <w:rPr>
          <w:color w:val="auto"/>
        </w:rPr>
        <w:t>, 1845–1862 (2025).</w:t>
      </w:r>
    </w:p>
    <w:p w14:paraId="29A8B358" w14:textId="77777777" w:rsidR="00170D0A" w:rsidRPr="00170D0A" w:rsidRDefault="00170D0A" w:rsidP="00170D0A">
      <w:pPr>
        <w:pStyle w:val="Bibliography"/>
        <w:rPr>
          <w:color w:val="auto"/>
        </w:rPr>
      </w:pPr>
      <w:r w:rsidRPr="00170D0A">
        <w:rPr>
          <w:color w:val="auto"/>
        </w:rPr>
        <w:lastRenderedPageBreak/>
        <w:t xml:space="preserve">15. </w:t>
      </w:r>
      <w:r w:rsidRPr="00170D0A">
        <w:rPr>
          <w:color w:val="auto"/>
        </w:rPr>
        <w:tab/>
        <w:t xml:space="preserve">V. Kleshchevnikov, </w:t>
      </w:r>
      <w:r w:rsidRPr="00170D0A">
        <w:rPr>
          <w:i/>
          <w:iCs/>
          <w:color w:val="auto"/>
        </w:rPr>
        <w:t>et al.</w:t>
      </w:r>
      <w:r w:rsidRPr="00170D0A">
        <w:rPr>
          <w:color w:val="auto"/>
        </w:rPr>
        <w:t xml:space="preserve">, Cell2location maps fine-grained cell types in spatial transcriptomics. </w:t>
      </w:r>
      <w:r w:rsidRPr="00170D0A">
        <w:rPr>
          <w:i/>
          <w:iCs/>
          <w:color w:val="auto"/>
        </w:rPr>
        <w:t>Nat Biotechnol</w:t>
      </w:r>
      <w:r w:rsidRPr="00170D0A">
        <w:rPr>
          <w:color w:val="auto"/>
        </w:rPr>
        <w:t xml:space="preserve"> </w:t>
      </w:r>
      <w:r w:rsidRPr="00170D0A">
        <w:rPr>
          <w:b/>
          <w:bCs/>
          <w:color w:val="auto"/>
        </w:rPr>
        <w:t>40</w:t>
      </w:r>
      <w:r w:rsidRPr="00170D0A">
        <w:rPr>
          <w:color w:val="auto"/>
        </w:rPr>
        <w:t>, 661–671 (2022).</w:t>
      </w:r>
    </w:p>
    <w:p w14:paraId="47F4FDED" w14:textId="77777777" w:rsidR="00170D0A" w:rsidRPr="00170D0A" w:rsidRDefault="00170D0A" w:rsidP="00170D0A">
      <w:pPr>
        <w:pStyle w:val="Bibliography"/>
        <w:rPr>
          <w:color w:val="auto"/>
        </w:rPr>
      </w:pPr>
      <w:r w:rsidRPr="00170D0A">
        <w:rPr>
          <w:color w:val="auto"/>
        </w:rPr>
        <w:t xml:space="preserve">16. </w:t>
      </w:r>
      <w:r w:rsidRPr="00170D0A">
        <w:rPr>
          <w:color w:val="auto"/>
        </w:rPr>
        <w:tab/>
        <w:t xml:space="preserve">U. Herget, S. Ryu, Coexpression analysis of nine neuropeptides in the neurosecretory preoptic area of larval zebrafish. </w:t>
      </w:r>
      <w:r w:rsidRPr="00170D0A">
        <w:rPr>
          <w:i/>
          <w:iCs/>
          <w:color w:val="auto"/>
        </w:rPr>
        <w:t>Front. Neuroanat.</w:t>
      </w:r>
      <w:r w:rsidRPr="00170D0A">
        <w:rPr>
          <w:color w:val="auto"/>
        </w:rPr>
        <w:t xml:space="preserve"> </w:t>
      </w:r>
      <w:r w:rsidRPr="00170D0A">
        <w:rPr>
          <w:b/>
          <w:bCs/>
          <w:color w:val="auto"/>
        </w:rPr>
        <w:t>9</w:t>
      </w:r>
      <w:r w:rsidRPr="00170D0A">
        <w:rPr>
          <w:color w:val="auto"/>
        </w:rPr>
        <w:t xml:space="preserve"> (2015).</w:t>
      </w:r>
    </w:p>
    <w:p w14:paraId="1CBE4777" w14:textId="77777777" w:rsidR="00170D0A" w:rsidRPr="00170D0A" w:rsidRDefault="00170D0A" w:rsidP="00170D0A">
      <w:pPr>
        <w:pStyle w:val="Bibliography"/>
        <w:rPr>
          <w:color w:val="auto"/>
        </w:rPr>
      </w:pPr>
      <w:r w:rsidRPr="00170D0A">
        <w:rPr>
          <w:color w:val="auto"/>
        </w:rPr>
        <w:t xml:space="preserve">17. </w:t>
      </w:r>
      <w:r w:rsidRPr="00170D0A">
        <w:rPr>
          <w:color w:val="auto"/>
        </w:rPr>
        <w:tab/>
        <w:t xml:space="preserve">J. Nagpal, U. Herget, M. K. Choi, S. Ryu, Anatomy, development, and plasticity of the neurosecretory hypothalamus in zebrafish. </w:t>
      </w:r>
      <w:r w:rsidRPr="00170D0A">
        <w:rPr>
          <w:i/>
          <w:iCs/>
          <w:color w:val="auto"/>
        </w:rPr>
        <w:t>Cell Tissue Res</w:t>
      </w:r>
      <w:r w:rsidRPr="00170D0A">
        <w:rPr>
          <w:color w:val="auto"/>
        </w:rPr>
        <w:t xml:space="preserve"> </w:t>
      </w:r>
      <w:r w:rsidRPr="00170D0A">
        <w:rPr>
          <w:b/>
          <w:bCs/>
          <w:color w:val="auto"/>
        </w:rPr>
        <w:t>375</w:t>
      </w:r>
      <w:r w:rsidRPr="00170D0A">
        <w:rPr>
          <w:color w:val="auto"/>
        </w:rPr>
        <w:t>, 5–22 (2019).</w:t>
      </w:r>
    </w:p>
    <w:p w14:paraId="4AC855F4" w14:textId="77777777" w:rsidR="00170D0A" w:rsidRPr="00170D0A" w:rsidRDefault="00170D0A" w:rsidP="00170D0A">
      <w:pPr>
        <w:pStyle w:val="Bibliography"/>
        <w:rPr>
          <w:color w:val="auto"/>
        </w:rPr>
      </w:pPr>
      <w:r w:rsidRPr="00170D0A">
        <w:rPr>
          <w:color w:val="auto"/>
        </w:rPr>
        <w:t xml:space="preserve">18. </w:t>
      </w:r>
      <w:r w:rsidRPr="00170D0A">
        <w:rPr>
          <w:color w:val="auto"/>
        </w:rPr>
        <w:tab/>
        <w:t xml:space="preserve">U. Herget, A. Wolf, M. F. Wullimann, S. Ryu, Molecular neuroanatomy and chemoarchitecture of the neurosecretory preoptic-hypothalamic area in zebrafish larvae. </w:t>
      </w:r>
      <w:r w:rsidRPr="00170D0A">
        <w:rPr>
          <w:i/>
          <w:iCs/>
          <w:color w:val="auto"/>
        </w:rPr>
        <w:t>Journal of Comparative Neurology</w:t>
      </w:r>
      <w:r w:rsidRPr="00170D0A">
        <w:rPr>
          <w:color w:val="auto"/>
        </w:rPr>
        <w:t xml:space="preserve"> </w:t>
      </w:r>
      <w:r w:rsidRPr="00170D0A">
        <w:rPr>
          <w:b/>
          <w:bCs/>
          <w:color w:val="auto"/>
        </w:rPr>
        <w:t>522</w:t>
      </w:r>
      <w:r w:rsidRPr="00170D0A">
        <w:rPr>
          <w:color w:val="auto"/>
        </w:rPr>
        <w:t>, 1542–1564 (2014).</w:t>
      </w:r>
    </w:p>
    <w:p w14:paraId="0296548D" w14:textId="77777777" w:rsidR="00170D0A" w:rsidRPr="00170D0A" w:rsidRDefault="00170D0A" w:rsidP="00170D0A">
      <w:pPr>
        <w:pStyle w:val="Bibliography"/>
        <w:rPr>
          <w:color w:val="auto"/>
        </w:rPr>
      </w:pPr>
      <w:r w:rsidRPr="00170D0A">
        <w:rPr>
          <w:color w:val="auto"/>
        </w:rPr>
        <w:t xml:space="preserve">19. </w:t>
      </w:r>
      <w:r w:rsidRPr="00170D0A">
        <w:rPr>
          <w:color w:val="auto"/>
        </w:rPr>
        <w:tab/>
        <w:t xml:space="preserve">A. J. Sakharkar, M. Mazumdar, P. S. Singru, N. Subhedar, Neurosecretory neurons of the nucleus preopticus (NPO) express salmon GnRH mRNA and show reproduction phase-related variation in the female Indian major carp, </w:t>
      </w:r>
      <w:r w:rsidRPr="00170D0A">
        <w:rPr>
          <w:i/>
          <w:iCs/>
          <w:color w:val="auto"/>
        </w:rPr>
        <w:t>Cirrhinus cirrhosus</w:t>
      </w:r>
      <w:r w:rsidRPr="00170D0A">
        <w:rPr>
          <w:color w:val="auto"/>
        </w:rPr>
        <w:t xml:space="preserve">. </w:t>
      </w:r>
      <w:r w:rsidRPr="00170D0A">
        <w:rPr>
          <w:i/>
          <w:iCs/>
          <w:color w:val="auto"/>
        </w:rPr>
        <w:t>Comparative Biochemistry and Physiology Part A: Molecular &amp; Integrative Physiology</w:t>
      </w:r>
      <w:r w:rsidRPr="00170D0A">
        <w:rPr>
          <w:color w:val="auto"/>
        </w:rPr>
        <w:t xml:space="preserve"> </w:t>
      </w:r>
      <w:r w:rsidRPr="00170D0A">
        <w:rPr>
          <w:b/>
          <w:bCs/>
          <w:color w:val="auto"/>
        </w:rPr>
        <w:t>151</w:t>
      </w:r>
      <w:r w:rsidRPr="00170D0A">
        <w:rPr>
          <w:color w:val="auto"/>
        </w:rPr>
        <w:t>, 247–252 (2008).</w:t>
      </w:r>
    </w:p>
    <w:p w14:paraId="5C364FB5" w14:textId="77777777" w:rsidR="00170D0A" w:rsidRPr="00170D0A" w:rsidRDefault="00170D0A" w:rsidP="00170D0A">
      <w:pPr>
        <w:pStyle w:val="Bibliography"/>
        <w:rPr>
          <w:color w:val="auto"/>
        </w:rPr>
      </w:pPr>
      <w:r w:rsidRPr="00170D0A">
        <w:rPr>
          <w:color w:val="auto"/>
        </w:rPr>
        <w:t xml:space="preserve">20. </w:t>
      </w:r>
      <w:r w:rsidRPr="00170D0A">
        <w:rPr>
          <w:color w:val="auto"/>
        </w:rPr>
        <w:tab/>
        <w:t xml:space="preserve">M. Tibi, </w:t>
      </w:r>
      <w:r w:rsidRPr="00170D0A">
        <w:rPr>
          <w:i/>
          <w:iCs/>
          <w:color w:val="auto"/>
        </w:rPr>
        <w:t>et al.</w:t>
      </w:r>
      <w:r w:rsidRPr="00170D0A">
        <w:rPr>
          <w:color w:val="auto"/>
        </w:rPr>
        <w:t xml:space="preserve">, A telencephalon cell type atlas for goldfish reveals diversity in the evolution of spatial structure and cell types. </w:t>
      </w:r>
      <w:r w:rsidRPr="00170D0A">
        <w:rPr>
          <w:i/>
          <w:iCs/>
          <w:color w:val="auto"/>
        </w:rPr>
        <w:t>Sci Adv</w:t>
      </w:r>
      <w:r w:rsidRPr="00170D0A">
        <w:rPr>
          <w:color w:val="auto"/>
        </w:rPr>
        <w:t xml:space="preserve"> </w:t>
      </w:r>
      <w:r w:rsidRPr="00170D0A">
        <w:rPr>
          <w:b/>
          <w:bCs/>
          <w:color w:val="auto"/>
        </w:rPr>
        <w:t>9</w:t>
      </w:r>
      <w:r w:rsidRPr="00170D0A">
        <w:rPr>
          <w:color w:val="auto"/>
        </w:rPr>
        <w:t>, eadh7693 (2023).</w:t>
      </w:r>
    </w:p>
    <w:p w14:paraId="2A9CAC39" w14:textId="77777777" w:rsidR="00170D0A" w:rsidRPr="00170D0A" w:rsidRDefault="00170D0A" w:rsidP="00170D0A">
      <w:pPr>
        <w:pStyle w:val="Bibliography"/>
        <w:rPr>
          <w:color w:val="auto"/>
        </w:rPr>
      </w:pPr>
      <w:r w:rsidRPr="00170D0A">
        <w:rPr>
          <w:color w:val="auto"/>
        </w:rPr>
        <w:t xml:space="preserve">21. </w:t>
      </w:r>
      <w:r w:rsidRPr="00170D0A">
        <w:rPr>
          <w:color w:val="auto"/>
        </w:rPr>
        <w:tab/>
        <w:t xml:space="preserve">N. Diotel, </w:t>
      </w:r>
      <w:r w:rsidRPr="00170D0A">
        <w:rPr>
          <w:i/>
          <w:iCs/>
          <w:color w:val="auto"/>
        </w:rPr>
        <w:t>et al.</w:t>
      </w:r>
      <w:r w:rsidRPr="00170D0A">
        <w:rPr>
          <w:color w:val="auto"/>
        </w:rPr>
        <w:t xml:space="preserve">, Steroid Transport, Local Synthesis, and Signaling within the Brain: Roles in Neurogenesis, Neuroprotection, and Sexual Behaviors. </w:t>
      </w:r>
      <w:r w:rsidRPr="00170D0A">
        <w:rPr>
          <w:i/>
          <w:iCs/>
          <w:color w:val="auto"/>
        </w:rPr>
        <w:t>Front Neurosci</w:t>
      </w:r>
      <w:r w:rsidRPr="00170D0A">
        <w:rPr>
          <w:color w:val="auto"/>
        </w:rPr>
        <w:t xml:space="preserve"> </w:t>
      </w:r>
      <w:r w:rsidRPr="00170D0A">
        <w:rPr>
          <w:b/>
          <w:bCs/>
          <w:color w:val="auto"/>
        </w:rPr>
        <w:t>12</w:t>
      </w:r>
      <w:r w:rsidRPr="00170D0A">
        <w:rPr>
          <w:color w:val="auto"/>
        </w:rPr>
        <w:t>, 84 (2018).</w:t>
      </w:r>
    </w:p>
    <w:p w14:paraId="5787CC8A" w14:textId="77777777" w:rsidR="00170D0A" w:rsidRPr="00170D0A" w:rsidRDefault="00170D0A" w:rsidP="00170D0A">
      <w:pPr>
        <w:pStyle w:val="Bibliography"/>
        <w:rPr>
          <w:color w:val="auto"/>
        </w:rPr>
      </w:pPr>
      <w:r w:rsidRPr="00170D0A">
        <w:rPr>
          <w:color w:val="auto"/>
        </w:rPr>
        <w:t xml:space="preserve">22. </w:t>
      </w:r>
      <w:r w:rsidRPr="00170D0A">
        <w:rPr>
          <w:color w:val="auto"/>
        </w:rPr>
        <w:tab/>
        <w:t xml:space="preserve">J. Briscoe, </w:t>
      </w:r>
      <w:r w:rsidRPr="00170D0A">
        <w:rPr>
          <w:i/>
          <w:iCs/>
          <w:color w:val="auto"/>
        </w:rPr>
        <w:t>et al.</w:t>
      </w:r>
      <w:r w:rsidRPr="00170D0A">
        <w:rPr>
          <w:color w:val="auto"/>
        </w:rPr>
        <w:t xml:space="preserve">, Homeobox gene Nkx2.2 and specification of neuronal identity by graded Sonic hedgehog signalling. </w:t>
      </w:r>
      <w:r w:rsidRPr="00170D0A">
        <w:rPr>
          <w:i/>
          <w:iCs/>
          <w:color w:val="auto"/>
        </w:rPr>
        <w:t>Nature</w:t>
      </w:r>
      <w:r w:rsidRPr="00170D0A">
        <w:rPr>
          <w:color w:val="auto"/>
        </w:rPr>
        <w:t xml:space="preserve"> </w:t>
      </w:r>
      <w:r w:rsidRPr="00170D0A">
        <w:rPr>
          <w:b/>
          <w:bCs/>
          <w:color w:val="auto"/>
        </w:rPr>
        <w:t>398</w:t>
      </w:r>
      <w:r w:rsidRPr="00170D0A">
        <w:rPr>
          <w:color w:val="auto"/>
        </w:rPr>
        <w:t>, 622–627 (1999).</w:t>
      </w:r>
    </w:p>
    <w:p w14:paraId="0FBEAF11" w14:textId="77777777" w:rsidR="00170D0A" w:rsidRPr="00170D0A" w:rsidRDefault="00170D0A" w:rsidP="00170D0A">
      <w:pPr>
        <w:pStyle w:val="Bibliography"/>
        <w:rPr>
          <w:color w:val="auto"/>
        </w:rPr>
      </w:pPr>
      <w:r w:rsidRPr="00170D0A">
        <w:rPr>
          <w:color w:val="auto"/>
        </w:rPr>
        <w:t xml:space="preserve">23. </w:t>
      </w:r>
      <w:r w:rsidRPr="00170D0A">
        <w:rPr>
          <w:color w:val="auto"/>
        </w:rPr>
        <w:tab/>
        <w:t xml:space="preserve">N. Hagiwara, Sox6, jack of all trades: A versatile regulatory protein in vertebrate development. </w:t>
      </w:r>
      <w:r w:rsidRPr="00170D0A">
        <w:rPr>
          <w:i/>
          <w:iCs/>
          <w:color w:val="auto"/>
        </w:rPr>
        <w:t>Developmental Dynamics</w:t>
      </w:r>
      <w:r w:rsidRPr="00170D0A">
        <w:rPr>
          <w:color w:val="auto"/>
        </w:rPr>
        <w:t xml:space="preserve"> </w:t>
      </w:r>
      <w:r w:rsidRPr="00170D0A">
        <w:rPr>
          <w:b/>
          <w:bCs/>
          <w:color w:val="auto"/>
        </w:rPr>
        <w:t>240</w:t>
      </w:r>
      <w:r w:rsidRPr="00170D0A">
        <w:rPr>
          <w:color w:val="auto"/>
        </w:rPr>
        <w:t>, 1311–1321 (2011).</w:t>
      </w:r>
    </w:p>
    <w:p w14:paraId="214EC5FE" w14:textId="77777777" w:rsidR="00170D0A" w:rsidRPr="00170D0A" w:rsidRDefault="00170D0A" w:rsidP="00170D0A">
      <w:pPr>
        <w:pStyle w:val="Bibliography"/>
        <w:rPr>
          <w:color w:val="auto"/>
        </w:rPr>
      </w:pPr>
      <w:r w:rsidRPr="00170D0A">
        <w:rPr>
          <w:color w:val="auto"/>
        </w:rPr>
        <w:t xml:space="preserve">24. </w:t>
      </w:r>
      <w:r w:rsidRPr="00170D0A">
        <w:rPr>
          <w:color w:val="auto"/>
        </w:rPr>
        <w:tab/>
        <w:t xml:space="preserve">M. Co, A. G. Anderson, G. Konopka, FOXP transcription factors in vertebrate brain development, function, and disorders. </w:t>
      </w:r>
      <w:r w:rsidRPr="00170D0A">
        <w:rPr>
          <w:i/>
          <w:iCs/>
          <w:color w:val="auto"/>
        </w:rPr>
        <w:t>WIREs Developmental Biology</w:t>
      </w:r>
      <w:r w:rsidRPr="00170D0A">
        <w:rPr>
          <w:color w:val="auto"/>
        </w:rPr>
        <w:t xml:space="preserve"> </w:t>
      </w:r>
      <w:r w:rsidRPr="00170D0A">
        <w:rPr>
          <w:b/>
          <w:bCs/>
          <w:color w:val="auto"/>
        </w:rPr>
        <w:t>9</w:t>
      </w:r>
      <w:r w:rsidRPr="00170D0A">
        <w:rPr>
          <w:color w:val="auto"/>
        </w:rPr>
        <w:t>, e375 (2020).</w:t>
      </w:r>
    </w:p>
    <w:p w14:paraId="660E5832" w14:textId="77777777" w:rsidR="00170D0A" w:rsidRPr="00170D0A" w:rsidRDefault="00170D0A" w:rsidP="00170D0A">
      <w:pPr>
        <w:pStyle w:val="Bibliography"/>
        <w:rPr>
          <w:color w:val="auto"/>
        </w:rPr>
      </w:pPr>
      <w:r w:rsidRPr="00170D0A">
        <w:rPr>
          <w:color w:val="auto"/>
        </w:rPr>
        <w:t xml:space="preserve">25. </w:t>
      </w:r>
      <w:r w:rsidRPr="00170D0A">
        <w:rPr>
          <w:color w:val="auto"/>
        </w:rPr>
        <w:tab/>
        <w:t xml:space="preserve">A. Alzu’bi, </w:t>
      </w:r>
      <w:r w:rsidRPr="00170D0A">
        <w:rPr>
          <w:i/>
          <w:iCs/>
          <w:color w:val="auto"/>
        </w:rPr>
        <w:t>et al.</w:t>
      </w:r>
      <w:r w:rsidRPr="00170D0A">
        <w:rPr>
          <w:color w:val="auto"/>
        </w:rPr>
        <w:t xml:space="preserve">, The Transcription Factors COUP-TFI and COUP-TFII have Distinct Roles in Arealisation and GABAergic Interneuron Specification in the Early Human Fetal Telencephalon. </w:t>
      </w:r>
      <w:r w:rsidRPr="00170D0A">
        <w:rPr>
          <w:i/>
          <w:iCs/>
          <w:color w:val="auto"/>
        </w:rPr>
        <w:t>Cereb Cortex</w:t>
      </w:r>
      <w:r w:rsidRPr="00170D0A">
        <w:rPr>
          <w:color w:val="auto"/>
        </w:rPr>
        <w:t xml:space="preserve"> </w:t>
      </w:r>
      <w:r w:rsidRPr="00170D0A">
        <w:rPr>
          <w:b/>
          <w:bCs/>
          <w:color w:val="auto"/>
        </w:rPr>
        <w:t>27</w:t>
      </w:r>
      <w:r w:rsidRPr="00170D0A">
        <w:rPr>
          <w:color w:val="auto"/>
        </w:rPr>
        <w:t>, 4971–4987 (2017).</w:t>
      </w:r>
    </w:p>
    <w:p w14:paraId="4F5A5579" w14:textId="77777777" w:rsidR="00170D0A" w:rsidRPr="00170D0A" w:rsidRDefault="00170D0A" w:rsidP="00170D0A">
      <w:pPr>
        <w:pStyle w:val="Bibliography"/>
        <w:rPr>
          <w:color w:val="auto"/>
        </w:rPr>
      </w:pPr>
      <w:r w:rsidRPr="00170D0A">
        <w:rPr>
          <w:color w:val="auto"/>
        </w:rPr>
        <w:t xml:space="preserve">26. </w:t>
      </w:r>
      <w:r w:rsidRPr="00170D0A">
        <w:rPr>
          <w:color w:val="auto"/>
        </w:rPr>
        <w:tab/>
        <w:t xml:space="preserve">B. J. Dean, B. Erdogan, J. T. Gamse, S.-Y. Wu, Dbx1b defines the dorsal habenular progenitor domain in the zebrafish epithalamus. </w:t>
      </w:r>
      <w:r w:rsidRPr="00170D0A">
        <w:rPr>
          <w:i/>
          <w:iCs/>
          <w:color w:val="auto"/>
        </w:rPr>
        <w:t>Neural Dev</w:t>
      </w:r>
      <w:r w:rsidRPr="00170D0A">
        <w:rPr>
          <w:color w:val="auto"/>
        </w:rPr>
        <w:t xml:space="preserve"> </w:t>
      </w:r>
      <w:r w:rsidRPr="00170D0A">
        <w:rPr>
          <w:b/>
          <w:bCs/>
          <w:color w:val="auto"/>
        </w:rPr>
        <w:t>9</w:t>
      </w:r>
      <w:r w:rsidRPr="00170D0A">
        <w:rPr>
          <w:color w:val="auto"/>
        </w:rPr>
        <w:t>, 20 (2014).</w:t>
      </w:r>
    </w:p>
    <w:p w14:paraId="578DDE98" w14:textId="77777777" w:rsidR="00170D0A" w:rsidRPr="00170D0A" w:rsidRDefault="00170D0A" w:rsidP="00170D0A">
      <w:pPr>
        <w:pStyle w:val="Bibliography"/>
        <w:rPr>
          <w:color w:val="auto"/>
        </w:rPr>
      </w:pPr>
      <w:r w:rsidRPr="00170D0A">
        <w:rPr>
          <w:color w:val="auto"/>
        </w:rPr>
        <w:t xml:space="preserve">27. </w:t>
      </w:r>
      <w:r w:rsidRPr="00170D0A">
        <w:rPr>
          <w:color w:val="auto"/>
        </w:rPr>
        <w:tab/>
        <w:t xml:space="preserve">M. Keleş, A. Gunel-Ozcan, HOX and MEINOX in cellular plasticity, fibrosis, and cancer. </w:t>
      </w:r>
      <w:r w:rsidRPr="00170D0A">
        <w:rPr>
          <w:i/>
          <w:iCs/>
          <w:color w:val="auto"/>
        </w:rPr>
        <w:t>World J Stem Cells</w:t>
      </w:r>
      <w:r w:rsidRPr="00170D0A">
        <w:rPr>
          <w:color w:val="auto"/>
        </w:rPr>
        <w:t xml:space="preserve"> </w:t>
      </w:r>
      <w:r w:rsidRPr="00170D0A">
        <w:rPr>
          <w:b/>
          <w:bCs/>
          <w:color w:val="auto"/>
        </w:rPr>
        <w:t>17</w:t>
      </w:r>
      <w:r w:rsidRPr="00170D0A">
        <w:rPr>
          <w:color w:val="auto"/>
        </w:rPr>
        <w:t>, 109102 (2025).</w:t>
      </w:r>
    </w:p>
    <w:p w14:paraId="78A14CAD" w14:textId="77777777" w:rsidR="00170D0A" w:rsidRPr="00170D0A" w:rsidRDefault="00170D0A" w:rsidP="00170D0A">
      <w:pPr>
        <w:pStyle w:val="Bibliography"/>
        <w:rPr>
          <w:color w:val="auto"/>
        </w:rPr>
      </w:pPr>
      <w:r w:rsidRPr="00170D0A">
        <w:rPr>
          <w:color w:val="auto"/>
        </w:rPr>
        <w:t xml:space="preserve">28. </w:t>
      </w:r>
      <w:r w:rsidRPr="00170D0A">
        <w:rPr>
          <w:color w:val="auto"/>
        </w:rPr>
        <w:tab/>
        <w:t xml:space="preserve">S. Fischer, L. M. Weber, R. Liefke, Evolutionary adaptation of the Polycomb repressive complex 2. </w:t>
      </w:r>
      <w:r w:rsidRPr="00170D0A">
        <w:rPr>
          <w:i/>
          <w:iCs/>
          <w:color w:val="auto"/>
        </w:rPr>
        <w:t>Epigenetics &amp; Chromatin</w:t>
      </w:r>
      <w:r w:rsidRPr="00170D0A">
        <w:rPr>
          <w:color w:val="auto"/>
        </w:rPr>
        <w:t xml:space="preserve"> </w:t>
      </w:r>
      <w:r w:rsidRPr="00170D0A">
        <w:rPr>
          <w:b/>
          <w:bCs/>
          <w:color w:val="auto"/>
        </w:rPr>
        <w:t>15</w:t>
      </w:r>
      <w:r w:rsidRPr="00170D0A">
        <w:rPr>
          <w:color w:val="auto"/>
        </w:rPr>
        <w:t>, 7 (2022).</w:t>
      </w:r>
    </w:p>
    <w:p w14:paraId="5F07726C" w14:textId="77777777" w:rsidR="00170D0A" w:rsidRPr="00170D0A" w:rsidRDefault="00170D0A" w:rsidP="00170D0A">
      <w:pPr>
        <w:pStyle w:val="Bibliography"/>
        <w:rPr>
          <w:color w:val="auto"/>
        </w:rPr>
      </w:pPr>
      <w:r w:rsidRPr="00170D0A">
        <w:rPr>
          <w:color w:val="auto"/>
        </w:rPr>
        <w:lastRenderedPageBreak/>
        <w:t xml:space="preserve">29. </w:t>
      </w:r>
      <w:r w:rsidRPr="00170D0A">
        <w:rPr>
          <w:color w:val="auto"/>
        </w:rPr>
        <w:tab/>
        <w:t xml:space="preserve">T. Brethouwer, A. de Mendoza, O. Bogdanovic, Non-CG DNA methylation in animal genomes. </w:t>
      </w:r>
      <w:r w:rsidRPr="00170D0A">
        <w:rPr>
          <w:i/>
          <w:iCs/>
          <w:color w:val="auto"/>
        </w:rPr>
        <w:t>Nat Genet</w:t>
      </w:r>
      <w:r w:rsidRPr="00170D0A">
        <w:rPr>
          <w:color w:val="auto"/>
        </w:rPr>
        <w:t xml:space="preserve"> </w:t>
      </w:r>
      <w:r w:rsidRPr="00170D0A">
        <w:rPr>
          <w:b/>
          <w:bCs/>
          <w:color w:val="auto"/>
        </w:rPr>
        <w:t>57</w:t>
      </w:r>
      <w:r w:rsidRPr="00170D0A">
        <w:rPr>
          <w:color w:val="auto"/>
        </w:rPr>
        <w:t>, 2395–2407 (2025).</w:t>
      </w:r>
    </w:p>
    <w:p w14:paraId="3BBD7087" w14:textId="77777777" w:rsidR="00170D0A" w:rsidRPr="00170D0A" w:rsidRDefault="00170D0A" w:rsidP="00170D0A">
      <w:pPr>
        <w:pStyle w:val="Bibliography"/>
        <w:rPr>
          <w:color w:val="auto"/>
        </w:rPr>
      </w:pPr>
      <w:r w:rsidRPr="00170D0A">
        <w:rPr>
          <w:color w:val="auto"/>
        </w:rPr>
        <w:t xml:space="preserve">30. </w:t>
      </w:r>
      <w:r w:rsidRPr="00170D0A">
        <w:rPr>
          <w:color w:val="auto"/>
        </w:rPr>
        <w:tab/>
        <w:t xml:space="preserve">G. S. Gulati, </w:t>
      </w:r>
      <w:r w:rsidRPr="00170D0A">
        <w:rPr>
          <w:i/>
          <w:iCs/>
          <w:color w:val="auto"/>
        </w:rPr>
        <w:t>et al.</w:t>
      </w:r>
      <w:r w:rsidRPr="00170D0A">
        <w:rPr>
          <w:color w:val="auto"/>
        </w:rPr>
        <w:t xml:space="preserve">, Single-cell transcriptional diversity is a hallmark of developmental potential. </w:t>
      </w:r>
      <w:r w:rsidRPr="00170D0A">
        <w:rPr>
          <w:i/>
          <w:iCs/>
          <w:color w:val="auto"/>
        </w:rPr>
        <w:t>Science</w:t>
      </w:r>
      <w:r w:rsidRPr="00170D0A">
        <w:rPr>
          <w:color w:val="auto"/>
        </w:rPr>
        <w:t xml:space="preserve"> </w:t>
      </w:r>
      <w:r w:rsidRPr="00170D0A">
        <w:rPr>
          <w:b/>
          <w:bCs/>
          <w:color w:val="auto"/>
        </w:rPr>
        <w:t>367</w:t>
      </w:r>
      <w:r w:rsidRPr="00170D0A">
        <w:rPr>
          <w:color w:val="auto"/>
        </w:rPr>
        <w:t>, 405–411 (2020).</w:t>
      </w:r>
    </w:p>
    <w:p w14:paraId="6D92B5F8" w14:textId="77777777" w:rsidR="00170D0A" w:rsidRPr="00170D0A" w:rsidRDefault="00170D0A" w:rsidP="00170D0A">
      <w:pPr>
        <w:pStyle w:val="Bibliography"/>
        <w:rPr>
          <w:color w:val="auto"/>
        </w:rPr>
      </w:pPr>
      <w:r w:rsidRPr="00170D0A">
        <w:rPr>
          <w:color w:val="auto"/>
        </w:rPr>
        <w:t xml:space="preserve">31. </w:t>
      </w:r>
      <w:r w:rsidRPr="00170D0A">
        <w:rPr>
          <w:color w:val="auto"/>
        </w:rPr>
        <w:tab/>
        <w:t xml:space="preserve">L. Hollander-Cohen, M. Golan, B. Levavi-Sivan, Differential Regulation of Gonadotropins as Revealed by Transcriptomes of Distinct LH and FSH Cells of Fish Pituitary. </w:t>
      </w:r>
      <w:r w:rsidRPr="00170D0A">
        <w:rPr>
          <w:i/>
          <w:iCs/>
          <w:color w:val="auto"/>
        </w:rPr>
        <w:t>Int J Mol Sci</w:t>
      </w:r>
      <w:r w:rsidRPr="00170D0A">
        <w:rPr>
          <w:color w:val="auto"/>
        </w:rPr>
        <w:t xml:space="preserve"> </w:t>
      </w:r>
      <w:r w:rsidRPr="00170D0A">
        <w:rPr>
          <w:b/>
          <w:bCs/>
          <w:color w:val="auto"/>
        </w:rPr>
        <w:t>22</w:t>
      </w:r>
      <w:r w:rsidRPr="00170D0A">
        <w:rPr>
          <w:color w:val="auto"/>
        </w:rPr>
        <w:t>, 6478 (2021).</w:t>
      </w:r>
    </w:p>
    <w:p w14:paraId="305BDD83" w14:textId="77777777" w:rsidR="00170D0A" w:rsidRPr="00170D0A" w:rsidRDefault="00170D0A" w:rsidP="00170D0A">
      <w:pPr>
        <w:pStyle w:val="Bibliography"/>
        <w:rPr>
          <w:color w:val="auto"/>
        </w:rPr>
      </w:pPr>
      <w:r w:rsidRPr="00170D0A">
        <w:rPr>
          <w:color w:val="auto"/>
        </w:rPr>
        <w:t xml:space="preserve">32. </w:t>
      </w:r>
      <w:r w:rsidRPr="00170D0A">
        <w:rPr>
          <w:color w:val="auto"/>
        </w:rPr>
        <w:tab/>
        <w:t xml:space="preserve">A. Campo, S. Dufour, K. Rousseau, Tachykinins, new players in the control of reproduction and food intake: A comparative review in mammals and teleosts. </w:t>
      </w:r>
      <w:r w:rsidRPr="00170D0A">
        <w:rPr>
          <w:i/>
          <w:iCs/>
          <w:color w:val="auto"/>
        </w:rPr>
        <w:t>Front. Endocrinol.</w:t>
      </w:r>
      <w:r w:rsidRPr="00170D0A">
        <w:rPr>
          <w:color w:val="auto"/>
        </w:rPr>
        <w:t xml:space="preserve"> </w:t>
      </w:r>
      <w:r w:rsidRPr="00170D0A">
        <w:rPr>
          <w:b/>
          <w:bCs/>
          <w:color w:val="auto"/>
        </w:rPr>
        <w:t>13</w:t>
      </w:r>
      <w:r w:rsidRPr="00170D0A">
        <w:rPr>
          <w:color w:val="auto"/>
        </w:rPr>
        <w:t xml:space="preserve"> (2022).</w:t>
      </w:r>
    </w:p>
    <w:p w14:paraId="4F4DAC27" w14:textId="77777777" w:rsidR="00170D0A" w:rsidRPr="00170D0A" w:rsidRDefault="00170D0A" w:rsidP="00170D0A">
      <w:pPr>
        <w:pStyle w:val="Bibliography"/>
        <w:rPr>
          <w:color w:val="auto"/>
        </w:rPr>
      </w:pPr>
      <w:r w:rsidRPr="00170D0A">
        <w:rPr>
          <w:color w:val="auto"/>
        </w:rPr>
        <w:t xml:space="preserve">33. </w:t>
      </w:r>
      <w:r w:rsidRPr="00170D0A">
        <w:rPr>
          <w:color w:val="auto"/>
        </w:rPr>
        <w:tab/>
        <w:t xml:space="preserve">V. L. Trudeau, Neuroendocrine Control of Reproduction in Teleost Fish: Concepts and Controversies. </w:t>
      </w:r>
      <w:r w:rsidRPr="00170D0A">
        <w:rPr>
          <w:i/>
          <w:iCs/>
          <w:color w:val="auto"/>
        </w:rPr>
        <w:t>Annual Review of Animal Biosciences</w:t>
      </w:r>
      <w:r w:rsidRPr="00170D0A">
        <w:rPr>
          <w:color w:val="auto"/>
        </w:rPr>
        <w:t xml:space="preserve"> </w:t>
      </w:r>
      <w:r w:rsidRPr="00170D0A">
        <w:rPr>
          <w:b/>
          <w:bCs/>
          <w:color w:val="auto"/>
        </w:rPr>
        <w:t>10</w:t>
      </w:r>
      <w:r w:rsidRPr="00170D0A">
        <w:rPr>
          <w:color w:val="auto"/>
        </w:rPr>
        <w:t>, 107–130 (2022).</w:t>
      </w:r>
    </w:p>
    <w:p w14:paraId="71D22B88" w14:textId="77777777" w:rsidR="00170D0A" w:rsidRPr="00170D0A" w:rsidRDefault="00170D0A" w:rsidP="00170D0A">
      <w:pPr>
        <w:pStyle w:val="Bibliography"/>
        <w:rPr>
          <w:color w:val="auto"/>
        </w:rPr>
      </w:pPr>
      <w:r w:rsidRPr="00170D0A">
        <w:rPr>
          <w:color w:val="auto"/>
        </w:rPr>
        <w:t xml:space="preserve">34. </w:t>
      </w:r>
      <w:r w:rsidRPr="00170D0A">
        <w:rPr>
          <w:color w:val="auto"/>
        </w:rPr>
        <w:tab/>
        <w:t xml:space="preserve">L. H. Cohen, </w:t>
      </w:r>
      <w:r w:rsidRPr="00170D0A">
        <w:rPr>
          <w:i/>
          <w:iCs/>
          <w:color w:val="auto"/>
        </w:rPr>
        <w:t>et al.</w:t>
      </w:r>
      <w:r w:rsidRPr="00170D0A">
        <w:rPr>
          <w:color w:val="auto"/>
        </w:rPr>
        <w:t xml:space="preserve">, The satiety hormone cholecystokinin gates reproduction in fish by controlling gonadotropin secretion. </w:t>
      </w:r>
      <w:r w:rsidRPr="00170D0A">
        <w:rPr>
          <w:i/>
          <w:iCs/>
          <w:color w:val="auto"/>
        </w:rPr>
        <w:t>eLife</w:t>
      </w:r>
      <w:r w:rsidRPr="00170D0A">
        <w:rPr>
          <w:color w:val="auto"/>
        </w:rPr>
        <w:t xml:space="preserve"> </w:t>
      </w:r>
      <w:r w:rsidRPr="00170D0A">
        <w:rPr>
          <w:b/>
          <w:bCs/>
          <w:color w:val="auto"/>
        </w:rPr>
        <w:t>13</w:t>
      </w:r>
      <w:r w:rsidRPr="00170D0A">
        <w:rPr>
          <w:color w:val="auto"/>
        </w:rPr>
        <w:t xml:space="preserve"> (2024).</w:t>
      </w:r>
    </w:p>
    <w:p w14:paraId="26DCF8AB" w14:textId="77777777" w:rsidR="00170D0A" w:rsidRPr="00170D0A" w:rsidRDefault="00170D0A" w:rsidP="00170D0A">
      <w:pPr>
        <w:pStyle w:val="Bibliography"/>
        <w:rPr>
          <w:color w:val="auto"/>
        </w:rPr>
      </w:pPr>
      <w:r w:rsidRPr="00170D0A">
        <w:rPr>
          <w:color w:val="auto"/>
        </w:rPr>
        <w:t xml:space="preserve">35. </w:t>
      </w:r>
      <w:r w:rsidRPr="00170D0A">
        <w:rPr>
          <w:color w:val="auto"/>
        </w:rPr>
        <w:tab/>
        <w:t xml:space="preserve">S. K. Uehara, </w:t>
      </w:r>
      <w:r w:rsidRPr="00170D0A">
        <w:rPr>
          <w:i/>
          <w:iCs/>
          <w:color w:val="auto"/>
        </w:rPr>
        <w:t>et al.</w:t>
      </w:r>
      <w:r w:rsidRPr="00170D0A">
        <w:rPr>
          <w:color w:val="auto"/>
        </w:rPr>
        <w:t xml:space="preserve">, Identification of the FSH-RH as the other gonadotropin-releasing hormone. </w:t>
      </w:r>
      <w:r w:rsidRPr="00170D0A">
        <w:rPr>
          <w:i/>
          <w:iCs/>
          <w:color w:val="auto"/>
        </w:rPr>
        <w:t>Nat Commun</w:t>
      </w:r>
      <w:r w:rsidRPr="00170D0A">
        <w:rPr>
          <w:color w:val="auto"/>
        </w:rPr>
        <w:t xml:space="preserve"> </w:t>
      </w:r>
      <w:r w:rsidRPr="00170D0A">
        <w:rPr>
          <w:b/>
          <w:bCs/>
          <w:color w:val="auto"/>
        </w:rPr>
        <w:t>15</w:t>
      </w:r>
      <w:r w:rsidRPr="00170D0A">
        <w:rPr>
          <w:color w:val="auto"/>
        </w:rPr>
        <w:t>, 5342 (2024).</w:t>
      </w:r>
    </w:p>
    <w:p w14:paraId="063C8022" w14:textId="77777777" w:rsidR="00170D0A" w:rsidRPr="00170D0A" w:rsidRDefault="00170D0A" w:rsidP="00170D0A">
      <w:pPr>
        <w:pStyle w:val="Bibliography"/>
        <w:rPr>
          <w:color w:val="auto"/>
        </w:rPr>
      </w:pPr>
      <w:r w:rsidRPr="00170D0A">
        <w:rPr>
          <w:color w:val="auto"/>
        </w:rPr>
        <w:t xml:space="preserve">36. </w:t>
      </w:r>
      <w:r w:rsidRPr="00170D0A">
        <w:rPr>
          <w:color w:val="auto"/>
        </w:rPr>
        <w:tab/>
        <w:t xml:space="preserve">J. Xu, </w:t>
      </w:r>
      <w:r w:rsidRPr="00170D0A">
        <w:rPr>
          <w:i/>
          <w:iCs/>
          <w:color w:val="auto"/>
        </w:rPr>
        <w:t>et al.</w:t>
      </w:r>
      <w:r w:rsidRPr="00170D0A">
        <w:rPr>
          <w:color w:val="auto"/>
        </w:rPr>
        <w:t xml:space="preserve">, Ccdc85c-Par3 condensates couple cell polarity with Notch to control neural progenitor proliferation. </w:t>
      </w:r>
      <w:r w:rsidRPr="00170D0A">
        <w:rPr>
          <w:i/>
          <w:iCs/>
          <w:color w:val="auto"/>
        </w:rPr>
        <w:t>Cell Rep</w:t>
      </w:r>
      <w:r w:rsidRPr="00170D0A">
        <w:rPr>
          <w:color w:val="auto"/>
        </w:rPr>
        <w:t xml:space="preserve"> </w:t>
      </w:r>
      <w:r w:rsidRPr="00170D0A">
        <w:rPr>
          <w:b/>
          <w:bCs/>
          <w:color w:val="auto"/>
        </w:rPr>
        <w:t>42</w:t>
      </w:r>
      <w:r w:rsidRPr="00170D0A">
        <w:rPr>
          <w:color w:val="auto"/>
        </w:rPr>
        <w:t>, 112677 (2023).</w:t>
      </w:r>
    </w:p>
    <w:p w14:paraId="5A0C3AD1" w14:textId="77777777" w:rsidR="00170D0A" w:rsidRPr="00170D0A" w:rsidRDefault="00170D0A" w:rsidP="00170D0A">
      <w:pPr>
        <w:pStyle w:val="Bibliography"/>
        <w:rPr>
          <w:color w:val="auto"/>
        </w:rPr>
      </w:pPr>
      <w:r w:rsidRPr="00170D0A">
        <w:rPr>
          <w:color w:val="auto"/>
        </w:rPr>
        <w:t xml:space="preserve">37. </w:t>
      </w:r>
      <w:r w:rsidRPr="00170D0A">
        <w:rPr>
          <w:color w:val="auto"/>
        </w:rPr>
        <w:tab/>
        <w:t xml:space="preserve">S. Simó, Y. Jossin, J. A. Cooper, Cullin 5 Regulates Cortical Layering by Modulating the Speed and Duration of Dab1-Dependent Neuronal Migration. </w:t>
      </w:r>
      <w:r w:rsidRPr="00170D0A">
        <w:rPr>
          <w:i/>
          <w:iCs/>
          <w:color w:val="auto"/>
        </w:rPr>
        <w:t>J. Neurosci.</w:t>
      </w:r>
      <w:r w:rsidRPr="00170D0A">
        <w:rPr>
          <w:color w:val="auto"/>
        </w:rPr>
        <w:t xml:space="preserve"> </w:t>
      </w:r>
      <w:r w:rsidRPr="00170D0A">
        <w:rPr>
          <w:b/>
          <w:bCs/>
          <w:color w:val="auto"/>
        </w:rPr>
        <w:t>30</w:t>
      </w:r>
      <w:r w:rsidRPr="00170D0A">
        <w:rPr>
          <w:color w:val="auto"/>
        </w:rPr>
        <w:t>, 5668–5676 (2010).</w:t>
      </w:r>
    </w:p>
    <w:p w14:paraId="2239530C" w14:textId="77777777" w:rsidR="00170D0A" w:rsidRPr="00170D0A" w:rsidRDefault="00170D0A" w:rsidP="00170D0A">
      <w:pPr>
        <w:pStyle w:val="Bibliography"/>
        <w:rPr>
          <w:color w:val="auto"/>
        </w:rPr>
      </w:pPr>
      <w:r w:rsidRPr="00170D0A">
        <w:rPr>
          <w:color w:val="auto"/>
        </w:rPr>
        <w:t xml:space="preserve">38. </w:t>
      </w:r>
      <w:r w:rsidRPr="00170D0A">
        <w:rPr>
          <w:color w:val="auto"/>
        </w:rPr>
        <w:tab/>
        <w:t xml:space="preserve">X. Han, </w:t>
      </w:r>
      <w:r w:rsidRPr="00170D0A">
        <w:rPr>
          <w:i/>
          <w:iCs/>
          <w:color w:val="auto"/>
        </w:rPr>
        <w:t>et al.</w:t>
      </w:r>
      <w:r w:rsidRPr="00170D0A">
        <w:rPr>
          <w:color w:val="auto"/>
        </w:rPr>
        <w:t xml:space="preserve">, Mapping human pluripotent stem cell differentiation pathways using high throughput single-cell RNA-sequencing. </w:t>
      </w:r>
      <w:r w:rsidRPr="00170D0A">
        <w:rPr>
          <w:i/>
          <w:iCs/>
          <w:color w:val="auto"/>
        </w:rPr>
        <w:t>Genome Biol</w:t>
      </w:r>
      <w:r w:rsidRPr="00170D0A">
        <w:rPr>
          <w:color w:val="auto"/>
        </w:rPr>
        <w:t xml:space="preserve"> </w:t>
      </w:r>
      <w:r w:rsidRPr="00170D0A">
        <w:rPr>
          <w:b/>
          <w:bCs/>
          <w:color w:val="auto"/>
        </w:rPr>
        <w:t>19</w:t>
      </w:r>
      <w:r w:rsidRPr="00170D0A">
        <w:rPr>
          <w:color w:val="auto"/>
        </w:rPr>
        <w:t>, 47 (2018).</w:t>
      </w:r>
    </w:p>
    <w:p w14:paraId="0C33B526" w14:textId="77777777" w:rsidR="00170D0A" w:rsidRPr="00170D0A" w:rsidRDefault="00170D0A" w:rsidP="00170D0A">
      <w:pPr>
        <w:pStyle w:val="Bibliography"/>
        <w:rPr>
          <w:color w:val="auto"/>
        </w:rPr>
      </w:pPr>
      <w:r w:rsidRPr="00170D0A">
        <w:rPr>
          <w:color w:val="auto"/>
        </w:rPr>
        <w:t xml:space="preserve">39. </w:t>
      </w:r>
      <w:r w:rsidRPr="00170D0A">
        <w:rPr>
          <w:color w:val="auto"/>
        </w:rPr>
        <w:tab/>
        <w:t xml:space="preserve">N. Sammeta, D. L. Hardin, T. S. McClintock, Uncx regulates proliferation of neural progenitor cells and neuronal survival in the olfactory epithelium. </w:t>
      </w:r>
      <w:r w:rsidRPr="00170D0A">
        <w:rPr>
          <w:i/>
          <w:iCs/>
          <w:color w:val="auto"/>
        </w:rPr>
        <w:t>Molecular and Cellular Neuroscience</w:t>
      </w:r>
      <w:r w:rsidRPr="00170D0A">
        <w:rPr>
          <w:color w:val="auto"/>
        </w:rPr>
        <w:t xml:space="preserve"> </w:t>
      </w:r>
      <w:r w:rsidRPr="00170D0A">
        <w:rPr>
          <w:b/>
          <w:bCs/>
          <w:color w:val="auto"/>
        </w:rPr>
        <w:t>45</w:t>
      </w:r>
      <w:r w:rsidRPr="00170D0A">
        <w:rPr>
          <w:color w:val="auto"/>
        </w:rPr>
        <w:t>, 398–407 (2010).</w:t>
      </w:r>
    </w:p>
    <w:p w14:paraId="36B938B7" w14:textId="77777777" w:rsidR="00170D0A" w:rsidRPr="00170D0A" w:rsidRDefault="00170D0A" w:rsidP="00170D0A">
      <w:pPr>
        <w:pStyle w:val="Bibliography"/>
        <w:rPr>
          <w:color w:val="auto"/>
        </w:rPr>
      </w:pPr>
      <w:r w:rsidRPr="00170D0A">
        <w:rPr>
          <w:color w:val="auto"/>
        </w:rPr>
        <w:t xml:space="preserve">40. </w:t>
      </w:r>
      <w:r w:rsidRPr="00170D0A">
        <w:rPr>
          <w:color w:val="auto"/>
        </w:rPr>
        <w:tab/>
        <w:t xml:space="preserve">J. Aruga, K. Mikoshiba, Role of BMP, FGF, Calcium Signaling, and Zic Proteins in Vertebrate Neuroectodermal Differentiation. </w:t>
      </w:r>
      <w:r w:rsidRPr="00170D0A">
        <w:rPr>
          <w:i/>
          <w:iCs/>
          <w:color w:val="auto"/>
        </w:rPr>
        <w:t>Neurochem Res</w:t>
      </w:r>
      <w:r w:rsidRPr="00170D0A">
        <w:rPr>
          <w:color w:val="auto"/>
        </w:rPr>
        <w:t xml:space="preserve"> </w:t>
      </w:r>
      <w:r w:rsidRPr="00170D0A">
        <w:rPr>
          <w:b/>
          <w:bCs/>
          <w:color w:val="auto"/>
        </w:rPr>
        <w:t>36</w:t>
      </w:r>
      <w:r w:rsidRPr="00170D0A">
        <w:rPr>
          <w:color w:val="auto"/>
        </w:rPr>
        <w:t>, 1286–1292 (2011).</w:t>
      </w:r>
    </w:p>
    <w:p w14:paraId="7AC18A03" w14:textId="77777777" w:rsidR="00170D0A" w:rsidRPr="00170D0A" w:rsidRDefault="00170D0A" w:rsidP="00170D0A">
      <w:pPr>
        <w:pStyle w:val="Bibliography"/>
        <w:rPr>
          <w:color w:val="auto"/>
        </w:rPr>
      </w:pPr>
      <w:r w:rsidRPr="00170D0A">
        <w:rPr>
          <w:color w:val="auto"/>
        </w:rPr>
        <w:t xml:space="preserve">41. </w:t>
      </w:r>
      <w:r w:rsidRPr="00170D0A">
        <w:rPr>
          <w:color w:val="auto"/>
        </w:rPr>
        <w:tab/>
        <w:t xml:space="preserve">T. Inoue, M. Ota, M. Ogawa, K. Mikoshiba, J. Aruga, Zic1 and Zic3 regulate medial forebrain development through expansion of neuronal progenitors. </w:t>
      </w:r>
      <w:r w:rsidRPr="00170D0A">
        <w:rPr>
          <w:i/>
          <w:iCs/>
          <w:color w:val="auto"/>
        </w:rPr>
        <w:t>J Neurosci</w:t>
      </w:r>
      <w:r w:rsidRPr="00170D0A">
        <w:rPr>
          <w:color w:val="auto"/>
        </w:rPr>
        <w:t xml:space="preserve"> </w:t>
      </w:r>
      <w:r w:rsidRPr="00170D0A">
        <w:rPr>
          <w:b/>
          <w:bCs/>
          <w:color w:val="auto"/>
        </w:rPr>
        <w:t>27</w:t>
      </w:r>
      <w:r w:rsidRPr="00170D0A">
        <w:rPr>
          <w:color w:val="auto"/>
        </w:rPr>
        <w:t>, 5461–5473 (2007).</w:t>
      </w:r>
    </w:p>
    <w:p w14:paraId="6DD88481" w14:textId="77777777" w:rsidR="00170D0A" w:rsidRPr="00170D0A" w:rsidRDefault="00170D0A" w:rsidP="00170D0A">
      <w:pPr>
        <w:pStyle w:val="Bibliography"/>
        <w:rPr>
          <w:color w:val="auto"/>
        </w:rPr>
      </w:pPr>
      <w:r w:rsidRPr="00170D0A">
        <w:rPr>
          <w:color w:val="auto"/>
        </w:rPr>
        <w:t xml:space="preserve">42. </w:t>
      </w:r>
      <w:r w:rsidRPr="00170D0A">
        <w:rPr>
          <w:color w:val="auto"/>
        </w:rPr>
        <w:tab/>
        <w:t xml:space="preserve">E. V. Bashkirova, </w:t>
      </w:r>
      <w:r w:rsidRPr="00170D0A">
        <w:rPr>
          <w:i/>
          <w:iCs/>
          <w:color w:val="auto"/>
        </w:rPr>
        <w:t>et al.</w:t>
      </w:r>
      <w:r w:rsidRPr="00170D0A">
        <w:rPr>
          <w:color w:val="auto"/>
        </w:rPr>
        <w:t xml:space="preserve">, Opposing, spatially-determined epigenetic forces impose restrictions on stochastic olfactory receptor choice. </w:t>
      </w:r>
      <w:r w:rsidRPr="00170D0A">
        <w:rPr>
          <w:i/>
          <w:iCs/>
          <w:color w:val="auto"/>
        </w:rPr>
        <w:t>eLife</w:t>
      </w:r>
      <w:r w:rsidRPr="00170D0A">
        <w:rPr>
          <w:color w:val="auto"/>
        </w:rPr>
        <w:t xml:space="preserve"> </w:t>
      </w:r>
      <w:r w:rsidRPr="00170D0A">
        <w:rPr>
          <w:b/>
          <w:bCs/>
          <w:color w:val="auto"/>
        </w:rPr>
        <w:t>12</w:t>
      </w:r>
      <w:r w:rsidRPr="00170D0A">
        <w:rPr>
          <w:color w:val="auto"/>
        </w:rPr>
        <w:t>, RP87445 (2023).</w:t>
      </w:r>
    </w:p>
    <w:p w14:paraId="26604CF7" w14:textId="77777777" w:rsidR="00170D0A" w:rsidRPr="00170D0A" w:rsidRDefault="00170D0A" w:rsidP="00170D0A">
      <w:pPr>
        <w:pStyle w:val="Bibliography"/>
        <w:rPr>
          <w:color w:val="auto"/>
        </w:rPr>
      </w:pPr>
      <w:r w:rsidRPr="00170D0A">
        <w:rPr>
          <w:color w:val="auto"/>
        </w:rPr>
        <w:lastRenderedPageBreak/>
        <w:t xml:space="preserve">43. </w:t>
      </w:r>
      <w:r w:rsidRPr="00170D0A">
        <w:rPr>
          <w:color w:val="auto"/>
        </w:rPr>
        <w:tab/>
        <w:t xml:space="preserve">C. R. Kramer, M. A. Imbriano, Neuropeptide Y (NPY) induces gonad reversal in the protogynous bluehead wrasse, Thalassoma bifasciatum (Teleostei: Labridae). </w:t>
      </w:r>
      <w:r w:rsidRPr="00170D0A">
        <w:rPr>
          <w:i/>
          <w:iCs/>
          <w:color w:val="auto"/>
        </w:rPr>
        <w:t>Journal of Experimental Zoology</w:t>
      </w:r>
      <w:r w:rsidRPr="00170D0A">
        <w:rPr>
          <w:color w:val="auto"/>
        </w:rPr>
        <w:t xml:space="preserve"> </w:t>
      </w:r>
      <w:r w:rsidRPr="00170D0A">
        <w:rPr>
          <w:b/>
          <w:bCs/>
          <w:color w:val="auto"/>
        </w:rPr>
        <w:t>279</w:t>
      </w:r>
      <w:r w:rsidRPr="00170D0A">
        <w:rPr>
          <w:color w:val="auto"/>
        </w:rPr>
        <w:t>, 133–144 (1997).</w:t>
      </w:r>
    </w:p>
    <w:p w14:paraId="57755C32" w14:textId="77777777" w:rsidR="00170D0A" w:rsidRPr="00170D0A" w:rsidRDefault="00170D0A" w:rsidP="00170D0A">
      <w:pPr>
        <w:pStyle w:val="Bibliography"/>
        <w:rPr>
          <w:color w:val="auto"/>
        </w:rPr>
      </w:pPr>
      <w:r w:rsidRPr="00170D0A">
        <w:rPr>
          <w:color w:val="auto"/>
        </w:rPr>
        <w:t xml:space="preserve">44. </w:t>
      </w:r>
      <w:r w:rsidRPr="00170D0A">
        <w:rPr>
          <w:color w:val="auto"/>
        </w:rPr>
        <w:tab/>
        <w:t xml:space="preserve">L. Casas, </w:t>
      </w:r>
      <w:r w:rsidRPr="00170D0A">
        <w:rPr>
          <w:i/>
          <w:iCs/>
          <w:color w:val="auto"/>
        </w:rPr>
        <w:t>et al.</w:t>
      </w:r>
      <w:r w:rsidRPr="00170D0A">
        <w:rPr>
          <w:color w:val="auto"/>
        </w:rPr>
        <w:t xml:space="preserve">, Sex Change in Clownfish: Molecular Insights from Transcriptome Analysis. </w:t>
      </w:r>
      <w:r w:rsidRPr="00170D0A">
        <w:rPr>
          <w:i/>
          <w:iCs/>
          <w:color w:val="auto"/>
        </w:rPr>
        <w:t>Sci Rep</w:t>
      </w:r>
      <w:r w:rsidRPr="00170D0A">
        <w:rPr>
          <w:color w:val="auto"/>
        </w:rPr>
        <w:t xml:space="preserve"> </w:t>
      </w:r>
      <w:r w:rsidRPr="00170D0A">
        <w:rPr>
          <w:b/>
          <w:bCs/>
          <w:color w:val="auto"/>
        </w:rPr>
        <w:t>6</w:t>
      </w:r>
      <w:r w:rsidRPr="00170D0A">
        <w:rPr>
          <w:color w:val="auto"/>
        </w:rPr>
        <w:t>, 35461 (2016).</w:t>
      </w:r>
    </w:p>
    <w:p w14:paraId="4C5EDA68" w14:textId="77777777" w:rsidR="00170D0A" w:rsidRPr="00170D0A" w:rsidRDefault="00170D0A" w:rsidP="00170D0A">
      <w:pPr>
        <w:pStyle w:val="Bibliography"/>
        <w:rPr>
          <w:color w:val="auto"/>
        </w:rPr>
      </w:pPr>
      <w:r w:rsidRPr="00170D0A">
        <w:rPr>
          <w:color w:val="auto"/>
        </w:rPr>
        <w:t xml:space="preserve">45. </w:t>
      </w:r>
      <w:r w:rsidRPr="00170D0A">
        <w:rPr>
          <w:color w:val="auto"/>
        </w:rPr>
        <w:tab/>
        <w:t xml:space="preserve">N. Diotel, </w:t>
      </w:r>
      <w:r w:rsidRPr="00170D0A">
        <w:rPr>
          <w:i/>
          <w:iCs/>
          <w:color w:val="auto"/>
        </w:rPr>
        <w:t>et al.</w:t>
      </w:r>
      <w:r w:rsidRPr="00170D0A">
        <w:rPr>
          <w:color w:val="auto"/>
        </w:rPr>
        <w:t xml:space="preserve">, Effects of estradiol in adult neurogenesis and brain repair in zebrafish. </w:t>
      </w:r>
      <w:r w:rsidRPr="00170D0A">
        <w:rPr>
          <w:i/>
          <w:iCs/>
          <w:color w:val="auto"/>
        </w:rPr>
        <w:t>Hormones and Behavior</w:t>
      </w:r>
      <w:r w:rsidRPr="00170D0A">
        <w:rPr>
          <w:color w:val="auto"/>
        </w:rPr>
        <w:t xml:space="preserve"> </w:t>
      </w:r>
      <w:r w:rsidRPr="00170D0A">
        <w:rPr>
          <w:b/>
          <w:bCs/>
          <w:color w:val="auto"/>
        </w:rPr>
        <w:t>63</w:t>
      </w:r>
      <w:r w:rsidRPr="00170D0A">
        <w:rPr>
          <w:color w:val="auto"/>
        </w:rPr>
        <w:t>, 193–207 (2013).</w:t>
      </w:r>
    </w:p>
    <w:p w14:paraId="6DEDA55D" w14:textId="77777777" w:rsidR="00170D0A" w:rsidRPr="00170D0A" w:rsidRDefault="00170D0A" w:rsidP="00170D0A">
      <w:pPr>
        <w:pStyle w:val="Bibliography"/>
        <w:rPr>
          <w:color w:val="auto"/>
        </w:rPr>
      </w:pPr>
      <w:r w:rsidRPr="00170D0A">
        <w:rPr>
          <w:color w:val="auto"/>
        </w:rPr>
        <w:t xml:space="preserve">46. </w:t>
      </w:r>
      <w:r w:rsidRPr="00170D0A">
        <w:rPr>
          <w:color w:val="auto"/>
        </w:rPr>
        <w:tab/>
        <w:t xml:space="preserve">N. Mizrahi, </w:t>
      </w:r>
      <w:r w:rsidRPr="00170D0A">
        <w:rPr>
          <w:i/>
          <w:iCs/>
          <w:color w:val="auto"/>
        </w:rPr>
        <w:t>et al.</w:t>
      </w:r>
      <w:r w:rsidRPr="00170D0A">
        <w:rPr>
          <w:color w:val="auto"/>
        </w:rPr>
        <w:t xml:space="preserve">, Deciphering Direct and Indirect Effects of Neurokinin B and GnRH in the Brain-Pituitary Axis of Tilapia. </w:t>
      </w:r>
      <w:r w:rsidRPr="00170D0A">
        <w:rPr>
          <w:i/>
          <w:iCs/>
          <w:color w:val="auto"/>
        </w:rPr>
        <w:t>Front Endocrinol (Lausanne)</w:t>
      </w:r>
      <w:r w:rsidRPr="00170D0A">
        <w:rPr>
          <w:color w:val="auto"/>
        </w:rPr>
        <w:t xml:space="preserve"> </w:t>
      </w:r>
      <w:r w:rsidRPr="00170D0A">
        <w:rPr>
          <w:b/>
          <w:bCs/>
          <w:color w:val="auto"/>
        </w:rPr>
        <w:t>10</w:t>
      </w:r>
      <w:r w:rsidRPr="00170D0A">
        <w:rPr>
          <w:color w:val="auto"/>
        </w:rPr>
        <w:t>, 469 (2019).</w:t>
      </w:r>
    </w:p>
    <w:p w14:paraId="50EDDBF7" w14:textId="77777777" w:rsidR="00170D0A" w:rsidRPr="00170D0A" w:rsidRDefault="00170D0A" w:rsidP="00170D0A">
      <w:pPr>
        <w:pStyle w:val="Bibliography"/>
        <w:rPr>
          <w:color w:val="auto"/>
        </w:rPr>
      </w:pPr>
      <w:r w:rsidRPr="00170D0A">
        <w:rPr>
          <w:color w:val="auto"/>
        </w:rPr>
        <w:t xml:space="preserve">47. </w:t>
      </w:r>
      <w:r w:rsidRPr="00170D0A">
        <w:rPr>
          <w:color w:val="auto"/>
        </w:rPr>
        <w:tab/>
        <w:t xml:space="preserve">Z. Tian, </w:t>
      </w:r>
      <w:r w:rsidRPr="00170D0A">
        <w:rPr>
          <w:i/>
          <w:iCs/>
          <w:color w:val="auto"/>
        </w:rPr>
        <w:t>et al.</w:t>
      </w:r>
      <w:r w:rsidRPr="00170D0A">
        <w:rPr>
          <w:color w:val="auto"/>
        </w:rPr>
        <w:t>, Neurokinin B in the yellowtail kingfish (</w:t>
      </w:r>
      <w:r w:rsidRPr="00170D0A">
        <w:rPr>
          <w:i/>
          <w:iCs/>
          <w:color w:val="auto"/>
        </w:rPr>
        <w:t>Seriola lalandi</w:t>
      </w:r>
      <w:r w:rsidRPr="00170D0A">
        <w:rPr>
          <w:color w:val="auto"/>
        </w:rPr>
        <w:t xml:space="preserve">) and its potential role in controlling reproduction. </w:t>
      </w:r>
      <w:r w:rsidRPr="00170D0A">
        <w:rPr>
          <w:i/>
          <w:iCs/>
          <w:color w:val="auto"/>
        </w:rPr>
        <w:t>Aquaculture Reports</w:t>
      </w:r>
      <w:r w:rsidRPr="00170D0A">
        <w:rPr>
          <w:color w:val="auto"/>
        </w:rPr>
        <w:t xml:space="preserve"> </w:t>
      </w:r>
      <w:r w:rsidRPr="00170D0A">
        <w:rPr>
          <w:b/>
          <w:bCs/>
          <w:color w:val="auto"/>
        </w:rPr>
        <w:t>36</w:t>
      </w:r>
      <w:r w:rsidRPr="00170D0A">
        <w:rPr>
          <w:color w:val="auto"/>
        </w:rPr>
        <w:t>, 102167 (2024).</w:t>
      </w:r>
    </w:p>
    <w:p w14:paraId="501C843F" w14:textId="77777777" w:rsidR="00170D0A" w:rsidRPr="00170D0A" w:rsidRDefault="00170D0A" w:rsidP="00170D0A">
      <w:pPr>
        <w:pStyle w:val="Bibliography"/>
        <w:rPr>
          <w:color w:val="auto"/>
        </w:rPr>
      </w:pPr>
      <w:r w:rsidRPr="00170D0A">
        <w:rPr>
          <w:color w:val="auto"/>
        </w:rPr>
        <w:t xml:space="preserve">48. </w:t>
      </w:r>
      <w:r w:rsidRPr="00170D0A">
        <w:rPr>
          <w:color w:val="auto"/>
        </w:rPr>
        <w:tab/>
        <w:t xml:space="preserve">K. Santhakumar, Neuroendocrine regulation of reproduction in fish – Mini review. </w:t>
      </w:r>
      <w:r w:rsidRPr="00170D0A">
        <w:rPr>
          <w:i/>
          <w:iCs/>
          <w:color w:val="auto"/>
        </w:rPr>
        <w:t>Aquaculture and Fisheries</w:t>
      </w:r>
      <w:r w:rsidRPr="00170D0A">
        <w:rPr>
          <w:color w:val="auto"/>
        </w:rPr>
        <w:t xml:space="preserve"> </w:t>
      </w:r>
      <w:r w:rsidRPr="00170D0A">
        <w:rPr>
          <w:b/>
          <w:bCs/>
          <w:color w:val="auto"/>
        </w:rPr>
        <w:t>9</w:t>
      </w:r>
      <w:r w:rsidRPr="00170D0A">
        <w:rPr>
          <w:color w:val="auto"/>
        </w:rPr>
        <w:t>, 437–446 (2024).</w:t>
      </w:r>
    </w:p>
    <w:p w14:paraId="710A45D7" w14:textId="77777777" w:rsidR="00170D0A" w:rsidRPr="00170D0A" w:rsidRDefault="00170D0A" w:rsidP="00170D0A">
      <w:pPr>
        <w:pStyle w:val="Bibliography"/>
        <w:rPr>
          <w:color w:val="auto"/>
        </w:rPr>
      </w:pPr>
      <w:r w:rsidRPr="00170D0A">
        <w:rPr>
          <w:color w:val="auto"/>
        </w:rPr>
        <w:t xml:space="preserve">49. </w:t>
      </w:r>
      <w:r w:rsidRPr="00170D0A">
        <w:rPr>
          <w:color w:val="auto"/>
        </w:rPr>
        <w:tab/>
        <w:t xml:space="preserve">M. Shahjahan, T. Kitahashi, I. S. Parhar, Central Pathways Integrating Metabolism and Reproduction in Teleosts. </w:t>
      </w:r>
      <w:r w:rsidRPr="00170D0A">
        <w:rPr>
          <w:i/>
          <w:iCs/>
          <w:color w:val="auto"/>
        </w:rPr>
        <w:t>Front. Endocrinol.</w:t>
      </w:r>
      <w:r w:rsidRPr="00170D0A">
        <w:rPr>
          <w:color w:val="auto"/>
        </w:rPr>
        <w:t xml:space="preserve"> </w:t>
      </w:r>
      <w:r w:rsidRPr="00170D0A">
        <w:rPr>
          <w:b/>
          <w:bCs/>
          <w:color w:val="auto"/>
        </w:rPr>
        <w:t>5</w:t>
      </w:r>
      <w:r w:rsidRPr="00170D0A">
        <w:rPr>
          <w:color w:val="auto"/>
        </w:rPr>
        <w:t xml:space="preserve"> (2014).</w:t>
      </w:r>
    </w:p>
    <w:p w14:paraId="32264AF5" w14:textId="77777777" w:rsidR="00170D0A" w:rsidRPr="00170D0A" w:rsidRDefault="00170D0A" w:rsidP="00170D0A">
      <w:pPr>
        <w:pStyle w:val="Bibliography"/>
        <w:rPr>
          <w:color w:val="auto"/>
        </w:rPr>
      </w:pPr>
      <w:r w:rsidRPr="00170D0A">
        <w:rPr>
          <w:color w:val="auto"/>
        </w:rPr>
        <w:t xml:space="preserve">50. </w:t>
      </w:r>
      <w:r w:rsidRPr="00170D0A">
        <w:rPr>
          <w:color w:val="auto"/>
        </w:rPr>
        <w:tab/>
        <w:t xml:space="preserve">J. M. Cerdá-Reverter, L. A. Sorbera, M. Carrillo, S. Zanuy, Energetic dependence of NPY-induced LH secretion in a teleost fish (Dicentrarchus labrax). </w:t>
      </w:r>
      <w:r w:rsidRPr="00170D0A">
        <w:rPr>
          <w:i/>
          <w:iCs/>
          <w:color w:val="auto"/>
        </w:rPr>
        <w:t>American Journal of Physiology-Regulatory, Integrative and Comparative Physiology</w:t>
      </w:r>
      <w:r w:rsidRPr="00170D0A">
        <w:rPr>
          <w:color w:val="auto"/>
        </w:rPr>
        <w:t xml:space="preserve"> </w:t>
      </w:r>
      <w:r w:rsidRPr="00170D0A">
        <w:rPr>
          <w:b/>
          <w:bCs/>
          <w:color w:val="auto"/>
        </w:rPr>
        <w:t>277</w:t>
      </w:r>
      <w:r w:rsidRPr="00170D0A">
        <w:rPr>
          <w:color w:val="auto"/>
        </w:rPr>
        <w:t>, R1627–R1634 (1999).</w:t>
      </w:r>
    </w:p>
    <w:p w14:paraId="02166A9B" w14:textId="77777777" w:rsidR="00170D0A" w:rsidRPr="00170D0A" w:rsidRDefault="00170D0A" w:rsidP="00170D0A">
      <w:pPr>
        <w:pStyle w:val="Bibliography"/>
        <w:rPr>
          <w:color w:val="auto"/>
        </w:rPr>
      </w:pPr>
      <w:r w:rsidRPr="00170D0A">
        <w:rPr>
          <w:color w:val="auto"/>
        </w:rPr>
        <w:t xml:space="preserve">51. </w:t>
      </w:r>
      <w:r w:rsidRPr="00170D0A">
        <w:rPr>
          <w:color w:val="auto"/>
        </w:rPr>
        <w:tab/>
        <w:t xml:space="preserve">Y. Benjamini, Y. Hochberg, Controlling the False Discovery Rate: A Practical and Powerful Approach to Multiple Testing. </w:t>
      </w:r>
      <w:r w:rsidRPr="00170D0A">
        <w:rPr>
          <w:i/>
          <w:iCs/>
          <w:color w:val="auto"/>
        </w:rPr>
        <w:t>Journal of the Royal Statistical Society. Series B (Methodological)</w:t>
      </w:r>
      <w:r w:rsidRPr="00170D0A">
        <w:rPr>
          <w:color w:val="auto"/>
        </w:rPr>
        <w:t xml:space="preserve"> </w:t>
      </w:r>
      <w:r w:rsidRPr="00170D0A">
        <w:rPr>
          <w:b/>
          <w:bCs/>
          <w:color w:val="auto"/>
        </w:rPr>
        <w:t>57</w:t>
      </w:r>
      <w:r w:rsidRPr="00170D0A">
        <w:rPr>
          <w:color w:val="auto"/>
        </w:rPr>
        <w:t>, 289–300 (1995).</w:t>
      </w:r>
    </w:p>
    <w:p w14:paraId="3104685E" w14:textId="77777777" w:rsidR="00170D0A" w:rsidRPr="00170D0A" w:rsidRDefault="00170D0A" w:rsidP="00170D0A">
      <w:pPr>
        <w:pStyle w:val="Bibliography"/>
        <w:rPr>
          <w:color w:val="auto"/>
        </w:rPr>
      </w:pPr>
      <w:r w:rsidRPr="00170D0A">
        <w:rPr>
          <w:color w:val="auto"/>
        </w:rPr>
        <w:t xml:space="preserve">52. </w:t>
      </w:r>
      <w:r w:rsidRPr="00170D0A">
        <w:rPr>
          <w:color w:val="auto"/>
        </w:rPr>
        <w:tab/>
        <w:t xml:space="preserve">R. V. Lenth, </w:t>
      </w:r>
      <w:r w:rsidRPr="00170D0A">
        <w:rPr>
          <w:i/>
          <w:iCs/>
          <w:color w:val="auto"/>
        </w:rPr>
        <w:t>et al.</w:t>
      </w:r>
      <w:r w:rsidRPr="00170D0A">
        <w:rPr>
          <w:color w:val="auto"/>
        </w:rPr>
        <w:t>, emmeans: Estimated Marginal Means, aka Least-Squares Means. (2024). Deposited 21 August 2024.</w:t>
      </w:r>
    </w:p>
    <w:p w14:paraId="1124B080" w14:textId="77777777" w:rsidR="00170D0A" w:rsidRPr="00170D0A" w:rsidRDefault="00170D0A" w:rsidP="00170D0A">
      <w:pPr>
        <w:pStyle w:val="Bibliography"/>
        <w:rPr>
          <w:color w:val="auto"/>
        </w:rPr>
      </w:pPr>
      <w:r w:rsidRPr="00170D0A">
        <w:rPr>
          <w:color w:val="auto"/>
        </w:rPr>
        <w:t xml:space="preserve">53. </w:t>
      </w:r>
      <w:r w:rsidRPr="00170D0A">
        <w:rPr>
          <w:color w:val="auto"/>
        </w:rPr>
        <w:tab/>
        <w:t>J. Fox, S. Weisberg, An R Companion to Applied Regression, Third edition. (2019).</w:t>
      </w:r>
    </w:p>
    <w:p w14:paraId="4793DA84" w14:textId="77777777" w:rsidR="00170D0A" w:rsidRPr="00170D0A" w:rsidRDefault="00170D0A" w:rsidP="00170D0A">
      <w:pPr>
        <w:pStyle w:val="Bibliography"/>
        <w:rPr>
          <w:color w:val="auto"/>
        </w:rPr>
      </w:pPr>
      <w:r w:rsidRPr="00170D0A">
        <w:rPr>
          <w:color w:val="auto"/>
        </w:rPr>
        <w:t xml:space="preserve">54. </w:t>
      </w:r>
      <w:r w:rsidRPr="00170D0A">
        <w:rPr>
          <w:color w:val="auto"/>
        </w:rPr>
        <w:tab/>
        <w:t xml:space="preserve">J. Godwin, Behavioural aspects of protandrous sex change in the anemonefish, </w:t>
      </w:r>
      <w:r w:rsidRPr="00170D0A">
        <w:rPr>
          <w:i/>
          <w:iCs/>
          <w:color w:val="auto"/>
        </w:rPr>
        <w:t>Amphiprion melanopus</w:t>
      </w:r>
      <w:r w:rsidRPr="00170D0A">
        <w:rPr>
          <w:color w:val="auto"/>
        </w:rPr>
        <w:t xml:space="preserve">, and endocrine correlates. </w:t>
      </w:r>
      <w:r w:rsidRPr="00170D0A">
        <w:rPr>
          <w:i/>
          <w:iCs/>
          <w:color w:val="auto"/>
        </w:rPr>
        <w:t>Animal Behaviour</w:t>
      </w:r>
      <w:r w:rsidRPr="00170D0A">
        <w:rPr>
          <w:color w:val="auto"/>
        </w:rPr>
        <w:t xml:space="preserve"> </w:t>
      </w:r>
      <w:r w:rsidRPr="00170D0A">
        <w:rPr>
          <w:b/>
          <w:bCs/>
          <w:color w:val="auto"/>
        </w:rPr>
        <w:t>48</w:t>
      </w:r>
      <w:r w:rsidRPr="00170D0A">
        <w:rPr>
          <w:color w:val="auto"/>
        </w:rPr>
        <w:t>, 551–567 (1994).</w:t>
      </w:r>
    </w:p>
    <w:p w14:paraId="0E32E6C1" w14:textId="77777777" w:rsidR="00170D0A" w:rsidRPr="00170D0A" w:rsidRDefault="00170D0A" w:rsidP="00170D0A">
      <w:pPr>
        <w:pStyle w:val="Bibliography"/>
        <w:rPr>
          <w:color w:val="auto"/>
        </w:rPr>
      </w:pPr>
      <w:r w:rsidRPr="00170D0A">
        <w:rPr>
          <w:color w:val="auto"/>
        </w:rPr>
        <w:t xml:space="preserve">55. </w:t>
      </w:r>
      <w:r w:rsidRPr="00170D0A">
        <w:rPr>
          <w:color w:val="auto"/>
        </w:rPr>
        <w:tab/>
        <w:t xml:space="preserve">H. M. Kang, </w:t>
      </w:r>
      <w:r w:rsidRPr="00170D0A">
        <w:rPr>
          <w:i/>
          <w:iCs/>
          <w:color w:val="auto"/>
        </w:rPr>
        <w:t>et al.</w:t>
      </w:r>
      <w:r w:rsidRPr="00170D0A">
        <w:rPr>
          <w:color w:val="auto"/>
        </w:rPr>
        <w:t xml:space="preserve">, Multiplexed droplet single-cell RNA-sequencing using natural genetic variation. </w:t>
      </w:r>
      <w:r w:rsidRPr="00170D0A">
        <w:rPr>
          <w:i/>
          <w:iCs/>
          <w:color w:val="auto"/>
        </w:rPr>
        <w:t>Nat Biotechnol</w:t>
      </w:r>
      <w:r w:rsidRPr="00170D0A">
        <w:rPr>
          <w:color w:val="auto"/>
        </w:rPr>
        <w:t xml:space="preserve"> </w:t>
      </w:r>
      <w:r w:rsidRPr="00170D0A">
        <w:rPr>
          <w:b/>
          <w:bCs/>
          <w:color w:val="auto"/>
        </w:rPr>
        <w:t>36</w:t>
      </w:r>
      <w:r w:rsidRPr="00170D0A">
        <w:rPr>
          <w:color w:val="auto"/>
        </w:rPr>
        <w:t>, 89–94 (2018).</w:t>
      </w:r>
    </w:p>
    <w:p w14:paraId="51CB23B3" w14:textId="77777777" w:rsidR="00170D0A" w:rsidRPr="00170D0A" w:rsidRDefault="00170D0A" w:rsidP="00170D0A">
      <w:pPr>
        <w:pStyle w:val="Bibliography"/>
        <w:rPr>
          <w:color w:val="auto"/>
        </w:rPr>
      </w:pPr>
      <w:r w:rsidRPr="00170D0A">
        <w:rPr>
          <w:color w:val="auto"/>
        </w:rPr>
        <w:t xml:space="preserve">56. </w:t>
      </w:r>
      <w:r w:rsidRPr="00170D0A">
        <w:rPr>
          <w:color w:val="auto"/>
        </w:rPr>
        <w:tab/>
        <w:t xml:space="preserve">S. Megas, V. Lorenzi, J. C. Marioni, EmptyDropsMultiome discriminates real cells from background in single-cell multiomics assays. </w:t>
      </w:r>
      <w:r w:rsidRPr="00170D0A">
        <w:rPr>
          <w:i/>
          <w:iCs/>
          <w:color w:val="auto"/>
        </w:rPr>
        <w:t>Genome Biology</w:t>
      </w:r>
      <w:r w:rsidRPr="00170D0A">
        <w:rPr>
          <w:color w:val="auto"/>
        </w:rPr>
        <w:t xml:space="preserve"> </w:t>
      </w:r>
      <w:r w:rsidRPr="00170D0A">
        <w:rPr>
          <w:b/>
          <w:bCs/>
          <w:color w:val="auto"/>
        </w:rPr>
        <w:t>25</w:t>
      </w:r>
      <w:r w:rsidRPr="00170D0A">
        <w:rPr>
          <w:color w:val="auto"/>
        </w:rPr>
        <w:t>, 121 (2024).</w:t>
      </w:r>
    </w:p>
    <w:p w14:paraId="79255C98" w14:textId="77777777" w:rsidR="00170D0A" w:rsidRPr="00170D0A" w:rsidRDefault="00170D0A" w:rsidP="00170D0A">
      <w:pPr>
        <w:pStyle w:val="Bibliography"/>
        <w:rPr>
          <w:color w:val="auto"/>
        </w:rPr>
      </w:pPr>
      <w:r w:rsidRPr="00170D0A">
        <w:rPr>
          <w:color w:val="auto"/>
        </w:rPr>
        <w:t xml:space="preserve">57. </w:t>
      </w:r>
      <w:r w:rsidRPr="00170D0A">
        <w:rPr>
          <w:color w:val="auto"/>
        </w:rPr>
        <w:tab/>
        <w:t xml:space="preserve">I. Korsunsky, </w:t>
      </w:r>
      <w:r w:rsidRPr="00170D0A">
        <w:rPr>
          <w:i/>
          <w:iCs/>
          <w:color w:val="auto"/>
        </w:rPr>
        <w:t>et al.</w:t>
      </w:r>
      <w:r w:rsidRPr="00170D0A">
        <w:rPr>
          <w:color w:val="auto"/>
        </w:rPr>
        <w:t xml:space="preserve">, Fast, sensitive, and accurate integration of single cell data with Harmony. </w:t>
      </w:r>
      <w:r w:rsidRPr="00170D0A">
        <w:rPr>
          <w:i/>
          <w:iCs/>
          <w:color w:val="auto"/>
        </w:rPr>
        <w:t>Nat Methods</w:t>
      </w:r>
      <w:r w:rsidRPr="00170D0A">
        <w:rPr>
          <w:color w:val="auto"/>
        </w:rPr>
        <w:t xml:space="preserve"> </w:t>
      </w:r>
      <w:r w:rsidRPr="00170D0A">
        <w:rPr>
          <w:b/>
          <w:bCs/>
          <w:color w:val="auto"/>
        </w:rPr>
        <w:t>16</w:t>
      </w:r>
      <w:r w:rsidRPr="00170D0A">
        <w:rPr>
          <w:color w:val="auto"/>
        </w:rPr>
        <w:t>, 1289–1296 (2019).</w:t>
      </w:r>
    </w:p>
    <w:p w14:paraId="295E39DE" w14:textId="77777777" w:rsidR="00170D0A" w:rsidRPr="00170D0A" w:rsidRDefault="00170D0A" w:rsidP="00170D0A">
      <w:pPr>
        <w:pStyle w:val="Bibliography"/>
        <w:rPr>
          <w:color w:val="auto"/>
        </w:rPr>
      </w:pPr>
      <w:r w:rsidRPr="00170D0A">
        <w:rPr>
          <w:color w:val="auto"/>
        </w:rPr>
        <w:lastRenderedPageBreak/>
        <w:t xml:space="preserve">58. </w:t>
      </w:r>
      <w:r w:rsidRPr="00170D0A">
        <w:rPr>
          <w:color w:val="auto"/>
        </w:rPr>
        <w:tab/>
        <w:t>Y. Bai, L. Chu, A Graph-based Approach to Estimating the Number of Clusters. [Preprint] (2024). Available at: http://arxiv.org/abs/2402.15600 [Accessed 11 March 2025].</w:t>
      </w:r>
    </w:p>
    <w:p w14:paraId="1EDEBCDD" w14:textId="77777777" w:rsidR="00170D0A" w:rsidRPr="00170D0A" w:rsidRDefault="00170D0A" w:rsidP="00170D0A">
      <w:pPr>
        <w:pStyle w:val="Bibliography"/>
        <w:rPr>
          <w:color w:val="auto"/>
        </w:rPr>
      </w:pPr>
      <w:r w:rsidRPr="00170D0A">
        <w:rPr>
          <w:color w:val="auto"/>
        </w:rPr>
        <w:t xml:space="preserve">59. </w:t>
      </w:r>
      <w:r w:rsidRPr="00170D0A">
        <w:rPr>
          <w:color w:val="auto"/>
        </w:rPr>
        <w:tab/>
        <w:t xml:space="preserve">K. P. Maruska, J. M. Butler, K. E. Field, D. T. Porter, Localization of glutamatergic, GABAergic, and cholinergic neurons in the brain of the African cichlid fish, Astatotilapia burtoni. </w:t>
      </w:r>
      <w:r w:rsidRPr="00170D0A">
        <w:rPr>
          <w:i/>
          <w:iCs/>
          <w:color w:val="auto"/>
        </w:rPr>
        <w:t>J Comp Neurol</w:t>
      </w:r>
      <w:r w:rsidRPr="00170D0A">
        <w:rPr>
          <w:color w:val="auto"/>
        </w:rPr>
        <w:t xml:space="preserve"> </w:t>
      </w:r>
      <w:r w:rsidRPr="00170D0A">
        <w:rPr>
          <w:b/>
          <w:bCs/>
          <w:color w:val="auto"/>
        </w:rPr>
        <w:t>525</w:t>
      </w:r>
      <w:r w:rsidRPr="00170D0A">
        <w:rPr>
          <w:color w:val="auto"/>
        </w:rPr>
        <w:t>, 610–638 (2017).</w:t>
      </w:r>
    </w:p>
    <w:p w14:paraId="62001B23" w14:textId="77777777" w:rsidR="00170D0A" w:rsidRPr="00170D0A" w:rsidRDefault="00170D0A" w:rsidP="00170D0A">
      <w:pPr>
        <w:pStyle w:val="Bibliography"/>
        <w:rPr>
          <w:color w:val="auto"/>
        </w:rPr>
      </w:pPr>
      <w:r w:rsidRPr="00170D0A">
        <w:rPr>
          <w:color w:val="auto"/>
        </w:rPr>
        <w:t xml:space="preserve">60. </w:t>
      </w:r>
      <w:r w:rsidRPr="00170D0A">
        <w:rPr>
          <w:color w:val="auto"/>
        </w:rPr>
        <w:tab/>
        <w:t xml:space="preserve">Z. V. Johnson, </w:t>
      </w:r>
      <w:r w:rsidRPr="00170D0A">
        <w:rPr>
          <w:i/>
          <w:iCs/>
          <w:color w:val="auto"/>
        </w:rPr>
        <w:t>et al.</w:t>
      </w:r>
      <w:r w:rsidRPr="00170D0A">
        <w:rPr>
          <w:color w:val="auto"/>
        </w:rPr>
        <w:t xml:space="preserve">, Cellular profiling of a recently-evolved social behavior in cichlid fishes. </w:t>
      </w:r>
      <w:r w:rsidRPr="00170D0A">
        <w:rPr>
          <w:i/>
          <w:iCs/>
          <w:color w:val="auto"/>
        </w:rPr>
        <w:t>Nat Commun</w:t>
      </w:r>
      <w:r w:rsidRPr="00170D0A">
        <w:rPr>
          <w:color w:val="auto"/>
        </w:rPr>
        <w:t xml:space="preserve"> </w:t>
      </w:r>
      <w:r w:rsidRPr="00170D0A">
        <w:rPr>
          <w:b/>
          <w:bCs/>
          <w:color w:val="auto"/>
        </w:rPr>
        <w:t>14</w:t>
      </w:r>
      <w:r w:rsidRPr="00170D0A">
        <w:rPr>
          <w:color w:val="auto"/>
        </w:rPr>
        <w:t>, 4891 (2023).</w:t>
      </w:r>
    </w:p>
    <w:p w14:paraId="391DF80A" w14:textId="77777777" w:rsidR="00170D0A" w:rsidRPr="00170D0A" w:rsidRDefault="00170D0A" w:rsidP="00170D0A">
      <w:pPr>
        <w:pStyle w:val="Bibliography"/>
        <w:rPr>
          <w:color w:val="auto"/>
        </w:rPr>
      </w:pPr>
      <w:r w:rsidRPr="00170D0A">
        <w:rPr>
          <w:color w:val="auto"/>
        </w:rPr>
        <w:t xml:space="preserve">61. </w:t>
      </w:r>
      <w:r w:rsidRPr="00170D0A">
        <w:rPr>
          <w:color w:val="auto"/>
        </w:rPr>
        <w:tab/>
        <w:t xml:space="preserve">M. G. Connolly, </w:t>
      </w:r>
      <w:r w:rsidRPr="00170D0A">
        <w:rPr>
          <w:i/>
          <w:iCs/>
          <w:color w:val="auto"/>
        </w:rPr>
        <w:t>et al.</w:t>
      </w:r>
      <w:r w:rsidRPr="00170D0A">
        <w:rPr>
          <w:color w:val="auto"/>
        </w:rPr>
        <w:t xml:space="preserve">, Single-Nucleus RNA Sequencing Reveals Enduring Signatures of Acute Stress and Chronic Exercise in Striatal Microglia. </w:t>
      </w:r>
      <w:r w:rsidRPr="00170D0A">
        <w:rPr>
          <w:i/>
          <w:iCs/>
          <w:color w:val="auto"/>
        </w:rPr>
        <w:t>Genes, Brain and Behavior</w:t>
      </w:r>
      <w:r w:rsidRPr="00170D0A">
        <w:rPr>
          <w:color w:val="auto"/>
        </w:rPr>
        <w:t xml:space="preserve"> </w:t>
      </w:r>
      <w:r w:rsidRPr="00170D0A">
        <w:rPr>
          <w:b/>
          <w:bCs/>
          <w:color w:val="auto"/>
        </w:rPr>
        <w:t>24</w:t>
      </w:r>
      <w:r w:rsidRPr="00170D0A">
        <w:rPr>
          <w:color w:val="auto"/>
        </w:rPr>
        <w:t>, e70019 (2025).</w:t>
      </w:r>
    </w:p>
    <w:p w14:paraId="4DC167CE" w14:textId="77777777" w:rsidR="00170D0A" w:rsidRPr="00170D0A" w:rsidRDefault="00170D0A" w:rsidP="00170D0A">
      <w:pPr>
        <w:pStyle w:val="Bibliography"/>
        <w:rPr>
          <w:color w:val="auto"/>
        </w:rPr>
      </w:pPr>
      <w:r w:rsidRPr="00170D0A">
        <w:rPr>
          <w:color w:val="auto"/>
        </w:rPr>
        <w:t xml:space="preserve">62. </w:t>
      </w:r>
      <w:r w:rsidRPr="00170D0A">
        <w:rPr>
          <w:color w:val="auto"/>
        </w:rPr>
        <w:tab/>
        <w:t xml:space="preserve">D. Bates, </w:t>
      </w:r>
      <w:r w:rsidRPr="00170D0A">
        <w:rPr>
          <w:i/>
          <w:iCs/>
          <w:color w:val="auto"/>
        </w:rPr>
        <w:t>et al.</w:t>
      </w:r>
      <w:r w:rsidRPr="00170D0A">
        <w:rPr>
          <w:color w:val="auto"/>
        </w:rPr>
        <w:t>, lme4: Linear Mixed-Effects Models using “Eigen” and S4. (2024). Deposited 3 July 2024.</w:t>
      </w:r>
    </w:p>
    <w:p w14:paraId="0FB83151" w14:textId="77777777" w:rsidR="00170D0A" w:rsidRPr="00170D0A" w:rsidRDefault="00170D0A" w:rsidP="00170D0A">
      <w:pPr>
        <w:pStyle w:val="Bibliography"/>
        <w:rPr>
          <w:color w:val="auto"/>
        </w:rPr>
      </w:pPr>
      <w:r w:rsidRPr="00170D0A">
        <w:rPr>
          <w:color w:val="auto"/>
        </w:rPr>
        <w:t xml:space="preserve">63. </w:t>
      </w:r>
      <w:r w:rsidRPr="00170D0A">
        <w:rPr>
          <w:color w:val="auto"/>
        </w:rPr>
        <w:tab/>
        <w:t xml:space="preserve">F. Pedregosa, </w:t>
      </w:r>
      <w:r w:rsidRPr="00170D0A">
        <w:rPr>
          <w:i/>
          <w:iCs/>
          <w:color w:val="auto"/>
        </w:rPr>
        <w:t>et al.</w:t>
      </w:r>
      <w:r w:rsidRPr="00170D0A">
        <w:rPr>
          <w:color w:val="auto"/>
        </w:rPr>
        <w:t xml:space="preserve">, Scikit-learn: Machine Learning in Python. </w:t>
      </w:r>
      <w:r w:rsidRPr="00170D0A">
        <w:rPr>
          <w:i/>
          <w:iCs/>
          <w:color w:val="auto"/>
        </w:rPr>
        <w:t>Journal of Machine Learning Research</w:t>
      </w:r>
      <w:r w:rsidRPr="00170D0A">
        <w:rPr>
          <w:color w:val="auto"/>
        </w:rPr>
        <w:t xml:space="preserve"> </w:t>
      </w:r>
      <w:r w:rsidRPr="00170D0A">
        <w:rPr>
          <w:b/>
          <w:bCs/>
          <w:color w:val="auto"/>
        </w:rPr>
        <w:t>12</w:t>
      </w:r>
      <w:r w:rsidRPr="00170D0A">
        <w:rPr>
          <w:color w:val="auto"/>
        </w:rPr>
        <w:t>, 2825–2830 (2011).</w:t>
      </w:r>
    </w:p>
    <w:p w14:paraId="28489DFC" w14:textId="77777777" w:rsidR="00170D0A" w:rsidRPr="00170D0A" w:rsidRDefault="00170D0A" w:rsidP="00170D0A">
      <w:pPr>
        <w:pStyle w:val="Bibliography"/>
        <w:rPr>
          <w:color w:val="auto"/>
        </w:rPr>
      </w:pPr>
      <w:r w:rsidRPr="00170D0A">
        <w:rPr>
          <w:color w:val="auto"/>
        </w:rPr>
        <w:t xml:space="preserve">64. </w:t>
      </w:r>
      <w:r w:rsidRPr="00170D0A">
        <w:rPr>
          <w:color w:val="auto"/>
        </w:rPr>
        <w:tab/>
        <w:t xml:space="preserve">G. S. Gulati, </w:t>
      </w:r>
      <w:r w:rsidRPr="00170D0A">
        <w:rPr>
          <w:i/>
          <w:iCs/>
          <w:color w:val="auto"/>
        </w:rPr>
        <w:t>et al.</w:t>
      </w:r>
      <w:r w:rsidRPr="00170D0A">
        <w:rPr>
          <w:color w:val="auto"/>
        </w:rPr>
        <w:t xml:space="preserve">, Single-cell transcriptional diversity is a hallmark of developmental potential. </w:t>
      </w:r>
      <w:r w:rsidRPr="00170D0A">
        <w:rPr>
          <w:i/>
          <w:iCs/>
          <w:color w:val="auto"/>
        </w:rPr>
        <w:t>Science</w:t>
      </w:r>
      <w:r w:rsidRPr="00170D0A">
        <w:rPr>
          <w:color w:val="auto"/>
        </w:rPr>
        <w:t xml:space="preserve"> </w:t>
      </w:r>
      <w:r w:rsidRPr="00170D0A">
        <w:rPr>
          <w:b/>
          <w:bCs/>
          <w:color w:val="auto"/>
        </w:rPr>
        <w:t>367</w:t>
      </w:r>
      <w:r w:rsidRPr="00170D0A">
        <w:rPr>
          <w:color w:val="auto"/>
        </w:rPr>
        <w:t>, 405–411 (2020).</w:t>
      </w:r>
    </w:p>
    <w:p w14:paraId="04E190CF" w14:textId="77777777" w:rsidR="00170D0A" w:rsidRPr="00170D0A" w:rsidRDefault="00170D0A" w:rsidP="00170D0A">
      <w:pPr>
        <w:pStyle w:val="Bibliography"/>
        <w:rPr>
          <w:color w:val="auto"/>
        </w:rPr>
      </w:pPr>
      <w:r w:rsidRPr="00170D0A">
        <w:rPr>
          <w:color w:val="auto"/>
        </w:rPr>
        <w:t xml:space="preserve">65. </w:t>
      </w:r>
      <w:r w:rsidRPr="00170D0A">
        <w:rPr>
          <w:color w:val="auto"/>
        </w:rPr>
        <w:tab/>
        <w:t xml:space="preserve">S. Aibar, </w:t>
      </w:r>
      <w:r w:rsidRPr="00170D0A">
        <w:rPr>
          <w:i/>
          <w:iCs/>
          <w:color w:val="auto"/>
        </w:rPr>
        <w:t>et al.</w:t>
      </w:r>
      <w:r w:rsidRPr="00170D0A">
        <w:rPr>
          <w:color w:val="auto"/>
        </w:rPr>
        <w:t xml:space="preserve">, SCENIC: single-cell regulatory network inference and clustering. </w:t>
      </w:r>
      <w:r w:rsidRPr="00170D0A">
        <w:rPr>
          <w:i/>
          <w:iCs/>
          <w:color w:val="auto"/>
        </w:rPr>
        <w:t>Nat Methods</w:t>
      </w:r>
      <w:r w:rsidRPr="00170D0A">
        <w:rPr>
          <w:color w:val="auto"/>
        </w:rPr>
        <w:t xml:space="preserve"> </w:t>
      </w:r>
      <w:r w:rsidRPr="00170D0A">
        <w:rPr>
          <w:b/>
          <w:bCs/>
          <w:color w:val="auto"/>
        </w:rPr>
        <w:t>14</w:t>
      </w:r>
      <w:r w:rsidRPr="00170D0A">
        <w:rPr>
          <w:color w:val="auto"/>
        </w:rPr>
        <w:t>, 1083–1086 (2017).</w:t>
      </w:r>
    </w:p>
    <w:p w14:paraId="15D1B0F5" w14:textId="5C7D1AE2" w:rsidR="002613B6" w:rsidRPr="00551E7E" w:rsidRDefault="004F6DBB" w:rsidP="00170D0A">
      <w:pPr>
        <w:pStyle w:val="Bibliography"/>
        <w:rPr>
          <w:rFonts w:ascii="Arial" w:hAnsi="Arial" w:cs="Arial"/>
          <w:sz w:val="20"/>
          <w:szCs w:val="20"/>
        </w:rPr>
      </w:pPr>
      <w:r w:rsidRPr="00551E7E">
        <w:rPr>
          <w:rFonts w:ascii="Arial" w:hAnsi="Arial" w:cs="Arial"/>
          <w:sz w:val="20"/>
          <w:szCs w:val="20"/>
        </w:rPr>
        <w:fldChar w:fldCharType="end"/>
      </w:r>
    </w:p>
    <w:sectPr w:rsidR="002613B6" w:rsidRPr="00551E7E" w:rsidSect="00551E7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Graham, Gabriel J." w:date="2026-09-11T17:36:00Z" w:initials="GGJ">
    <w:p w14:paraId="68FB9412" w14:textId="77777777" w:rsidR="002C76BB" w:rsidRDefault="002C76BB" w:rsidP="002C76BB">
      <w:r>
        <w:rPr>
          <w:rStyle w:val="CommentReference"/>
        </w:rPr>
        <w:annotationRef/>
      </w:r>
      <w:r>
        <w:rPr>
          <w:sz w:val="20"/>
          <w:szCs w:val="20"/>
        </w:rPr>
        <w:t>Add rgc - poa axis</w:t>
      </w:r>
    </w:p>
  </w:comment>
  <w:comment w:id="5" w:author="Graham, Gabriel J." w:date="2026-09-12T13:39:00Z" w:initials="GGJ">
    <w:p w14:paraId="6B9CF757" w14:textId="77777777" w:rsidR="00AE16ED" w:rsidRDefault="00AE16ED" w:rsidP="00AE16ED">
      <w:r>
        <w:rPr>
          <w:rStyle w:val="CommentReference"/>
        </w:rPr>
        <w:annotationRef/>
      </w:r>
      <w:r>
        <w:rPr>
          <w:sz w:val="20"/>
          <w:szCs w:val="20"/>
        </w:rPr>
        <w:t>Coordinated remodeling of Radial Glial Cells and the Preoptic Area Drive Protandrous Sex Change</w:t>
      </w:r>
    </w:p>
  </w:comment>
  <w:comment w:id="7" w:author="Graham, Gabriel J." w:date="2026-09-11T16:50:00Z" w:initials="GGJ">
    <w:p w14:paraId="4E5A4D0D" w14:textId="77777777" w:rsidR="00BA05D3" w:rsidRDefault="00BA05D3" w:rsidP="00BA05D3">
      <w:r>
        <w:rPr>
          <w:rStyle w:val="CommentReference"/>
        </w:rPr>
        <w:annotationRef/>
      </w:r>
      <w:r>
        <w:rPr>
          <w:sz w:val="20"/>
          <w:szCs w:val="20"/>
        </w:rPr>
        <w:t>Make statistic table</w:t>
      </w:r>
    </w:p>
  </w:comment>
  <w:comment w:id="8" w:author="Rhodes, Justin S" w:date="2026-09-11T09:10:00Z" w:initials="JR">
    <w:p w14:paraId="2E8A7E56" w14:textId="77777777" w:rsidR="002F5974" w:rsidRDefault="002F5974" w:rsidP="002F5974">
      <w:pPr>
        <w:pStyle w:val="CommentText"/>
      </w:pPr>
      <w:r>
        <w:rPr>
          <w:rStyle w:val="CommentReference"/>
        </w:rPr>
        <w:annotationRef/>
      </w:r>
      <w:r>
        <w:t>Overall we need to add some statistics to the results.  I understand that some are in tables, but some are not and should be put directly in.</w:t>
      </w:r>
    </w:p>
  </w:comment>
  <w:comment w:id="9" w:author="Graham, Gabriel J." w:date="2026-08-24T12:14:00Z" w:initials="GGJ">
    <w:p w14:paraId="3C4ECC42" w14:textId="2379CC57" w:rsidR="00715C76" w:rsidRDefault="00715C76" w:rsidP="00715C76">
      <w:r>
        <w:rPr>
          <w:rStyle w:val="CommentReference"/>
        </w:rPr>
        <w:annotationRef/>
      </w:r>
      <w:r>
        <w:rPr>
          <w:sz w:val="20"/>
          <w:szCs w:val="20"/>
        </w:rPr>
        <w:t>Coltan can you review the figure and see if there is anything you want to change about it</w:t>
      </w:r>
    </w:p>
  </w:comment>
  <w:comment w:id="10" w:author="Graham, Gabriel J." w:date="2026-07-17T17:08:00Z" w:initials="GG">
    <w:p w14:paraId="07AE4962" w14:textId="77777777" w:rsidR="0018081A" w:rsidRDefault="0018081A" w:rsidP="009D42E4">
      <w:pPr>
        <w:pStyle w:val="CommentText"/>
      </w:pPr>
      <w:r>
        <w:rPr>
          <w:rStyle w:val="CommentReference"/>
        </w:rPr>
        <w:annotationRef/>
      </w:r>
      <w:r>
        <w:t>Curious what others think should be supplemental from this section, an idea would be a supplementary figure with a UMAP. Dotplot for each cell type, and then one or a few example sections? Anything else?</w:t>
      </w:r>
    </w:p>
  </w:comment>
  <w:comment w:id="11" w:author="Graham, Gabriel J." w:date="2026-08-31T11:50:00Z" w:initials="GGJ">
    <w:p w14:paraId="2F139C62" w14:textId="77777777" w:rsidR="00D770B1" w:rsidRDefault="00D770B1" w:rsidP="00D770B1">
      <w:r>
        <w:rPr>
          <w:rStyle w:val="CommentReference"/>
        </w:rPr>
        <w:annotationRef/>
      </w:r>
      <w:r>
        <w:rPr>
          <w:sz w:val="20"/>
          <w:szCs w:val="20"/>
        </w:rPr>
        <w:t>Gabe add adult sex change citation</w:t>
      </w:r>
    </w:p>
  </w:comment>
  <w:comment w:id="12" w:author="Graham, Gabriel J." w:date="2026-08-31T11:54:00Z" w:initials="GGJ">
    <w:p w14:paraId="21838C2D" w14:textId="77777777" w:rsidR="00D770B1" w:rsidRDefault="00D770B1" w:rsidP="00D770B1">
      <w:r>
        <w:rPr>
          <w:rStyle w:val="CommentReference"/>
        </w:rPr>
        <w:annotationRef/>
      </w:r>
      <w:r>
        <w:rPr>
          <w:sz w:val="20"/>
          <w:szCs w:val="20"/>
        </w:rPr>
        <w:t>gabe add mutual best hit methods for parent and child clusters</w:t>
      </w:r>
    </w:p>
  </w:comment>
  <w:comment w:id="13" w:author="Graham, Gabriel J." w:date="2026-08-31T11:57:00Z" w:initials="GGJ">
    <w:p w14:paraId="094B3294" w14:textId="77777777" w:rsidR="00D770B1" w:rsidRDefault="00D770B1" w:rsidP="00D770B1">
      <w:r>
        <w:rPr>
          <w:rStyle w:val="CommentReference"/>
        </w:rPr>
        <w:annotationRef/>
      </w:r>
      <w:r>
        <w:rPr>
          <w:sz w:val="20"/>
          <w:szCs w:val="20"/>
        </w:rPr>
        <w:t>also label multiome clusters in the files</w:t>
      </w:r>
    </w:p>
  </w:comment>
  <w:comment w:id="14" w:author="Rhodes, Justin S" w:date="2026-09-03T13:33:00Z" w:initials="JR">
    <w:p w14:paraId="7C114D72" w14:textId="77777777" w:rsidR="00D14B33" w:rsidRDefault="00D14B33" w:rsidP="00D14B33">
      <w:pPr>
        <w:pStyle w:val="CommentText"/>
      </w:pPr>
      <w:r>
        <w:rPr>
          <w:rStyle w:val="CommentReference"/>
        </w:rPr>
        <w:annotationRef/>
      </w:r>
      <w:r>
        <w:t>This is not sufficient, what do you mean by biased?  I would say these clusters were over represented for DEGs, or they were enriched for DEGs, and use the chi-square statistic.  Why not?</w:t>
      </w:r>
    </w:p>
  </w:comment>
  <w:comment w:id="15" w:author="Graham, Gabriel J." w:date="2026-09-08T15:33:00Z" w:initials="GGJ">
    <w:p w14:paraId="782F56B3" w14:textId="77777777" w:rsidR="000260E3" w:rsidRDefault="000260E3" w:rsidP="000260E3">
      <w:r>
        <w:rPr>
          <w:rStyle w:val="CommentReference"/>
        </w:rPr>
        <w:annotationRef/>
      </w:r>
      <w:r>
        <w:rPr>
          <w:sz w:val="20"/>
          <w:szCs w:val="20"/>
        </w:rPr>
        <w:t>Fair enough gabe include Chisq</w:t>
      </w:r>
    </w:p>
  </w:comment>
  <w:comment w:id="16" w:author="Graham, Gabriel J." w:date="2026-09-11T16:52:00Z" w:initials="GGJ">
    <w:p w14:paraId="6295533B" w14:textId="77777777" w:rsidR="00BA05D3" w:rsidRDefault="00BA05D3" w:rsidP="00BA05D3">
      <w:r>
        <w:rPr>
          <w:rStyle w:val="CommentReference"/>
        </w:rPr>
        <w:annotationRef/>
      </w:r>
      <w:r>
        <w:rPr>
          <w:sz w:val="20"/>
          <w:szCs w:val="20"/>
        </w:rPr>
        <w:t>Gabe add stats for this and dars</w:t>
      </w:r>
    </w:p>
  </w:comment>
  <w:comment w:id="17" w:author="Rhodes, Justin S" w:date="2026-09-03T13:39:00Z" w:initials="JR">
    <w:p w14:paraId="73CB869D" w14:textId="77777777" w:rsidR="00E04B65" w:rsidRDefault="00E04B65" w:rsidP="00E04B65">
      <w:pPr>
        <w:pStyle w:val="CommentText"/>
      </w:pPr>
      <w:r>
        <w:rPr>
          <w:rStyle w:val="CommentReference"/>
        </w:rPr>
        <w:annotationRef/>
      </w:r>
      <w:r>
        <w:t>Needs more information on what you mean by biased, same comment as before, add the chi square statistic and indicate that these are enriched or over-represented.</w:t>
      </w:r>
    </w:p>
  </w:comment>
  <w:comment w:id="18" w:author="Graham, Gabriel J." w:date="2026-08-07T16:52:00Z" w:initials="GGJ">
    <w:p w14:paraId="4A2ABFE7" w14:textId="2B67C374" w:rsidR="00C551F6" w:rsidRDefault="00C551F6" w:rsidP="00C551F6">
      <w:r>
        <w:rPr>
          <w:rStyle w:val="CommentReference"/>
        </w:rPr>
        <w:annotationRef/>
      </w:r>
      <w:r>
        <w:rPr>
          <w:sz w:val="20"/>
          <w:szCs w:val="20"/>
        </w:rPr>
        <w:t>Which files are these</w:t>
      </w:r>
    </w:p>
  </w:comment>
  <w:comment w:id="19" w:author="Rhodes, Justin S" w:date="2026-09-07T16:48:00Z" w:initials="JR">
    <w:p w14:paraId="42618AB7" w14:textId="77777777" w:rsidR="008A7784" w:rsidRDefault="008A7784" w:rsidP="008A7784">
      <w:pPr>
        <w:pStyle w:val="CommentText"/>
      </w:pPr>
      <w:r>
        <w:rPr>
          <w:rStyle w:val="CommentReference"/>
        </w:rPr>
        <w:annotationRef/>
      </w:r>
      <w:r>
        <w:t>DAR_GENE_CORRELATIONS.csv</w:t>
      </w:r>
    </w:p>
  </w:comment>
  <w:comment w:id="21" w:author="Graham, Gabriel J." w:date="2026-09-10T19:01:00Z" w:initials="GGJ">
    <w:p w14:paraId="58B310EB" w14:textId="77777777" w:rsidR="006D6D4B" w:rsidRDefault="003D37DF" w:rsidP="006D6D4B">
      <w:r>
        <w:rPr>
          <w:rStyle w:val="CommentReference"/>
        </w:rPr>
        <w:annotationRef/>
      </w:r>
      <w:r w:rsidR="006D6D4B">
        <w:rPr>
          <w:sz w:val="20"/>
          <w:szCs w:val="20"/>
        </w:rPr>
        <w:t>Justin can you check this for accuracy, I dont want to misrepresent your analysis. Also can you add to methods what you did</w:t>
      </w:r>
    </w:p>
  </w:comment>
  <w:comment w:id="20" w:author="Rhodes, Justin S" w:date="2026-09-11T09:39:00Z" w:initials="JR">
    <w:p w14:paraId="65D7F834" w14:textId="77777777" w:rsidR="00EB4946" w:rsidRDefault="00EB4946" w:rsidP="00EB4946">
      <w:pPr>
        <w:pStyle w:val="CommentText"/>
      </w:pPr>
      <w:r>
        <w:rPr>
          <w:rStyle w:val="CommentReference"/>
        </w:rPr>
        <w:annotationRef/>
      </w:r>
      <w:r>
        <w:rPr>
          <w:color w:val="000000"/>
        </w:rPr>
        <w:t xml:space="preserve"> No this is not good.  The way I think about it is that radial glia release aromatase so it converts testosterone to estradiol for signaling at other cells not within the same cell that is producing the enzyme.  So the decrease in aromatase should lower E2 signaling to POA cells, the cells that are actually responsive to E2 in the context of sex change.  But the interesting thing, is that even though aromatase goes down, estradiol signaling in the POA cells remains stable, and then increases dramaticaly as E2 is produced.  Maybe the decrease is a way to keep E2 signaling constant through the intermediate phase in anticipation of E2 rising.  Anyway this has to go the whole section.  Lets start by talking about the role of radial glia on neurogenesis, which is clearer, then we can explain they also are known to release enzymes that control steroid synthesis, including aromatase.  Intriguingly aromatase decreased but that did not affect steroid signaling in the POA.  </w:t>
      </w:r>
    </w:p>
  </w:comment>
  <w:comment w:id="22" w:author="Graham, Gabriel J." w:date="2026-09-11T16:59:00Z" w:initials="GGJ">
    <w:p w14:paraId="624C68C4" w14:textId="77777777" w:rsidR="008D40AE" w:rsidRDefault="008D40AE" w:rsidP="008D40AE">
      <w:r>
        <w:rPr>
          <w:rStyle w:val="CommentReference"/>
        </w:rPr>
        <w:annotationRef/>
      </w:r>
      <w:r>
        <w:rPr>
          <w:sz w:val="20"/>
          <w:szCs w:val="20"/>
        </w:rPr>
        <w:t>Make module score with all AR, PGR, ESR2B motifs</w:t>
      </w:r>
    </w:p>
  </w:comment>
  <w:comment w:id="23" w:author="Graham, Gabriel J." w:date="2026-08-31T13:00:00Z" w:initials="GGJ">
    <w:p w14:paraId="77F9B44C" w14:textId="77777777" w:rsidR="00D770B1" w:rsidRDefault="00D770B1" w:rsidP="00D770B1">
      <w:r>
        <w:rPr>
          <w:rStyle w:val="CommentReference"/>
        </w:rPr>
        <w:annotationRef/>
      </w:r>
      <w:r>
        <w:rPr>
          <w:sz w:val="20"/>
          <w:szCs w:val="20"/>
        </w:rPr>
        <w:t>CITATIONS</w:t>
      </w:r>
    </w:p>
  </w:comment>
  <w:comment w:id="24" w:author="Graham, Gabriel J." w:date="2026-08-31T12:58:00Z" w:initials="GGJ">
    <w:p w14:paraId="78D66BA6" w14:textId="77777777" w:rsidR="00D770B1" w:rsidRDefault="00D770B1" w:rsidP="00D770B1">
      <w:r>
        <w:rPr>
          <w:rStyle w:val="CommentReference"/>
        </w:rPr>
        <w:annotationRef/>
      </w:r>
      <w:r>
        <w:rPr>
          <w:sz w:val="20"/>
          <w:szCs w:val="20"/>
        </w:rPr>
        <w:t>What exactly is the output for the GRN analysis? I am wondering if we did it per individual, we could test if for example the connection between uncx an cyp19a1b changes by phase, or if there is some way we could add to the idea that these networks change during sex change beyond "the target genes are DEGs"</w:t>
      </w:r>
    </w:p>
  </w:comment>
  <w:comment w:id="25" w:author="Rhodes, Justin S" w:date="2026-09-04T13:52:00Z" w:initials="JR">
    <w:p w14:paraId="4D616E00" w14:textId="77777777" w:rsidR="00C32F02" w:rsidRDefault="00C32F02" w:rsidP="00C32F02">
      <w:pPr>
        <w:pStyle w:val="CommentText"/>
      </w:pPr>
      <w:r>
        <w:rPr>
          <w:rStyle w:val="CommentReference"/>
        </w:rPr>
        <w:annotationRef/>
      </w:r>
      <w:r>
        <w:t xml:space="preserve">No you can’t do it by individual.  It is based on correlations among individuals.  </w:t>
      </w:r>
    </w:p>
  </w:comment>
  <w:comment w:id="26" w:author="Graham, Gabriel J." w:date="2026-09-10T16:19:00Z" w:initials="GGJ">
    <w:p w14:paraId="73571D7F" w14:textId="77777777" w:rsidR="00665C44" w:rsidRDefault="00665C44" w:rsidP="00665C44">
      <w:r>
        <w:rPr>
          <w:rStyle w:val="CommentReference"/>
        </w:rPr>
        <w:annotationRef/>
      </w:r>
      <w:r>
        <w:rPr>
          <w:sz w:val="20"/>
          <w:szCs w:val="20"/>
        </w:rPr>
        <w:t>for each cell you could get an uncx regulon score and then group by Phase and look at how that regulon changes over the course of sex change. I think this is basically what we did with the steroid hormones</w:t>
      </w:r>
    </w:p>
  </w:comment>
  <w:comment w:id="27" w:author="Rhodes, Justin S" w:date="2026-09-11T09:48:00Z" w:initials="JR">
    <w:p w14:paraId="155117D5" w14:textId="77777777" w:rsidR="00234ECB" w:rsidRDefault="00234ECB" w:rsidP="00234ECB">
      <w:pPr>
        <w:pStyle w:val="CommentText"/>
      </w:pPr>
      <w:r>
        <w:rPr>
          <w:rStyle w:val="CommentReference"/>
        </w:rPr>
        <w:annotationRef/>
      </w:r>
      <w:r>
        <w:t>Lets stop.</w:t>
      </w:r>
    </w:p>
  </w:comment>
  <w:comment w:id="28" w:author="Graham, Gabriel J." w:date="2026-08-31T13:07:00Z" w:initials="GGJ">
    <w:p w14:paraId="3937A5A5" w14:textId="77777777" w:rsidR="00D770B1" w:rsidRDefault="00D770B1" w:rsidP="00D770B1">
      <w:r>
        <w:rPr>
          <w:rStyle w:val="CommentReference"/>
        </w:rPr>
        <w:annotationRef/>
      </w:r>
      <w:r>
        <w:rPr>
          <w:sz w:val="20"/>
          <w:szCs w:val="20"/>
        </w:rPr>
        <w:t>Please in the future refer to clusters by the names we give them in the paper rather than just the number, the number is meant to make it more readable than just saying cluster #</w:t>
      </w:r>
    </w:p>
  </w:comment>
  <w:comment w:id="29" w:author="Graham, Gabriel J." w:date="2026-08-31T13:51:00Z" w:initials="GGJ">
    <w:p w14:paraId="5E55E0F9" w14:textId="77777777" w:rsidR="00D770B1" w:rsidRDefault="00D770B1" w:rsidP="00D770B1">
      <w:r>
        <w:rPr>
          <w:rStyle w:val="CommentReference"/>
        </w:rPr>
        <w:annotationRef/>
      </w:r>
      <w:r>
        <w:rPr>
          <w:sz w:val="20"/>
          <w:szCs w:val="20"/>
        </w:rPr>
        <w:t>Please add sex steroid hormones to this analysis</w:t>
      </w:r>
    </w:p>
  </w:comment>
  <w:comment w:id="30" w:author="Graham, Gabriel J." w:date="2026-08-31T13:55:00Z" w:initials="GGJ">
    <w:p w14:paraId="75BF1553" w14:textId="77777777" w:rsidR="007D232F" w:rsidRDefault="00D770B1" w:rsidP="007D232F">
      <w:r>
        <w:rPr>
          <w:rStyle w:val="CommentReference"/>
        </w:rPr>
        <w:annotationRef/>
      </w:r>
      <w:r w:rsidR="007D232F">
        <w:rPr>
          <w:sz w:val="20"/>
          <w:szCs w:val="20"/>
        </w:rPr>
        <w:t xml:space="preserve">Can you check if </w:t>
      </w:r>
      <w:r w:rsidR="007D232F">
        <w:rPr>
          <w:i/>
          <w:iCs/>
          <w:sz w:val="20"/>
          <w:szCs w:val="20"/>
        </w:rPr>
        <w:t xml:space="preserve">ppara </w:t>
      </w:r>
      <w:r w:rsidR="007D232F">
        <w:rPr>
          <w:sz w:val="20"/>
          <w:szCs w:val="20"/>
        </w:rPr>
        <w:t xml:space="preserve"> has any inputs into this network, </w:t>
      </w:r>
      <w:r w:rsidR="007D232F">
        <w:rPr>
          <w:i/>
          <w:iCs/>
          <w:sz w:val="20"/>
          <w:szCs w:val="20"/>
        </w:rPr>
        <w:t xml:space="preserve">ppara </w:t>
      </w:r>
      <w:r w:rsidR="007D232F">
        <w:rPr>
          <w:sz w:val="20"/>
          <w:szCs w:val="20"/>
        </w:rPr>
        <w:t>is the output of DHEA signaling so that could be interesting</w:t>
      </w:r>
    </w:p>
  </w:comment>
  <w:comment w:id="31" w:author="Rhodes, Justin S" w:date="2026-09-08T11:04:00Z" w:initials="JR">
    <w:p w14:paraId="6915A04D" w14:textId="77777777" w:rsidR="0001613D" w:rsidRDefault="0001613D" w:rsidP="0001613D">
      <w:pPr>
        <w:pStyle w:val="CommentText"/>
      </w:pPr>
      <w:r>
        <w:rPr>
          <w:rStyle w:val="CommentReference"/>
        </w:rPr>
        <w:annotationRef/>
      </w:r>
      <w:r>
        <w:t xml:space="preserve">I don’t understand what you mean.  I can’t just add the sex hormones, the way they enter the network is if there is evidence that they regulate the genes via correlations.  If they are not correlated then they don’t enter the network.  Again it doesn’t have any significant inputs or iit would be in the network.  I can loosen the criteria, but I am not sure it is fruitful, lets discuss.  </w:t>
      </w:r>
    </w:p>
  </w:comment>
  <w:comment w:id="32" w:author="Graham, Gabriel J." w:date="2026-09-10T16:15:00Z" w:initials="GGJ">
    <w:p w14:paraId="1D115C9E" w14:textId="77777777" w:rsidR="00665C44" w:rsidRDefault="00665C44" w:rsidP="00665C44">
      <w:r>
        <w:rPr>
          <w:rStyle w:val="CommentReference"/>
        </w:rPr>
        <w:annotationRef/>
      </w:r>
      <w:r>
        <w:rPr>
          <w:sz w:val="20"/>
          <w:szCs w:val="20"/>
        </w:rPr>
        <w:t>I think we can justify adding these targets of interest based on a priori knowledge</w:t>
      </w:r>
    </w:p>
  </w:comment>
  <w:comment w:id="33" w:author="Rhodes, Justin S" w:date="2026-09-11T09:49:00Z" w:initials="JR">
    <w:p w14:paraId="197A4945" w14:textId="77777777" w:rsidR="00234ECB" w:rsidRDefault="00234ECB" w:rsidP="00234ECB">
      <w:pPr>
        <w:pStyle w:val="CommentText"/>
      </w:pPr>
      <w:r>
        <w:rPr>
          <w:rStyle w:val="CommentReference"/>
        </w:rPr>
        <w:annotationRef/>
      </w:r>
      <w:r>
        <w:t>Huh?  You are not reading above.  You can just write them in but it is meaningless and is not backed by data.  These are empirical relationships, not theoretical we can’t mix that up.</w:t>
      </w:r>
    </w:p>
  </w:comment>
  <w:comment w:id="34" w:author="Graham, Gabriel J." w:date="2026-08-31T14:20:00Z" w:initials="GGJ">
    <w:p w14:paraId="446547EB" w14:textId="77777777" w:rsidR="00D770B1" w:rsidRDefault="00D770B1" w:rsidP="00D770B1">
      <w:r>
        <w:rPr>
          <w:rStyle w:val="CommentReference"/>
        </w:rPr>
        <w:annotationRef/>
      </w:r>
      <w:r>
        <w:rPr>
          <w:sz w:val="20"/>
          <w:szCs w:val="20"/>
        </w:rPr>
        <w:t>esr2b will tell me whether we can say neurogenesis increases "at the expense of brain aromatase", or "with additional support of a decreased estrogenic environment" based on everything ive written, my hypothesis is esr2b should a red arrow into gli1</w:t>
      </w:r>
    </w:p>
  </w:comment>
  <w:comment w:id="35" w:author="Rhodes, Justin S" w:date="2026-09-08T11:05:00Z" w:initials="JR">
    <w:p w14:paraId="5F57FAF6" w14:textId="77777777" w:rsidR="003964CD" w:rsidRDefault="003964CD" w:rsidP="003964CD">
      <w:pPr>
        <w:pStyle w:val="CommentText"/>
      </w:pPr>
      <w:r>
        <w:rPr>
          <w:rStyle w:val="CommentReference"/>
        </w:rPr>
        <w:annotationRef/>
      </w:r>
      <w:r>
        <w:t>Maybe but it is not significantly correlated with gli1 that is why it is not in the network.</w:t>
      </w:r>
    </w:p>
  </w:comment>
  <w:comment w:id="36" w:author="Graham, Gabriel J." w:date="2026-08-31T15:32:00Z" w:initials="GGJ">
    <w:p w14:paraId="7799C48B" w14:textId="77777777" w:rsidR="007D232F" w:rsidRDefault="007D232F" w:rsidP="007D232F">
      <w:r>
        <w:rPr>
          <w:rStyle w:val="CommentReference"/>
        </w:rPr>
        <w:annotationRef/>
      </w:r>
      <w:r>
        <w:rPr>
          <w:sz w:val="20"/>
          <w:szCs w:val="20"/>
        </w:rPr>
        <w:t>gabe check IEG signature in npy7r+ cells</w:t>
      </w:r>
    </w:p>
  </w:comment>
  <w:comment w:id="37" w:author="Graham, Gabriel J." w:date="2026-08-31T15:50:00Z" w:initials="GGJ">
    <w:p w14:paraId="0CF42CD6" w14:textId="77777777" w:rsidR="005805F7" w:rsidRDefault="005805F7" w:rsidP="005805F7">
      <w:r>
        <w:rPr>
          <w:rStyle w:val="CommentReference"/>
        </w:rPr>
        <w:annotationRef/>
      </w:r>
      <w:r>
        <w:rPr>
          <w:sz w:val="20"/>
          <w:szCs w:val="20"/>
        </w:rPr>
        <w:t>IEG analysis does not support this idea, IEGs are up in intermediates in npy7r cells, but no significant sex differences in either direction</w:t>
      </w:r>
    </w:p>
  </w:comment>
  <w:comment w:id="38" w:author="Graham, Gabriel J." w:date="2026-08-31T14:27:00Z" w:initials="GGJ">
    <w:p w14:paraId="223B9AFE" w14:textId="77777777" w:rsidR="007D232F" w:rsidRDefault="007D232F" w:rsidP="007D232F">
      <w:r>
        <w:rPr>
          <w:rStyle w:val="CommentReference"/>
        </w:rPr>
        <w:annotationRef/>
      </w:r>
      <w:r>
        <w:rPr>
          <w:sz w:val="20"/>
          <w:szCs w:val="20"/>
        </w:rPr>
        <w:t>Also even though its not a deg, could you tell me what the inputs to cckb are in cluster 6, I'd expect steroid hormones as well</w:t>
      </w:r>
    </w:p>
  </w:comment>
  <w:comment w:id="39" w:author="Rhodes, Justin S" w:date="2026-09-08T11:07:00Z" w:initials="JR">
    <w:p w14:paraId="40FFAE9F" w14:textId="77777777" w:rsidR="003964CD" w:rsidRDefault="003964CD" w:rsidP="003964CD">
      <w:pPr>
        <w:pStyle w:val="CommentText"/>
      </w:pPr>
      <w:r>
        <w:rPr>
          <w:rStyle w:val="CommentReference"/>
        </w:rPr>
        <w:annotationRef/>
      </w:r>
      <w:r>
        <w:t>Why would this matter? If it is not a DEG why would we hypothesize steroid hormones regulate it?  I get the idea that esr2b signaling goes down to allow neurogenesis but expression of cckb does not change the number of cells does.</w:t>
      </w:r>
    </w:p>
  </w:comment>
  <w:comment w:id="40" w:author="Graham, Gabriel J." w:date="2026-09-08T15:47:00Z" w:initials="GGJ">
    <w:p w14:paraId="0276285F" w14:textId="77777777" w:rsidR="00665C44" w:rsidRDefault="00E046C6" w:rsidP="00665C44">
      <w:r>
        <w:rPr>
          <w:rStyle w:val="CommentReference"/>
        </w:rPr>
        <w:annotationRef/>
      </w:r>
      <w:r w:rsidR="00665C44">
        <w:rPr>
          <w:sz w:val="20"/>
          <w:szCs w:val="20"/>
        </w:rPr>
        <w:t>I think if we can show cckb is not regulated by estrogen then that heads off any critique that could be saying "its not neurogenesis its activation by the new steroid hormone milieu", though its not the strongest defense I guess. Also I'm just curious</w:t>
      </w:r>
    </w:p>
  </w:comment>
  <w:comment w:id="41" w:author="Graham, Gabriel J." w:date="2026-08-31T16:03:00Z" w:initials="GGJ">
    <w:p w14:paraId="4A722DC8" w14:textId="4EA1498D" w:rsidR="005805F7" w:rsidRDefault="005805F7" w:rsidP="005805F7">
      <w:r>
        <w:rPr>
          <w:rStyle w:val="CommentReference"/>
        </w:rPr>
        <w:annotationRef/>
      </w:r>
      <w:r>
        <w:rPr>
          <w:sz w:val="20"/>
          <w:szCs w:val="20"/>
        </w:rPr>
        <w:t>Using this GRN could we create some kind of receptor motif activity score? What I mean is if you looked at the mean expression for all genes expressing an ar binding motif, that could be a proxy for androgen levels, and the same for estrogens and progesterone. I would very much like to see those data</w:t>
      </w:r>
    </w:p>
  </w:comment>
  <w:comment w:id="42" w:author="Rhodes, Justin S" w:date="2026-09-08T13:20:00Z" w:initials="JR">
    <w:p w14:paraId="0BB37C95" w14:textId="77777777" w:rsidR="005739D4" w:rsidRDefault="005739D4" w:rsidP="005739D4">
      <w:pPr>
        <w:pStyle w:val="CommentText"/>
      </w:pPr>
      <w:r>
        <w:rPr>
          <w:rStyle w:val="CommentReference"/>
        </w:rPr>
        <w:annotationRef/>
      </w:r>
      <w:r>
        <w:t>Done.</w:t>
      </w:r>
    </w:p>
  </w:comment>
  <w:comment w:id="43" w:author="Graham, Gabriel J." w:date="2026-08-31T14:34:00Z" w:initials="GGJ">
    <w:p w14:paraId="5195317F" w14:textId="77777777" w:rsidR="007D232F" w:rsidRDefault="007D232F" w:rsidP="007D232F">
      <w:r>
        <w:rPr>
          <w:rStyle w:val="CommentReference"/>
        </w:rPr>
        <w:annotationRef/>
      </w:r>
      <w:r>
        <w:rPr>
          <w:sz w:val="20"/>
          <w:szCs w:val="20"/>
        </w:rPr>
        <w:t>in the figure you sent me it says esr2, but that is not a gene in the genome its esr2a or esr2b, where does esr2 come from?</w:t>
      </w:r>
    </w:p>
  </w:comment>
  <w:comment w:id="44" w:author="Rhodes, Justin S" w:date="2026-09-08T12:46:00Z" w:initials="JR">
    <w:p w14:paraId="0A6DDD7E" w14:textId="77777777" w:rsidR="00D24F7D" w:rsidRDefault="00D24F7D" w:rsidP="00D24F7D">
      <w:pPr>
        <w:pStyle w:val="CommentText"/>
      </w:pPr>
      <w:r>
        <w:rPr>
          <w:rStyle w:val="CommentReference"/>
        </w:rPr>
        <w:annotationRef/>
      </w:r>
      <w:r>
        <w:t>I fixed this.  It is esr2b.  It comes from the fact that I had to match this to a TF data and that does not specify esr2b.  But the gene in fact that correlates is esr2b.  So fixed in the new svg figure.</w:t>
      </w:r>
    </w:p>
  </w:comment>
  <w:comment w:id="45" w:author="Graham, Gabriel J." w:date="2026-09-10T19:24:00Z" w:initials="GGJ">
    <w:p w14:paraId="6AF24902" w14:textId="1F7BB993" w:rsidR="0063462A" w:rsidRDefault="0063462A" w:rsidP="0063462A">
      <w:r>
        <w:rPr>
          <w:rStyle w:val="CommentReference"/>
        </w:rPr>
        <w:annotationRef/>
      </w:r>
      <w:r>
        <w:rPr>
          <w:sz w:val="20"/>
          <w:szCs w:val="20"/>
        </w:rPr>
        <w:t>I still want to include this I think because it logically follows and the reader may have the same idea, what do you think?</w:t>
      </w:r>
    </w:p>
  </w:comment>
  <w:comment w:id="46" w:author="Rhodes, Justin S" w:date="2026-09-11T10:20:00Z" w:initials="JR">
    <w:p w14:paraId="73295B0E" w14:textId="77777777" w:rsidR="00D808E4" w:rsidRDefault="00D808E4" w:rsidP="00D808E4">
      <w:pPr>
        <w:pStyle w:val="CommentText"/>
      </w:pPr>
      <w:r>
        <w:rPr>
          <w:rStyle w:val="CommentReference"/>
        </w:rPr>
        <w:annotationRef/>
      </w:r>
      <w:r>
        <w:t>Yes, I just think we need a more coherent explanation of what aromatase is doing in this coordination, if when it changes, it is not affecting the expression of esr2b regulated genes.</w:t>
      </w:r>
    </w:p>
  </w:comment>
  <w:comment w:id="49" w:author="Graham, Gabriel J." w:date="2026-09-11T16:55:00Z" w:initials="GGJ">
    <w:p w14:paraId="3E44A1C6" w14:textId="77777777" w:rsidR="008D40AE" w:rsidRDefault="008D40AE" w:rsidP="008D40AE">
      <w:r>
        <w:rPr>
          <w:rStyle w:val="CommentReference"/>
        </w:rPr>
        <w:annotationRef/>
      </w:r>
      <w:r>
        <w:rPr>
          <w:sz w:val="20"/>
          <w:szCs w:val="20"/>
        </w:rPr>
        <w:t>Discuss the literature</w:t>
      </w:r>
    </w:p>
  </w:comment>
  <w:comment w:id="47" w:author="Graham, Gabriel J." w:date="2026-09-11T17:21:00Z" w:initials="GGJ">
    <w:p w14:paraId="6AB9DF63" w14:textId="77777777" w:rsidR="0068232A" w:rsidRDefault="0068232A" w:rsidP="0068232A">
      <w:r>
        <w:rPr>
          <w:rStyle w:val="CommentReference"/>
        </w:rPr>
        <w:annotationRef/>
      </w:r>
      <w:r>
        <w:rPr>
          <w:sz w:val="20"/>
          <w:szCs w:val="20"/>
        </w:rPr>
        <w:t>RE: the FSH and LH idea I think there is more evidence that this is what is happening than I elaborate on in the discussion. In medaka, zebrafish, and black porgy (among others), FSH is necessary for ovarian development and its knockout or inhibition stops ovarian development, and in black porgy when sex change is initiated LH expression drops. In the protogynous dusky grouper and orange-spotted grouper FSH drops during sex change and in the orange-spotted grouper LH goes up during sex change, though their role in protogyny is more controversial. Maybe we should make that evidence more central to the discussion but the fact is the LH - FSH change is where the data points and one of the strongest patterns I see in the data. I think this paper should speculate on something and have a testable hypothesis beyond just "stuff changes with the gonadotropins".  Maybe more emphasis needs to be on the "potential changes in FSH or LH" but I think connecting the changes in the brain to predictable changes in FSH and LH is the advancement to the field this paper has to offer. Also I've said this before but I think it would be very useful once we submit this paper to measure LH and FSH in vivo in sex changing fish.</w:t>
      </w:r>
    </w:p>
    <w:p w14:paraId="45DC9B75" w14:textId="77777777" w:rsidR="0068232A" w:rsidRDefault="0068232A" w:rsidP="0068232A"/>
  </w:comment>
  <w:comment w:id="48" w:author="Graham, Gabriel J." w:date="2026-09-11T17:21:00Z" w:initials="GGJ">
    <w:p w14:paraId="38042AF9" w14:textId="77777777" w:rsidR="0068232A" w:rsidRDefault="0068232A" w:rsidP="0068232A">
      <w:r>
        <w:rPr>
          <w:rStyle w:val="CommentReference"/>
        </w:rPr>
        <w:annotationRef/>
      </w:r>
      <w:r>
        <w:rPr>
          <w:sz w:val="20"/>
          <w:szCs w:val="20"/>
        </w:rPr>
        <w:t>check what gli1 actually does</w:t>
      </w:r>
    </w:p>
  </w:comment>
  <w:comment w:id="50" w:author="Graham, Gabriel J." w:date="2026-09-09T15:23:00Z" w:initials="GGJ">
    <w:p w14:paraId="438CEF7C" w14:textId="77777777" w:rsidR="00512BA9" w:rsidRDefault="00512BA9" w:rsidP="00512BA9">
      <w:r>
        <w:rPr>
          <w:rStyle w:val="CommentReference"/>
        </w:rPr>
        <w:annotationRef/>
      </w:r>
      <w:r>
        <w:rPr>
          <w:sz w:val="20"/>
          <w:szCs w:val="20"/>
        </w:rPr>
        <w:t>The comparison is somewhat fair since it is transcriptome to transcriptome so we both have the same caveats re: what e2 is actually doing</w:t>
      </w:r>
    </w:p>
  </w:comment>
  <w:comment w:id="51" w:author="Rhodes, Justin S" w:date="2026-09-11T10:25:00Z" w:initials="JR">
    <w:p w14:paraId="0081CE7D" w14:textId="77777777" w:rsidR="00D808E4" w:rsidRDefault="00D808E4" w:rsidP="00D808E4">
      <w:pPr>
        <w:pStyle w:val="CommentText"/>
      </w:pPr>
      <w:r>
        <w:rPr>
          <w:rStyle w:val="CommentReference"/>
        </w:rPr>
        <w:annotationRef/>
      </w:r>
      <w:r>
        <w:t xml:space="preserve">Yes, but I think this is where we need to explain more because all the results we have taken together suggest the regulation of the e2 signaling is highly regulated during sex change, since expression of target genes is maintained even though aromatase goes down, chromatin accessibility also is maintained.  This is all true until the female stage when expression of e2 genes increases and accessibility increases together with huge increases in blood e2.  I don’t know what it all means, but it is certainly complex, and not just aromatase goes up progressively that is the point..  </w:t>
      </w:r>
    </w:p>
  </w:comment>
  <w:comment w:id="52" w:author="Graham, Gabriel J." w:date="2026-09-10T19:33:00Z" w:initials="GGJ">
    <w:p w14:paraId="5384C4C9" w14:textId="77777777" w:rsidR="0051799D" w:rsidRDefault="0051799D" w:rsidP="0051799D">
      <w:r>
        <w:rPr>
          <w:rStyle w:val="CommentReference"/>
        </w:rPr>
        <w:annotationRef/>
      </w:r>
      <w:r>
        <w:rPr>
          <w:sz w:val="20"/>
          <w:szCs w:val="20"/>
        </w:rPr>
        <w:t>Justin review</w:t>
      </w:r>
    </w:p>
  </w:comment>
  <w:comment w:id="53" w:author="Rhodes, Justin S" w:date="2026-09-08T10:30:00Z" w:initials="JR">
    <w:p w14:paraId="2FF0B976" w14:textId="77777777" w:rsidR="00ED5593" w:rsidRDefault="00ED5593" w:rsidP="00ED5593">
      <w:pPr>
        <w:pStyle w:val="CommentText"/>
      </w:pPr>
      <w:r>
        <w:rPr>
          <w:rStyle w:val="CommentReference"/>
        </w:rPr>
        <w:annotationRef/>
      </w:r>
      <w:r>
        <w:t>Again your statement was too strong, trying to tone down the conclusion given we didn’t measure FSH release.</w:t>
      </w:r>
    </w:p>
  </w:comment>
  <w:comment w:id="54" w:author="Rhodes, Justin S" w:date="2026-09-11T10:33:00Z" w:initials="JR">
    <w:p w14:paraId="4C91B9C0" w14:textId="77777777" w:rsidR="00E76D4D" w:rsidRDefault="00E76D4D" w:rsidP="00E76D4D">
      <w:pPr>
        <w:pStyle w:val="CommentText"/>
      </w:pPr>
      <w:r>
        <w:rPr>
          <w:rStyle w:val="CommentReference"/>
        </w:rPr>
        <w:annotationRef/>
      </w:r>
      <w:r>
        <w:t>What changes in FSH signaling are you talking about.  We didn’t measure it and we don’t even know if this happens during sex change.  This must be changed or I will edit.</w:t>
      </w:r>
    </w:p>
  </w:comment>
  <w:comment w:id="55" w:author="Rhodes, Justin S" w:date="2026-09-08T10:25:00Z" w:initials="JR">
    <w:p w14:paraId="331E8F2C" w14:textId="77777777" w:rsidR="00ED5593" w:rsidRDefault="00ED5593" w:rsidP="00ED5593">
      <w:pPr>
        <w:pStyle w:val="CommentText"/>
      </w:pPr>
      <w:r>
        <w:rPr>
          <w:rStyle w:val="CommentReference"/>
        </w:rPr>
        <w:annotationRef/>
      </w:r>
      <w:r>
        <w:t>I think the way you phrased it before was too strong.  We didn’t measure LH release.  The gene expression profiles suggest a reduced expression of genes that increase it and increased expression of genes that decrease it</w:t>
      </w:r>
    </w:p>
  </w:comment>
  <w:comment w:id="56" w:author="Rhodes, Justin S" w:date="2026-09-03T08:17:00Z" w:initials="JR">
    <w:p w14:paraId="408D7017" w14:textId="77777777" w:rsidR="00C742E7" w:rsidRDefault="00C742E7" w:rsidP="00C742E7">
      <w:pPr>
        <w:pStyle w:val="CommentText"/>
      </w:pPr>
      <w:r>
        <w:rPr>
          <w:rStyle w:val="CommentReference"/>
        </w:rPr>
        <w:annotationRef/>
      </w:r>
      <w:r>
        <w:rPr>
          <w:color w:val="000000"/>
        </w:rPr>
        <w:t>Can we say anything more specific than as it progresses, like when does this happen after the gonadal transformation or before?</w:t>
      </w:r>
    </w:p>
  </w:comment>
  <w:comment w:id="57" w:author="Graham, Gabriel J." w:date="2026-09-09T15:28:00Z" w:initials="GGJ">
    <w:p w14:paraId="0D19C641" w14:textId="77777777" w:rsidR="00665C44" w:rsidRDefault="00512BA9" w:rsidP="00665C44">
      <w:r>
        <w:rPr>
          <w:rStyle w:val="CommentReference"/>
        </w:rPr>
        <w:annotationRef/>
      </w:r>
      <w:r w:rsidR="00665C44">
        <w:rPr>
          <w:sz w:val="20"/>
          <w:szCs w:val="20"/>
        </w:rPr>
        <w:t>We should discuss because npy and nmbr are early, tac is transient, and drd3 is late, but each on its own is weak evidence, only together are they strong</w:t>
      </w:r>
    </w:p>
  </w:comment>
  <w:comment w:id="59" w:author="Rhodes, Justin S" w:date="2026-09-03T08:20:00Z" w:initials="JR">
    <w:p w14:paraId="4A3A6D54" w14:textId="2DEA79BB" w:rsidR="00C742E7" w:rsidRDefault="00C742E7" w:rsidP="00C742E7">
      <w:pPr>
        <w:pStyle w:val="CommentText"/>
      </w:pPr>
      <w:r>
        <w:rPr>
          <w:rStyle w:val="CommentReference"/>
        </w:rPr>
        <w:annotationRef/>
      </w:r>
      <w:r>
        <w:t>Is there any evidence for this? Cite here</w:t>
      </w:r>
    </w:p>
  </w:comment>
  <w:comment w:id="58" w:author="Rhodes, Justin S" w:date="2026-09-11T10:45:00Z" w:initials="JR">
    <w:p w14:paraId="75F704C3" w14:textId="77777777" w:rsidR="0013116C" w:rsidRDefault="0013116C" w:rsidP="0013116C">
      <w:pPr>
        <w:pStyle w:val="CommentText"/>
      </w:pPr>
      <w:r>
        <w:rPr>
          <w:rStyle w:val="CommentReference"/>
        </w:rPr>
        <w:annotationRef/>
      </w:r>
      <w:r>
        <w:rPr>
          <w:color w:val="000000"/>
        </w:rPr>
        <w:t xml:space="preserve">Lets talk about this.  I think this is all too speculative.  I think we need to step back and be a bit more conservative. I think we should specify a model, but maybe is slighly less direct terms.  </w:t>
      </w:r>
    </w:p>
  </w:comment>
  <w:comment w:id="60" w:author="Rhodes, Justin S" w:date="2026-09-11T10:41:00Z" w:initials="JR">
    <w:p w14:paraId="62234F93" w14:textId="77777777" w:rsidR="0013116C" w:rsidRDefault="0013116C" w:rsidP="0013116C">
      <w:pPr>
        <w:pStyle w:val="CommentText"/>
      </w:pPr>
      <w:r>
        <w:rPr>
          <w:rStyle w:val="CommentReference"/>
        </w:rPr>
        <w:annotationRef/>
      </w:r>
      <w:r>
        <w:t>But gli1 is a late downregulated gene so this does not  make sense.</w:t>
      </w:r>
    </w:p>
  </w:comment>
  <w:comment w:id="61" w:author="Rhodes, Justin S" w:date="2026-09-11T10:43:00Z" w:initials="JR">
    <w:p w14:paraId="40B0C133" w14:textId="77777777" w:rsidR="0013116C" w:rsidRDefault="0013116C" w:rsidP="0013116C">
      <w:pPr>
        <w:pStyle w:val="CommentText"/>
      </w:pPr>
      <w:r>
        <w:rPr>
          <w:rStyle w:val="CommentReference"/>
        </w:rPr>
        <w:annotationRef/>
      </w:r>
      <w:r>
        <w:t>Can we be more specific, what aspects of neuroplasticity, the number of cells, their differentiation, connections, activity, gene expression?</w:t>
      </w:r>
    </w:p>
  </w:comment>
  <w:comment w:id="62" w:author="Rhodes, Justin S" w:date="2026-09-11T10:44:00Z" w:initials="JR">
    <w:p w14:paraId="7ECDE950" w14:textId="77777777" w:rsidR="0013116C" w:rsidRDefault="0013116C" w:rsidP="0013116C">
      <w:pPr>
        <w:pStyle w:val="CommentText"/>
      </w:pPr>
      <w:r>
        <w:rPr>
          <w:rStyle w:val="CommentReference"/>
        </w:rPr>
        <w:annotationRef/>
      </w:r>
      <w:r>
        <w:t>Again there is a late downregulation of gli1</w:t>
      </w:r>
    </w:p>
  </w:comment>
  <w:comment w:id="63" w:author="Graham, Gabriel J." w:date="2026-08-10T12:31:00Z" w:initials="GGJ">
    <w:p w14:paraId="4464822A" w14:textId="77777777" w:rsidR="0013365A" w:rsidRDefault="0013365A" w:rsidP="0013365A">
      <w:r>
        <w:rPr>
          <w:rStyle w:val="CommentReference"/>
        </w:rPr>
        <w:annotationRef/>
      </w:r>
      <w:r>
        <w:rPr>
          <w:sz w:val="20"/>
          <w:szCs w:val="20"/>
        </w:rPr>
        <w:t>Justin can you review</w:t>
      </w:r>
    </w:p>
  </w:comment>
  <w:comment w:id="64" w:author="Graham, Gabriel J." w:date="2026-07-19T17:57:00Z" w:initials="GG">
    <w:p w14:paraId="09FC655B" w14:textId="77777777" w:rsidR="00991F18" w:rsidRDefault="00991F18" w:rsidP="00991F18">
      <w:pPr>
        <w:pStyle w:val="CommentText"/>
      </w:pPr>
      <w:r>
        <w:rPr>
          <w:rStyle w:val="CommentReference"/>
        </w:rPr>
        <w:annotationRef/>
      </w:r>
      <w:r>
        <w:t>Justin please have whomever is relevant write</w:t>
      </w:r>
    </w:p>
  </w:comment>
  <w:comment w:id="65" w:author="Graham, Gabriel J." w:date="2026-08-10T13:04:00Z" w:initials="GGJ">
    <w:p w14:paraId="1C02FACB" w14:textId="77777777" w:rsidR="00B37FE2" w:rsidRDefault="00B37FE2" w:rsidP="00B37FE2">
      <w:r>
        <w:rPr>
          <w:rStyle w:val="CommentReference"/>
        </w:rPr>
        <w:annotationRef/>
      </w:r>
      <w:r>
        <w:rPr>
          <w:sz w:val="20"/>
          <w:szCs w:val="20"/>
        </w:rPr>
        <w:t>Justin please write</w:t>
      </w:r>
    </w:p>
  </w:comment>
  <w:comment w:id="66" w:author="Graham, Gabriel J." w:date="2026-08-10T13:05:00Z" w:initials="GGJ">
    <w:p w14:paraId="1EE9BE2D" w14:textId="77777777" w:rsidR="00B37FE2" w:rsidRDefault="00B37FE2" w:rsidP="00B37FE2">
      <w:r>
        <w:rPr>
          <w:rStyle w:val="CommentReference"/>
        </w:rPr>
        <w:annotationRef/>
      </w:r>
      <w:r>
        <w:rPr>
          <w:sz w:val="20"/>
          <w:szCs w:val="20"/>
        </w:rPr>
        <w:t>Going to need Shiv to write this, please ask shiv to write everything he did  after receiving brains from you</w:t>
      </w:r>
    </w:p>
  </w:comment>
  <w:comment w:id="67" w:author="Graham, Gabriel J." w:date="2026-08-10T13:14:00Z" w:initials="GGJ">
    <w:p w14:paraId="4211409F" w14:textId="77777777" w:rsidR="00D20A6D" w:rsidRDefault="00D20A6D" w:rsidP="00D20A6D">
      <w:r>
        <w:rPr>
          <w:rStyle w:val="CommentReference"/>
        </w:rPr>
        <w:annotationRef/>
      </w:r>
      <w:r>
        <w:rPr>
          <w:sz w:val="20"/>
          <w:szCs w:val="20"/>
        </w:rPr>
        <w:t>Need jenny to write basically everything she did upstream of giving us the object</w:t>
      </w:r>
    </w:p>
  </w:comment>
  <w:comment w:id="68" w:author="Graham, Gabriel J." w:date="2026-09-02T16:12:00Z" w:initials="GGJ">
    <w:p w14:paraId="330D99C6" w14:textId="77777777" w:rsidR="00A73A92" w:rsidRDefault="0043315D" w:rsidP="00A73A92">
      <w:r>
        <w:rPr>
          <w:rStyle w:val="CommentReference"/>
        </w:rPr>
        <w:annotationRef/>
      </w:r>
      <w:r w:rsidR="00A73A92">
        <w:rPr>
          <w:sz w:val="20"/>
          <w:szCs w:val="20"/>
        </w:rPr>
        <w:t>Jenny or whomever please add details / review the realgnment details</w:t>
      </w:r>
    </w:p>
  </w:comment>
  <w:comment w:id="69" w:author="Graham, Gabriel J." w:date="2026-08-24T11:28:00Z" w:initials="GGJ">
    <w:p w14:paraId="34BDA3E9" w14:textId="77777777" w:rsidR="00166663" w:rsidRDefault="00166663" w:rsidP="00166663">
      <w:r>
        <w:rPr>
          <w:rStyle w:val="CommentReference"/>
        </w:rPr>
        <w:annotationRef/>
      </w:r>
      <w:r>
        <w:rPr>
          <w:sz w:val="20"/>
          <w:szCs w:val="20"/>
        </w:rPr>
        <w:t>Again why pearsons, shouldnt it be spearmann?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FB9412" w15:done="0"/>
  <w15:commentEx w15:paraId="6B9CF757" w15:paraIdParent="68FB9412" w15:done="0"/>
  <w15:commentEx w15:paraId="4E5A4D0D" w15:done="0"/>
  <w15:commentEx w15:paraId="2E8A7E56" w15:done="0"/>
  <w15:commentEx w15:paraId="3C4ECC42" w15:done="1"/>
  <w15:commentEx w15:paraId="07AE4962" w15:done="1"/>
  <w15:commentEx w15:paraId="2F139C62" w15:done="1"/>
  <w15:commentEx w15:paraId="21838C2D" w15:done="1"/>
  <w15:commentEx w15:paraId="094B3294" w15:paraIdParent="21838C2D" w15:done="1"/>
  <w15:commentEx w15:paraId="7C114D72" w15:done="1"/>
  <w15:commentEx w15:paraId="782F56B3" w15:paraIdParent="7C114D72" w15:done="1"/>
  <w15:commentEx w15:paraId="6295533B" w15:done="0"/>
  <w15:commentEx w15:paraId="73CB869D" w15:done="1"/>
  <w15:commentEx w15:paraId="4A2ABFE7" w15:done="1"/>
  <w15:commentEx w15:paraId="42618AB7" w15:paraIdParent="4A2ABFE7" w15:done="1"/>
  <w15:commentEx w15:paraId="58B310EB" w15:done="0"/>
  <w15:commentEx w15:paraId="65D7F834" w15:done="0"/>
  <w15:commentEx w15:paraId="624C68C4" w15:done="0"/>
  <w15:commentEx w15:paraId="77F9B44C" w15:done="1"/>
  <w15:commentEx w15:paraId="78D66BA6" w15:done="1"/>
  <w15:commentEx w15:paraId="4D616E00" w15:paraIdParent="78D66BA6" w15:done="1"/>
  <w15:commentEx w15:paraId="73571D7F" w15:paraIdParent="78D66BA6" w15:done="1"/>
  <w15:commentEx w15:paraId="155117D5" w15:paraIdParent="78D66BA6" w15:done="1"/>
  <w15:commentEx w15:paraId="3937A5A5" w15:done="1"/>
  <w15:commentEx w15:paraId="5E55E0F9" w15:done="1"/>
  <w15:commentEx w15:paraId="75BF1553" w15:paraIdParent="5E55E0F9" w15:done="1"/>
  <w15:commentEx w15:paraId="6915A04D" w15:paraIdParent="5E55E0F9" w15:done="1"/>
  <w15:commentEx w15:paraId="1D115C9E" w15:paraIdParent="5E55E0F9" w15:done="1"/>
  <w15:commentEx w15:paraId="197A4945" w15:paraIdParent="5E55E0F9" w15:done="1"/>
  <w15:commentEx w15:paraId="446547EB" w15:done="1"/>
  <w15:commentEx w15:paraId="5F57FAF6" w15:paraIdParent="446547EB" w15:done="1"/>
  <w15:commentEx w15:paraId="7799C48B" w15:done="1"/>
  <w15:commentEx w15:paraId="0CF42CD6" w15:paraIdParent="7799C48B" w15:done="1"/>
  <w15:commentEx w15:paraId="223B9AFE" w15:done="0"/>
  <w15:commentEx w15:paraId="40FFAE9F" w15:paraIdParent="223B9AFE" w15:done="0"/>
  <w15:commentEx w15:paraId="0276285F" w15:paraIdParent="223B9AFE" w15:done="0"/>
  <w15:commentEx w15:paraId="4A722DC8" w15:done="1"/>
  <w15:commentEx w15:paraId="0BB37C95" w15:paraIdParent="4A722DC8" w15:done="1"/>
  <w15:commentEx w15:paraId="5195317F" w15:done="1"/>
  <w15:commentEx w15:paraId="0A6DDD7E" w15:paraIdParent="5195317F" w15:done="1"/>
  <w15:commentEx w15:paraId="6AF24902" w15:done="0"/>
  <w15:commentEx w15:paraId="73295B0E" w15:paraIdParent="6AF24902" w15:done="0"/>
  <w15:commentEx w15:paraId="3E44A1C6" w15:done="0"/>
  <w15:commentEx w15:paraId="45DC9B75" w15:done="0"/>
  <w15:commentEx w15:paraId="38042AF9" w15:paraIdParent="45DC9B75" w15:done="0"/>
  <w15:commentEx w15:paraId="438CEF7C" w15:done="0"/>
  <w15:commentEx w15:paraId="0081CE7D" w15:paraIdParent="438CEF7C" w15:done="0"/>
  <w15:commentEx w15:paraId="5384C4C9" w15:done="0"/>
  <w15:commentEx w15:paraId="2FF0B976" w15:done="1"/>
  <w15:commentEx w15:paraId="4C91B9C0" w15:done="0"/>
  <w15:commentEx w15:paraId="331E8F2C" w15:done="1"/>
  <w15:commentEx w15:paraId="408D7017" w15:done="0"/>
  <w15:commentEx w15:paraId="0D19C641" w15:paraIdParent="408D7017" w15:done="0"/>
  <w15:commentEx w15:paraId="4A3A6D54" w15:done="1"/>
  <w15:commentEx w15:paraId="75F704C3" w15:done="0"/>
  <w15:commentEx w15:paraId="62234F93" w15:done="0"/>
  <w15:commentEx w15:paraId="40B0C133" w15:done="0"/>
  <w15:commentEx w15:paraId="7ECDE950" w15:done="0"/>
  <w15:commentEx w15:paraId="4464822A" w15:done="0"/>
  <w15:commentEx w15:paraId="09FC655B" w15:done="0"/>
  <w15:commentEx w15:paraId="1C02FACB" w15:done="0"/>
  <w15:commentEx w15:paraId="1EE9BE2D" w15:done="0"/>
  <w15:commentEx w15:paraId="4211409F" w15:done="0"/>
  <w15:commentEx w15:paraId="330D99C6" w15:done="0"/>
  <w15:commentEx w15:paraId="34BDA3E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90D874C" w16cex:dateUtc="2026-09-11T21:36:00Z"/>
  <w16cex:commentExtensible w16cex:durableId="1B56BD6F" w16cex:dateUtc="2026-09-12T17:39:00Z"/>
  <w16cex:commentExtensible w16cex:durableId="2FB7954E" w16cex:dateUtc="2026-09-11T20:50:00Z"/>
  <w16cex:commentExtensible w16cex:durableId="197370CA" w16cex:dateUtc="2026-09-11T14:10:00Z"/>
  <w16cex:commentExtensible w16cex:durableId="433C772E" w16cex:dateUtc="2026-08-24T16:14:00Z"/>
  <w16cex:commentExtensible w16cex:durableId="510A8EF8" w16cex:dateUtc="2026-07-17T21:08:00Z"/>
  <w16cex:commentExtensible w16cex:durableId="6AD2119B" w16cex:dateUtc="2026-08-31T15:50:00Z"/>
  <w16cex:commentExtensible w16cex:durableId="318F5D6A" w16cex:dateUtc="2026-08-31T15:54:00Z"/>
  <w16cex:commentExtensible w16cex:durableId="0CC6D3D4" w16cex:dateUtc="2026-08-31T15:57:00Z"/>
  <w16cex:commentExtensible w16cex:durableId="557AE746" w16cex:dateUtc="2026-09-03T18:33:00Z"/>
  <w16cex:commentExtensible w16cex:durableId="72B87C17" w16cex:dateUtc="2026-09-08T19:33:00Z"/>
  <w16cex:commentExtensible w16cex:durableId="1EC859FD" w16cex:dateUtc="2026-09-11T20:52:00Z"/>
  <w16cex:commentExtensible w16cex:durableId="2E3CE344" w16cex:dateUtc="2026-09-03T18:39:00Z"/>
  <w16cex:commentExtensible w16cex:durableId="3A80BD22" w16cex:dateUtc="2026-08-07T20:52:00Z"/>
  <w16cex:commentExtensible w16cex:durableId="2791EFE4" w16cex:dateUtc="2026-09-07T21:48:00Z"/>
  <w16cex:commentExtensible w16cex:durableId="3D08BF5B" w16cex:dateUtc="2026-09-10T23:01:00Z"/>
  <w16cex:commentExtensible w16cex:durableId="25124F01" w16cex:dateUtc="2026-09-11T14:39:00Z"/>
  <w16cex:commentExtensible w16cex:durableId="387D63F9" w16cex:dateUtc="2026-09-11T20:59:00Z"/>
  <w16cex:commentExtensible w16cex:durableId="11BC96D4" w16cex:dateUtc="2026-08-31T17:00:00Z"/>
  <w16cex:commentExtensible w16cex:durableId="4A12945B" w16cex:dateUtc="2026-08-31T16:58:00Z"/>
  <w16cex:commentExtensible w16cex:durableId="1EA359C1" w16cex:dateUtc="2026-09-04T18:52:00Z"/>
  <w16cex:commentExtensible w16cex:durableId="203EB286" w16cex:dateUtc="2026-09-10T20:19:00Z"/>
  <w16cex:commentExtensible w16cex:durableId="7AE6AC91" w16cex:dateUtc="2026-09-11T14:48:00Z"/>
  <w16cex:commentExtensible w16cex:durableId="1CB4A4F2" w16cex:dateUtc="2026-08-31T17:07:00Z"/>
  <w16cex:commentExtensible w16cex:durableId="0BBFC73B" w16cex:dateUtc="2026-08-31T17:51:00Z"/>
  <w16cex:commentExtensible w16cex:durableId="75A13BD1" w16cex:dateUtc="2026-08-31T17:55:00Z"/>
  <w16cex:commentExtensible w16cex:durableId="5D6160A5" w16cex:dateUtc="2026-09-08T16:04:00Z"/>
  <w16cex:commentExtensible w16cex:durableId="61B56F8A" w16cex:dateUtc="2026-09-10T20:15:00Z"/>
  <w16cex:commentExtensible w16cex:durableId="3C15DFC0" w16cex:dateUtc="2026-09-11T14:49:00Z"/>
  <w16cex:commentExtensible w16cex:durableId="66B43BBC" w16cex:dateUtc="2026-08-31T18:20:00Z"/>
  <w16cex:commentExtensible w16cex:durableId="4AA268CC" w16cex:dateUtc="2026-09-08T16:05:00Z"/>
  <w16cex:commentExtensible w16cex:durableId="2AADBCA5" w16cex:dateUtc="2026-08-31T19:32:00Z"/>
  <w16cex:commentExtensible w16cex:durableId="113C4506" w16cex:dateUtc="2026-08-31T19:50:00Z"/>
  <w16cex:commentExtensible w16cex:durableId="78DAA80D" w16cex:dateUtc="2026-08-31T18:27:00Z"/>
  <w16cex:commentExtensible w16cex:durableId="331F18D1" w16cex:dateUtc="2026-09-08T16:07:00Z"/>
  <w16cex:commentExtensible w16cex:durableId="296681AC" w16cex:dateUtc="2026-09-08T19:47:00Z"/>
  <w16cex:commentExtensible w16cex:durableId="5012D1F9" w16cex:dateUtc="2026-08-31T20:03:00Z"/>
  <w16cex:commentExtensible w16cex:durableId="14B23C44" w16cex:dateUtc="2026-09-08T18:20:00Z"/>
  <w16cex:commentExtensible w16cex:durableId="763B5302" w16cex:dateUtc="2026-08-31T18:34:00Z"/>
  <w16cex:commentExtensible w16cex:durableId="262620A8" w16cex:dateUtc="2026-09-08T17:46:00Z"/>
  <w16cex:commentExtensible w16cex:durableId="6E8F11F3" w16cex:dateUtc="2026-09-10T23:24:00Z"/>
  <w16cex:commentExtensible w16cex:durableId="39360946" w16cex:dateUtc="2026-09-11T15:20:00Z"/>
  <w16cex:commentExtensible w16cex:durableId="72F4863F" w16cex:dateUtc="2026-09-11T20:55:00Z"/>
  <w16cex:commentExtensible w16cex:durableId="750DC0EA" w16cex:dateUtc="2026-09-11T21:21:00Z"/>
  <w16cex:commentExtensible w16cex:durableId="2685496B" w16cex:dateUtc="2026-09-11T21:21:00Z"/>
  <w16cex:commentExtensible w16cex:durableId="27DB7E4A" w16cex:dateUtc="2026-09-09T19:23:00Z"/>
  <w16cex:commentExtensible w16cex:durableId="712CA93F" w16cex:dateUtc="2026-09-11T15:25:00Z"/>
  <w16cex:commentExtensible w16cex:durableId="5C3F004A" w16cex:dateUtc="2026-09-10T23:33:00Z"/>
  <w16cex:commentExtensible w16cex:durableId="208DBDE2" w16cex:dateUtc="2026-09-08T15:30:00Z"/>
  <w16cex:commentExtensible w16cex:durableId="2481E34C" w16cex:dateUtc="2026-09-11T15:33:00Z"/>
  <w16cex:commentExtensible w16cex:durableId="280D7355" w16cex:dateUtc="2026-09-08T15:25:00Z"/>
  <w16cex:commentExtensible w16cex:durableId="1D192266" w16cex:dateUtc="2026-09-03T13:17:00Z"/>
  <w16cex:commentExtensible w16cex:durableId="7D325868" w16cex:dateUtc="2026-09-09T19:28:00Z"/>
  <w16cex:commentExtensible w16cex:durableId="29B2DB33" w16cex:dateUtc="2026-09-03T13:20:00Z"/>
  <w16cex:commentExtensible w16cex:durableId="15CFF784" w16cex:dateUtc="2026-09-11T15:45:00Z"/>
  <w16cex:commentExtensible w16cex:durableId="37F53543" w16cex:dateUtc="2026-09-11T15:41:00Z"/>
  <w16cex:commentExtensible w16cex:durableId="1A851683" w16cex:dateUtc="2026-09-11T15:43:00Z"/>
  <w16cex:commentExtensible w16cex:durableId="672C22BD" w16cex:dateUtc="2026-09-11T15:44:00Z"/>
  <w16cex:commentExtensible w16cex:durableId="1BAFD3E5" w16cex:dateUtc="2026-08-10T16:31:00Z"/>
  <w16cex:commentExtensible w16cex:durableId="591CE5A0" w16cex:dateUtc="2026-07-19T21:57:00Z"/>
  <w16cex:commentExtensible w16cex:durableId="304EE86A" w16cex:dateUtc="2026-08-10T17:04:00Z"/>
  <w16cex:commentExtensible w16cex:durableId="3EA07F4F" w16cex:dateUtc="2026-08-10T17:05:00Z"/>
  <w16cex:commentExtensible w16cex:durableId="41C7445F" w16cex:dateUtc="2026-08-10T17:14:00Z"/>
  <w16cex:commentExtensible w16cex:durableId="69B672B0" w16cex:dateUtc="2026-09-02T20:12:00Z"/>
  <w16cex:commentExtensible w16cex:durableId="567B2D08" w16cex:dateUtc="2026-08-24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FB9412" w16cid:durableId="090D874C"/>
  <w16cid:commentId w16cid:paraId="6B9CF757" w16cid:durableId="1B56BD6F"/>
  <w16cid:commentId w16cid:paraId="4E5A4D0D" w16cid:durableId="2FB7954E"/>
  <w16cid:commentId w16cid:paraId="2E8A7E56" w16cid:durableId="197370CA"/>
  <w16cid:commentId w16cid:paraId="3C4ECC42" w16cid:durableId="433C772E"/>
  <w16cid:commentId w16cid:paraId="07AE4962" w16cid:durableId="510A8EF8"/>
  <w16cid:commentId w16cid:paraId="2F139C62" w16cid:durableId="6AD2119B"/>
  <w16cid:commentId w16cid:paraId="21838C2D" w16cid:durableId="318F5D6A"/>
  <w16cid:commentId w16cid:paraId="094B3294" w16cid:durableId="0CC6D3D4"/>
  <w16cid:commentId w16cid:paraId="7C114D72" w16cid:durableId="557AE746"/>
  <w16cid:commentId w16cid:paraId="782F56B3" w16cid:durableId="72B87C17"/>
  <w16cid:commentId w16cid:paraId="6295533B" w16cid:durableId="1EC859FD"/>
  <w16cid:commentId w16cid:paraId="73CB869D" w16cid:durableId="2E3CE344"/>
  <w16cid:commentId w16cid:paraId="4A2ABFE7" w16cid:durableId="3A80BD22"/>
  <w16cid:commentId w16cid:paraId="42618AB7" w16cid:durableId="2791EFE4"/>
  <w16cid:commentId w16cid:paraId="58B310EB" w16cid:durableId="3D08BF5B"/>
  <w16cid:commentId w16cid:paraId="65D7F834" w16cid:durableId="25124F01"/>
  <w16cid:commentId w16cid:paraId="624C68C4" w16cid:durableId="387D63F9"/>
  <w16cid:commentId w16cid:paraId="77F9B44C" w16cid:durableId="11BC96D4"/>
  <w16cid:commentId w16cid:paraId="78D66BA6" w16cid:durableId="4A12945B"/>
  <w16cid:commentId w16cid:paraId="4D616E00" w16cid:durableId="1EA359C1"/>
  <w16cid:commentId w16cid:paraId="73571D7F" w16cid:durableId="203EB286"/>
  <w16cid:commentId w16cid:paraId="155117D5" w16cid:durableId="7AE6AC91"/>
  <w16cid:commentId w16cid:paraId="3937A5A5" w16cid:durableId="1CB4A4F2"/>
  <w16cid:commentId w16cid:paraId="5E55E0F9" w16cid:durableId="0BBFC73B"/>
  <w16cid:commentId w16cid:paraId="75BF1553" w16cid:durableId="75A13BD1"/>
  <w16cid:commentId w16cid:paraId="6915A04D" w16cid:durableId="5D6160A5"/>
  <w16cid:commentId w16cid:paraId="1D115C9E" w16cid:durableId="61B56F8A"/>
  <w16cid:commentId w16cid:paraId="197A4945" w16cid:durableId="3C15DFC0"/>
  <w16cid:commentId w16cid:paraId="446547EB" w16cid:durableId="66B43BBC"/>
  <w16cid:commentId w16cid:paraId="5F57FAF6" w16cid:durableId="4AA268CC"/>
  <w16cid:commentId w16cid:paraId="7799C48B" w16cid:durableId="2AADBCA5"/>
  <w16cid:commentId w16cid:paraId="0CF42CD6" w16cid:durableId="113C4506"/>
  <w16cid:commentId w16cid:paraId="223B9AFE" w16cid:durableId="78DAA80D"/>
  <w16cid:commentId w16cid:paraId="40FFAE9F" w16cid:durableId="331F18D1"/>
  <w16cid:commentId w16cid:paraId="0276285F" w16cid:durableId="296681AC"/>
  <w16cid:commentId w16cid:paraId="4A722DC8" w16cid:durableId="5012D1F9"/>
  <w16cid:commentId w16cid:paraId="0BB37C95" w16cid:durableId="14B23C44"/>
  <w16cid:commentId w16cid:paraId="5195317F" w16cid:durableId="763B5302"/>
  <w16cid:commentId w16cid:paraId="0A6DDD7E" w16cid:durableId="262620A8"/>
  <w16cid:commentId w16cid:paraId="6AF24902" w16cid:durableId="6E8F11F3"/>
  <w16cid:commentId w16cid:paraId="73295B0E" w16cid:durableId="39360946"/>
  <w16cid:commentId w16cid:paraId="3E44A1C6" w16cid:durableId="72F4863F"/>
  <w16cid:commentId w16cid:paraId="45DC9B75" w16cid:durableId="750DC0EA"/>
  <w16cid:commentId w16cid:paraId="38042AF9" w16cid:durableId="2685496B"/>
  <w16cid:commentId w16cid:paraId="438CEF7C" w16cid:durableId="27DB7E4A"/>
  <w16cid:commentId w16cid:paraId="0081CE7D" w16cid:durableId="712CA93F"/>
  <w16cid:commentId w16cid:paraId="5384C4C9" w16cid:durableId="5C3F004A"/>
  <w16cid:commentId w16cid:paraId="2FF0B976" w16cid:durableId="208DBDE2"/>
  <w16cid:commentId w16cid:paraId="4C91B9C0" w16cid:durableId="2481E34C"/>
  <w16cid:commentId w16cid:paraId="331E8F2C" w16cid:durableId="280D7355"/>
  <w16cid:commentId w16cid:paraId="408D7017" w16cid:durableId="1D192266"/>
  <w16cid:commentId w16cid:paraId="0D19C641" w16cid:durableId="7D325868"/>
  <w16cid:commentId w16cid:paraId="4A3A6D54" w16cid:durableId="29B2DB33"/>
  <w16cid:commentId w16cid:paraId="75F704C3" w16cid:durableId="15CFF784"/>
  <w16cid:commentId w16cid:paraId="62234F93" w16cid:durableId="37F53543"/>
  <w16cid:commentId w16cid:paraId="40B0C133" w16cid:durableId="1A851683"/>
  <w16cid:commentId w16cid:paraId="7ECDE950" w16cid:durableId="672C22BD"/>
  <w16cid:commentId w16cid:paraId="4464822A" w16cid:durableId="1BAFD3E5"/>
  <w16cid:commentId w16cid:paraId="09FC655B" w16cid:durableId="591CE5A0"/>
  <w16cid:commentId w16cid:paraId="1C02FACB" w16cid:durableId="304EE86A"/>
  <w16cid:commentId w16cid:paraId="1EE9BE2D" w16cid:durableId="3EA07F4F"/>
  <w16cid:commentId w16cid:paraId="4211409F" w16cid:durableId="41C7445F"/>
  <w16cid:commentId w16cid:paraId="330D99C6" w16cid:durableId="69B672B0"/>
  <w16cid:commentId w16cid:paraId="34BDA3E9" w16cid:durableId="567B2D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5F6298" w14:textId="77777777" w:rsidR="002C3982" w:rsidRDefault="002C3982" w:rsidP="00485133">
      <w:r>
        <w:separator/>
      </w:r>
    </w:p>
  </w:endnote>
  <w:endnote w:type="continuationSeparator" w:id="0">
    <w:p w14:paraId="55089AF7" w14:textId="77777777" w:rsidR="002C3982" w:rsidRDefault="002C3982"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69314" w14:textId="77777777" w:rsidR="002C3982" w:rsidRDefault="002C3982" w:rsidP="00485133">
      <w:r>
        <w:separator/>
      </w:r>
    </w:p>
  </w:footnote>
  <w:footnote w:type="continuationSeparator" w:id="0">
    <w:p w14:paraId="75AADD68" w14:textId="77777777" w:rsidR="002C3982" w:rsidRDefault="002C3982"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4DD6F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84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7"/>
  </w:num>
  <w:num w:numId="2" w16cid:durableId="1920164938">
    <w:abstractNumId w:val="2"/>
  </w:num>
  <w:num w:numId="3" w16cid:durableId="2128348">
    <w:abstractNumId w:val="5"/>
  </w:num>
  <w:num w:numId="4" w16cid:durableId="438066328">
    <w:abstractNumId w:val="1"/>
  </w:num>
  <w:num w:numId="5" w16cid:durableId="449131336">
    <w:abstractNumId w:val="4"/>
  </w:num>
  <w:num w:numId="6" w16cid:durableId="607322564">
    <w:abstractNumId w:val="3"/>
  </w:num>
  <w:num w:numId="7" w16cid:durableId="1139496976">
    <w:abstractNumId w:val="0"/>
  </w:num>
  <w:num w:numId="8" w16cid:durableId="18788575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raham, Gabriel J.">
    <w15:presenceInfo w15:providerId="AD" w15:userId="S::gjg2134@cumc.columbia.edu::d04249e3-dddd-46f1-a69e-ff52b6530909"/>
  </w15:person>
  <w15:person w15:author="Rhodes, Justin S">
    <w15:presenceInfo w15:providerId="AD" w15:userId="S::jrhodes@illinois.edu::27bcc96f-859c-4b57-a2a0-7a1e2125262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259D"/>
    <w:rsid w:val="0000678A"/>
    <w:rsid w:val="00007CA9"/>
    <w:rsid w:val="00013B2B"/>
    <w:rsid w:val="00013D8B"/>
    <w:rsid w:val="0001613D"/>
    <w:rsid w:val="00017C6D"/>
    <w:rsid w:val="00021BBD"/>
    <w:rsid w:val="00021DFB"/>
    <w:rsid w:val="00024751"/>
    <w:rsid w:val="000256B5"/>
    <w:rsid w:val="000260E3"/>
    <w:rsid w:val="00026866"/>
    <w:rsid w:val="00026EE3"/>
    <w:rsid w:val="00027947"/>
    <w:rsid w:val="00031B43"/>
    <w:rsid w:val="00032EC3"/>
    <w:rsid w:val="00036181"/>
    <w:rsid w:val="00036E25"/>
    <w:rsid w:val="00042EF3"/>
    <w:rsid w:val="000471EB"/>
    <w:rsid w:val="00047A9E"/>
    <w:rsid w:val="0005005F"/>
    <w:rsid w:val="00051CD7"/>
    <w:rsid w:val="00052114"/>
    <w:rsid w:val="00053087"/>
    <w:rsid w:val="000532BC"/>
    <w:rsid w:val="00056B81"/>
    <w:rsid w:val="00057566"/>
    <w:rsid w:val="00060A4E"/>
    <w:rsid w:val="00063CC7"/>
    <w:rsid w:val="00064EA0"/>
    <w:rsid w:val="00065EE2"/>
    <w:rsid w:val="000720FC"/>
    <w:rsid w:val="00073A7B"/>
    <w:rsid w:val="000745C4"/>
    <w:rsid w:val="00081C22"/>
    <w:rsid w:val="00083E1E"/>
    <w:rsid w:val="00084CB5"/>
    <w:rsid w:val="00085C8E"/>
    <w:rsid w:val="00085EC5"/>
    <w:rsid w:val="0009095F"/>
    <w:rsid w:val="00093DF6"/>
    <w:rsid w:val="00093E8E"/>
    <w:rsid w:val="0009486A"/>
    <w:rsid w:val="000A04FB"/>
    <w:rsid w:val="000A129F"/>
    <w:rsid w:val="000A3941"/>
    <w:rsid w:val="000A694F"/>
    <w:rsid w:val="000A7BB6"/>
    <w:rsid w:val="000B01EA"/>
    <w:rsid w:val="000B2652"/>
    <w:rsid w:val="000B4F36"/>
    <w:rsid w:val="000B7848"/>
    <w:rsid w:val="000C33B0"/>
    <w:rsid w:val="000C584D"/>
    <w:rsid w:val="000E12FE"/>
    <w:rsid w:val="000E3F08"/>
    <w:rsid w:val="000E7AF0"/>
    <w:rsid w:val="000F0BD7"/>
    <w:rsid w:val="000F5120"/>
    <w:rsid w:val="000F5186"/>
    <w:rsid w:val="000F54D0"/>
    <w:rsid w:val="000F67DE"/>
    <w:rsid w:val="00112078"/>
    <w:rsid w:val="00112B33"/>
    <w:rsid w:val="0011470A"/>
    <w:rsid w:val="00120EF9"/>
    <w:rsid w:val="00121609"/>
    <w:rsid w:val="001225C7"/>
    <w:rsid w:val="00123917"/>
    <w:rsid w:val="00127676"/>
    <w:rsid w:val="001277A8"/>
    <w:rsid w:val="0013116C"/>
    <w:rsid w:val="0013365A"/>
    <w:rsid w:val="00137AED"/>
    <w:rsid w:val="00141C2A"/>
    <w:rsid w:val="00142C03"/>
    <w:rsid w:val="00146E01"/>
    <w:rsid w:val="00152ED0"/>
    <w:rsid w:val="001575EF"/>
    <w:rsid w:val="00166663"/>
    <w:rsid w:val="00167572"/>
    <w:rsid w:val="00170D0A"/>
    <w:rsid w:val="00173A1E"/>
    <w:rsid w:val="00174060"/>
    <w:rsid w:val="00175C20"/>
    <w:rsid w:val="00176DB5"/>
    <w:rsid w:val="001770F5"/>
    <w:rsid w:val="0018081A"/>
    <w:rsid w:val="00181D2D"/>
    <w:rsid w:val="001856E9"/>
    <w:rsid w:val="00185E00"/>
    <w:rsid w:val="00190090"/>
    <w:rsid w:val="001942D0"/>
    <w:rsid w:val="001A15EB"/>
    <w:rsid w:val="001A5C06"/>
    <w:rsid w:val="001A65DE"/>
    <w:rsid w:val="001B0395"/>
    <w:rsid w:val="001B7043"/>
    <w:rsid w:val="001C3D08"/>
    <w:rsid w:val="001C4E6C"/>
    <w:rsid w:val="001C7F1E"/>
    <w:rsid w:val="001D3188"/>
    <w:rsid w:val="001D3AD4"/>
    <w:rsid w:val="001E145A"/>
    <w:rsid w:val="001E33C3"/>
    <w:rsid w:val="001E59FF"/>
    <w:rsid w:val="001F1449"/>
    <w:rsid w:val="00202D27"/>
    <w:rsid w:val="0020355D"/>
    <w:rsid w:val="00204F66"/>
    <w:rsid w:val="002108AE"/>
    <w:rsid w:val="00212FC0"/>
    <w:rsid w:val="0021381B"/>
    <w:rsid w:val="0023338A"/>
    <w:rsid w:val="00234ECB"/>
    <w:rsid w:val="0023586C"/>
    <w:rsid w:val="00240ECF"/>
    <w:rsid w:val="00247AA6"/>
    <w:rsid w:val="0025005C"/>
    <w:rsid w:val="00256506"/>
    <w:rsid w:val="002613B6"/>
    <w:rsid w:val="002636B9"/>
    <w:rsid w:val="0026403A"/>
    <w:rsid w:val="00264301"/>
    <w:rsid w:val="00264846"/>
    <w:rsid w:val="00264867"/>
    <w:rsid w:val="002661BD"/>
    <w:rsid w:val="0026691F"/>
    <w:rsid w:val="00266E78"/>
    <w:rsid w:val="00267A9B"/>
    <w:rsid w:val="00271E33"/>
    <w:rsid w:val="00277514"/>
    <w:rsid w:val="00277795"/>
    <w:rsid w:val="0028234A"/>
    <w:rsid w:val="002839DF"/>
    <w:rsid w:val="0028615F"/>
    <w:rsid w:val="00287262"/>
    <w:rsid w:val="00287C69"/>
    <w:rsid w:val="002925D5"/>
    <w:rsid w:val="00294540"/>
    <w:rsid w:val="00294947"/>
    <w:rsid w:val="00294B19"/>
    <w:rsid w:val="00296CF0"/>
    <w:rsid w:val="002B52D9"/>
    <w:rsid w:val="002B6B13"/>
    <w:rsid w:val="002C0089"/>
    <w:rsid w:val="002C130D"/>
    <w:rsid w:val="002C292C"/>
    <w:rsid w:val="002C3982"/>
    <w:rsid w:val="002C4026"/>
    <w:rsid w:val="002C76BB"/>
    <w:rsid w:val="002D1A1A"/>
    <w:rsid w:val="002D1FFB"/>
    <w:rsid w:val="002D3F77"/>
    <w:rsid w:val="002D4401"/>
    <w:rsid w:val="002D5F81"/>
    <w:rsid w:val="002D6A85"/>
    <w:rsid w:val="002D7F34"/>
    <w:rsid w:val="002E29FC"/>
    <w:rsid w:val="002F0AE6"/>
    <w:rsid w:val="002F2A67"/>
    <w:rsid w:val="002F5974"/>
    <w:rsid w:val="00304865"/>
    <w:rsid w:val="00306D5A"/>
    <w:rsid w:val="003139C8"/>
    <w:rsid w:val="0031506B"/>
    <w:rsid w:val="00315CA8"/>
    <w:rsid w:val="00316A3A"/>
    <w:rsid w:val="00317AC5"/>
    <w:rsid w:val="00321681"/>
    <w:rsid w:val="003218DF"/>
    <w:rsid w:val="003247AC"/>
    <w:rsid w:val="003341ED"/>
    <w:rsid w:val="003372A9"/>
    <w:rsid w:val="00344061"/>
    <w:rsid w:val="003440F3"/>
    <w:rsid w:val="0034452B"/>
    <w:rsid w:val="00345212"/>
    <w:rsid w:val="00345CB0"/>
    <w:rsid w:val="003471BC"/>
    <w:rsid w:val="003509A3"/>
    <w:rsid w:val="0035227F"/>
    <w:rsid w:val="00353774"/>
    <w:rsid w:val="0035522B"/>
    <w:rsid w:val="00360180"/>
    <w:rsid w:val="00361EB1"/>
    <w:rsid w:val="00362C1C"/>
    <w:rsid w:val="00363A7B"/>
    <w:rsid w:val="003645DC"/>
    <w:rsid w:val="00364E61"/>
    <w:rsid w:val="00370690"/>
    <w:rsid w:val="00371CA8"/>
    <w:rsid w:val="003732BC"/>
    <w:rsid w:val="00376C7F"/>
    <w:rsid w:val="00382FC9"/>
    <w:rsid w:val="003861FB"/>
    <w:rsid w:val="00392151"/>
    <w:rsid w:val="00393C5E"/>
    <w:rsid w:val="00395B26"/>
    <w:rsid w:val="00395F94"/>
    <w:rsid w:val="003964CD"/>
    <w:rsid w:val="003979F8"/>
    <w:rsid w:val="003A38D8"/>
    <w:rsid w:val="003B11D7"/>
    <w:rsid w:val="003B67E0"/>
    <w:rsid w:val="003B69C0"/>
    <w:rsid w:val="003C0375"/>
    <w:rsid w:val="003C61F2"/>
    <w:rsid w:val="003C65F0"/>
    <w:rsid w:val="003C6D7C"/>
    <w:rsid w:val="003D37DF"/>
    <w:rsid w:val="003D6751"/>
    <w:rsid w:val="003E4206"/>
    <w:rsid w:val="003E4DDF"/>
    <w:rsid w:val="003E7C41"/>
    <w:rsid w:val="003F13DB"/>
    <w:rsid w:val="003F3C8F"/>
    <w:rsid w:val="003F42C7"/>
    <w:rsid w:val="003F53CC"/>
    <w:rsid w:val="003F6938"/>
    <w:rsid w:val="003F6DE9"/>
    <w:rsid w:val="0040232C"/>
    <w:rsid w:val="00412F78"/>
    <w:rsid w:val="004136AC"/>
    <w:rsid w:val="00414B4E"/>
    <w:rsid w:val="00415AF2"/>
    <w:rsid w:val="00422C46"/>
    <w:rsid w:val="00423BD8"/>
    <w:rsid w:val="00433010"/>
    <w:rsid w:val="0043315D"/>
    <w:rsid w:val="004340FC"/>
    <w:rsid w:val="00437591"/>
    <w:rsid w:val="004428A4"/>
    <w:rsid w:val="00445981"/>
    <w:rsid w:val="00446156"/>
    <w:rsid w:val="004554AD"/>
    <w:rsid w:val="00461386"/>
    <w:rsid w:val="00461D0A"/>
    <w:rsid w:val="004634AC"/>
    <w:rsid w:val="004648F4"/>
    <w:rsid w:val="00466473"/>
    <w:rsid w:val="00467056"/>
    <w:rsid w:val="004671DB"/>
    <w:rsid w:val="00467A00"/>
    <w:rsid w:val="00471DCC"/>
    <w:rsid w:val="0048000D"/>
    <w:rsid w:val="004816FA"/>
    <w:rsid w:val="004828F1"/>
    <w:rsid w:val="00484C13"/>
    <w:rsid w:val="00485133"/>
    <w:rsid w:val="00485DB7"/>
    <w:rsid w:val="00486CB8"/>
    <w:rsid w:val="004878FE"/>
    <w:rsid w:val="00491F69"/>
    <w:rsid w:val="004958FF"/>
    <w:rsid w:val="004A2114"/>
    <w:rsid w:val="004A2F02"/>
    <w:rsid w:val="004A7A7C"/>
    <w:rsid w:val="004B14B0"/>
    <w:rsid w:val="004B219E"/>
    <w:rsid w:val="004B30CE"/>
    <w:rsid w:val="004B376B"/>
    <w:rsid w:val="004B7996"/>
    <w:rsid w:val="004C751B"/>
    <w:rsid w:val="004D00FE"/>
    <w:rsid w:val="004D3B43"/>
    <w:rsid w:val="004D49F9"/>
    <w:rsid w:val="004D60C4"/>
    <w:rsid w:val="004E043A"/>
    <w:rsid w:val="004E4E61"/>
    <w:rsid w:val="004F008D"/>
    <w:rsid w:val="004F4BE8"/>
    <w:rsid w:val="004F6DBB"/>
    <w:rsid w:val="00512BA9"/>
    <w:rsid w:val="00514562"/>
    <w:rsid w:val="00515930"/>
    <w:rsid w:val="0051799D"/>
    <w:rsid w:val="00520F12"/>
    <w:rsid w:val="005225B0"/>
    <w:rsid w:val="0052265A"/>
    <w:rsid w:val="005263E4"/>
    <w:rsid w:val="005339FF"/>
    <w:rsid w:val="00536D5D"/>
    <w:rsid w:val="00540717"/>
    <w:rsid w:val="00543726"/>
    <w:rsid w:val="0054434D"/>
    <w:rsid w:val="00546599"/>
    <w:rsid w:val="0055180A"/>
    <w:rsid w:val="00551E7E"/>
    <w:rsid w:val="00555C7B"/>
    <w:rsid w:val="00555CB5"/>
    <w:rsid w:val="00555E1C"/>
    <w:rsid w:val="0057036D"/>
    <w:rsid w:val="00571B44"/>
    <w:rsid w:val="0057324D"/>
    <w:rsid w:val="005739D4"/>
    <w:rsid w:val="00574054"/>
    <w:rsid w:val="005750F7"/>
    <w:rsid w:val="00577390"/>
    <w:rsid w:val="00577575"/>
    <w:rsid w:val="005777FD"/>
    <w:rsid w:val="005779D6"/>
    <w:rsid w:val="005805F7"/>
    <w:rsid w:val="00581F6A"/>
    <w:rsid w:val="00582F40"/>
    <w:rsid w:val="005924E4"/>
    <w:rsid w:val="005969A0"/>
    <w:rsid w:val="005A5266"/>
    <w:rsid w:val="005A5613"/>
    <w:rsid w:val="005A5924"/>
    <w:rsid w:val="005A6CD0"/>
    <w:rsid w:val="005B29AC"/>
    <w:rsid w:val="005B3EFA"/>
    <w:rsid w:val="005C10F3"/>
    <w:rsid w:val="005C1206"/>
    <w:rsid w:val="005C15E1"/>
    <w:rsid w:val="005C2135"/>
    <w:rsid w:val="005C3963"/>
    <w:rsid w:val="005D53D7"/>
    <w:rsid w:val="005D608E"/>
    <w:rsid w:val="005E11A7"/>
    <w:rsid w:val="005E315B"/>
    <w:rsid w:val="005E352F"/>
    <w:rsid w:val="005E6D3B"/>
    <w:rsid w:val="005F0F41"/>
    <w:rsid w:val="005F1690"/>
    <w:rsid w:val="005F2690"/>
    <w:rsid w:val="005F3162"/>
    <w:rsid w:val="005F3D1A"/>
    <w:rsid w:val="005F5289"/>
    <w:rsid w:val="00604C38"/>
    <w:rsid w:val="006056B6"/>
    <w:rsid w:val="00606D62"/>
    <w:rsid w:val="006112BF"/>
    <w:rsid w:val="0061407C"/>
    <w:rsid w:val="006145D5"/>
    <w:rsid w:val="00615890"/>
    <w:rsid w:val="00616AEC"/>
    <w:rsid w:val="006229E7"/>
    <w:rsid w:val="006237C8"/>
    <w:rsid w:val="00624645"/>
    <w:rsid w:val="00624B3D"/>
    <w:rsid w:val="00624FDC"/>
    <w:rsid w:val="0063462A"/>
    <w:rsid w:val="006352E1"/>
    <w:rsid w:val="006363E5"/>
    <w:rsid w:val="006365CB"/>
    <w:rsid w:val="00636965"/>
    <w:rsid w:val="00636B11"/>
    <w:rsid w:val="006414B3"/>
    <w:rsid w:val="00641B20"/>
    <w:rsid w:val="006424C0"/>
    <w:rsid w:val="00646584"/>
    <w:rsid w:val="00646BA7"/>
    <w:rsid w:val="00647315"/>
    <w:rsid w:val="00653426"/>
    <w:rsid w:val="006537FF"/>
    <w:rsid w:val="00653835"/>
    <w:rsid w:val="00662040"/>
    <w:rsid w:val="00663046"/>
    <w:rsid w:val="006648A8"/>
    <w:rsid w:val="0066495D"/>
    <w:rsid w:val="00664EF3"/>
    <w:rsid w:val="00665C44"/>
    <w:rsid w:val="00666EF2"/>
    <w:rsid w:val="00671CA5"/>
    <w:rsid w:val="00675A71"/>
    <w:rsid w:val="0067618D"/>
    <w:rsid w:val="00676B87"/>
    <w:rsid w:val="00681942"/>
    <w:rsid w:val="0068232A"/>
    <w:rsid w:val="006841D9"/>
    <w:rsid w:val="00685644"/>
    <w:rsid w:val="00686A03"/>
    <w:rsid w:val="006915ED"/>
    <w:rsid w:val="00693770"/>
    <w:rsid w:val="006943DC"/>
    <w:rsid w:val="00694459"/>
    <w:rsid w:val="00695D81"/>
    <w:rsid w:val="006960D4"/>
    <w:rsid w:val="00697079"/>
    <w:rsid w:val="006A3906"/>
    <w:rsid w:val="006A58A0"/>
    <w:rsid w:val="006A58B2"/>
    <w:rsid w:val="006A6964"/>
    <w:rsid w:val="006A74D0"/>
    <w:rsid w:val="006B2C09"/>
    <w:rsid w:val="006B5E2E"/>
    <w:rsid w:val="006C2F07"/>
    <w:rsid w:val="006C4906"/>
    <w:rsid w:val="006C59EE"/>
    <w:rsid w:val="006C603E"/>
    <w:rsid w:val="006D23BB"/>
    <w:rsid w:val="006D6D4B"/>
    <w:rsid w:val="006E0C84"/>
    <w:rsid w:val="006E17C5"/>
    <w:rsid w:val="006E1E2E"/>
    <w:rsid w:val="006E2FB6"/>
    <w:rsid w:val="006E6A73"/>
    <w:rsid w:val="00706198"/>
    <w:rsid w:val="00706EBA"/>
    <w:rsid w:val="00706FDF"/>
    <w:rsid w:val="007127AF"/>
    <w:rsid w:val="00715C76"/>
    <w:rsid w:val="0071780B"/>
    <w:rsid w:val="00722AF7"/>
    <w:rsid w:val="0072390C"/>
    <w:rsid w:val="00723FEE"/>
    <w:rsid w:val="00725FD3"/>
    <w:rsid w:val="007276EA"/>
    <w:rsid w:val="0072779C"/>
    <w:rsid w:val="00736DDD"/>
    <w:rsid w:val="00737F9A"/>
    <w:rsid w:val="00740D5D"/>
    <w:rsid w:val="00743B20"/>
    <w:rsid w:val="0074463F"/>
    <w:rsid w:val="00747DD7"/>
    <w:rsid w:val="00750B82"/>
    <w:rsid w:val="00753B93"/>
    <w:rsid w:val="00753C87"/>
    <w:rsid w:val="007558D5"/>
    <w:rsid w:val="00760B46"/>
    <w:rsid w:val="00765A31"/>
    <w:rsid w:val="00767F95"/>
    <w:rsid w:val="00771E24"/>
    <w:rsid w:val="00772C22"/>
    <w:rsid w:val="00773EB3"/>
    <w:rsid w:val="0077473A"/>
    <w:rsid w:val="007748F6"/>
    <w:rsid w:val="0078035B"/>
    <w:rsid w:val="00781F06"/>
    <w:rsid w:val="00794BD9"/>
    <w:rsid w:val="00795D6D"/>
    <w:rsid w:val="007B28CF"/>
    <w:rsid w:val="007B3AC0"/>
    <w:rsid w:val="007B5324"/>
    <w:rsid w:val="007D0AAA"/>
    <w:rsid w:val="007D232F"/>
    <w:rsid w:val="007D4E1D"/>
    <w:rsid w:val="007E0ACD"/>
    <w:rsid w:val="007E5738"/>
    <w:rsid w:val="007E5E79"/>
    <w:rsid w:val="007E72A3"/>
    <w:rsid w:val="007F2078"/>
    <w:rsid w:val="007F73C2"/>
    <w:rsid w:val="007F7B85"/>
    <w:rsid w:val="0080702E"/>
    <w:rsid w:val="008073F9"/>
    <w:rsid w:val="00810536"/>
    <w:rsid w:val="00810A40"/>
    <w:rsid w:val="0081143E"/>
    <w:rsid w:val="008219FB"/>
    <w:rsid w:val="008252DF"/>
    <w:rsid w:val="00825820"/>
    <w:rsid w:val="00830BD3"/>
    <w:rsid w:val="008376D2"/>
    <w:rsid w:val="00847A45"/>
    <w:rsid w:val="00852AB4"/>
    <w:rsid w:val="00853F0F"/>
    <w:rsid w:val="008544F0"/>
    <w:rsid w:val="00856E2A"/>
    <w:rsid w:val="00860220"/>
    <w:rsid w:val="00873441"/>
    <w:rsid w:val="008751EA"/>
    <w:rsid w:val="0087743C"/>
    <w:rsid w:val="00882F08"/>
    <w:rsid w:val="008847F6"/>
    <w:rsid w:val="008A06AB"/>
    <w:rsid w:val="008A7784"/>
    <w:rsid w:val="008C1A15"/>
    <w:rsid w:val="008C3E81"/>
    <w:rsid w:val="008C5902"/>
    <w:rsid w:val="008C6120"/>
    <w:rsid w:val="008C6AF5"/>
    <w:rsid w:val="008D0F6D"/>
    <w:rsid w:val="008D40AE"/>
    <w:rsid w:val="008D4815"/>
    <w:rsid w:val="008D78EA"/>
    <w:rsid w:val="008E2FAC"/>
    <w:rsid w:val="008E5C00"/>
    <w:rsid w:val="008E5D07"/>
    <w:rsid w:val="008F02EC"/>
    <w:rsid w:val="008F17DE"/>
    <w:rsid w:val="008F18CE"/>
    <w:rsid w:val="008F54E9"/>
    <w:rsid w:val="008F5F53"/>
    <w:rsid w:val="008F7A2F"/>
    <w:rsid w:val="009021B3"/>
    <w:rsid w:val="009076FF"/>
    <w:rsid w:val="0090798C"/>
    <w:rsid w:val="009100F9"/>
    <w:rsid w:val="00910508"/>
    <w:rsid w:val="009112E5"/>
    <w:rsid w:val="009208CE"/>
    <w:rsid w:val="00921877"/>
    <w:rsid w:val="00921CD4"/>
    <w:rsid w:val="00933230"/>
    <w:rsid w:val="00935F98"/>
    <w:rsid w:val="00936738"/>
    <w:rsid w:val="00940122"/>
    <w:rsid w:val="009402D1"/>
    <w:rsid w:val="00940846"/>
    <w:rsid w:val="0094374A"/>
    <w:rsid w:val="00943A57"/>
    <w:rsid w:val="00946194"/>
    <w:rsid w:val="009527A3"/>
    <w:rsid w:val="0095315E"/>
    <w:rsid w:val="009539CB"/>
    <w:rsid w:val="009539CC"/>
    <w:rsid w:val="00954328"/>
    <w:rsid w:val="00960B36"/>
    <w:rsid w:val="009638F7"/>
    <w:rsid w:val="00970814"/>
    <w:rsid w:val="009724E6"/>
    <w:rsid w:val="0097327E"/>
    <w:rsid w:val="009737B1"/>
    <w:rsid w:val="0097409C"/>
    <w:rsid w:val="00976804"/>
    <w:rsid w:val="00977985"/>
    <w:rsid w:val="009811C6"/>
    <w:rsid w:val="00985AED"/>
    <w:rsid w:val="00991F18"/>
    <w:rsid w:val="00993703"/>
    <w:rsid w:val="00997370"/>
    <w:rsid w:val="00997F7F"/>
    <w:rsid w:val="009B0FE5"/>
    <w:rsid w:val="009B4B26"/>
    <w:rsid w:val="009B7419"/>
    <w:rsid w:val="009B745B"/>
    <w:rsid w:val="009C1C7A"/>
    <w:rsid w:val="009C36A2"/>
    <w:rsid w:val="009C5659"/>
    <w:rsid w:val="009D1420"/>
    <w:rsid w:val="009D2526"/>
    <w:rsid w:val="009D42E4"/>
    <w:rsid w:val="009E0925"/>
    <w:rsid w:val="009E152A"/>
    <w:rsid w:val="009E3FD8"/>
    <w:rsid w:val="009E49E6"/>
    <w:rsid w:val="009F25AA"/>
    <w:rsid w:val="009F4952"/>
    <w:rsid w:val="00A04A52"/>
    <w:rsid w:val="00A13AF8"/>
    <w:rsid w:val="00A15165"/>
    <w:rsid w:val="00A23928"/>
    <w:rsid w:val="00A26A09"/>
    <w:rsid w:val="00A31F21"/>
    <w:rsid w:val="00A335BB"/>
    <w:rsid w:val="00A5211F"/>
    <w:rsid w:val="00A549A6"/>
    <w:rsid w:val="00A56AAE"/>
    <w:rsid w:val="00A571E1"/>
    <w:rsid w:val="00A60423"/>
    <w:rsid w:val="00A62EB2"/>
    <w:rsid w:val="00A66F6A"/>
    <w:rsid w:val="00A7398D"/>
    <w:rsid w:val="00A73A92"/>
    <w:rsid w:val="00A84C82"/>
    <w:rsid w:val="00A85F90"/>
    <w:rsid w:val="00A90752"/>
    <w:rsid w:val="00A967A5"/>
    <w:rsid w:val="00AA2D9D"/>
    <w:rsid w:val="00AB18FA"/>
    <w:rsid w:val="00AB19C0"/>
    <w:rsid w:val="00AB2D47"/>
    <w:rsid w:val="00AC133B"/>
    <w:rsid w:val="00AC4828"/>
    <w:rsid w:val="00AC52FC"/>
    <w:rsid w:val="00AE103B"/>
    <w:rsid w:val="00AE13A1"/>
    <w:rsid w:val="00AE16ED"/>
    <w:rsid w:val="00AE1E99"/>
    <w:rsid w:val="00AF03D5"/>
    <w:rsid w:val="00AF0BB8"/>
    <w:rsid w:val="00AF1966"/>
    <w:rsid w:val="00B01C34"/>
    <w:rsid w:val="00B01EFF"/>
    <w:rsid w:val="00B04808"/>
    <w:rsid w:val="00B117D6"/>
    <w:rsid w:val="00B13A2F"/>
    <w:rsid w:val="00B169CA"/>
    <w:rsid w:val="00B16A1B"/>
    <w:rsid w:val="00B16F07"/>
    <w:rsid w:val="00B20310"/>
    <w:rsid w:val="00B24ECA"/>
    <w:rsid w:val="00B25474"/>
    <w:rsid w:val="00B267E5"/>
    <w:rsid w:val="00B26804"/>
    <w:rsid w:val="00B27562"/>
    <w:rsid w:val="00B278B6"/>
    <w:rsid w:val="00B32C93"/>
    <w:rsid w:val="00B36C6C"/>
    <w:rsid w:val="00B3738B"/>
    <w:rsid w:val="00B37FE2"/>
    <w:rsid w:val="00B5051C"/>
    <w:rsid w:val="00B56453"/>
    <w:rsid w:val="00B57062"/>
    <w:rsid w:val="00B57B95"/>
    <w:rsid w:val="00B6161D"/>
    <w:rsid w:val="00B66BE2"/>
    <w:rsid w:val="00B66FAB"/>
    <w:rsid w:val="00B677E1"/>
    <w:rsid w:val="00B67DA7"/>
    <w:rsid w:val="00B70931"/>
    <w:rsid w:val="00B73602"/>
    <w:rsid w:val="00B746A3"/>
    <w:rsid w:val="00B747A1"/>
    <w:rsid w:val="00B75C16"/>
    <w:rsid w:val="00B75E22"/>
    <w:rsid w:val="00B764DB"/>
    <w:rsid w:val="00B802CF"/>
    <w:rsid w:val="00B80674"/>
    <w:rsid w:val="00B85D20"/>
    <w:rsid w:val="00B91E4A"/>
    <w:rsid w:val="00B931D9"/>
    <w:rsid w:val="00B965EE"/>
    <w:rsid w:val="00B96A83"/>
    <w:rsid w:val="00BA05D3"/>
    <w:rsid w:val="00BA4CCE"/>
    <w:rsid w:val="00BB1D69"/>
    <w:rsid w:val="00BB7A98"/>
    <w:rsid w:val="00BC05E8"/>
    <w:rsid w:val="00BD29CF"/>
    <w:rsid w:val="00BD3704"/>
    <w:rsid w:val="00BD3B17"/>
    <w:rsid w:val="00BE0608"/>
    <w:rsid w:val="00BE15FE"/>
    <w:rsid w:val="00BE2E09"/>
    <w:rsid w:val="00BE39A3"/>
    <w:rsid w:val="00BE3ABD"/>
    <w:rsid w:val="00BE4FE1"/>
    <w:rsid w:val="00BF1E03"/>
    <w:rsid w:val="00BF1F55"/>
    <w:rsid w:val="00BF6921"/>
    <w:rsid w:val="00C02425"/>
    <w:rsid w:val="00C024DD"/>
    <w:rsid w:val="00C02633"/>
    <w:rsid w:val="00C05010"/>
    <w:rsid w:val="00C0534F"/>
    <w:rsid w:val="00C054BD"/>
    <w:rsid w:val="00C10A2B"/>
    <w:rsid w:val="00C14968"/>
    <w:rsid w:val="00C14CF5"/>
    <w:rsid w:val="00C15ED9"/>
    <w:rsid w:val="00C16BE9"/>
    <w:rsid w:val="00C27653"/>
    <w:rsid w:val="00C2794B"/>
    <w:rsid w:val="00C32F02"/>
    <w:rsid w:val="00C334F5"/>
    <w:rsid w:val="00C4164E"/>
    <w:rsid w:val="00C448A3"/>
    <w:rsid w:val="00C551F6"/>
    <w:rsid w:val="00C613B5"/>
    <w:rsid w:val="00C61BB7"/>
    <w:rsid w:val="00C6492A"/>
    <w:rsid w:val="00C65318"/>
    <w:rsid w:val="00C742E7"/>
    <w:rsid w:val="00C743E6"/>
    <w:rsid w:val="00C76F28"/>
    <w:rsid w:val="00C77AD7"/>
    <w:rsid w:val="00C84A09"/>
    <w:rsid w:val="00C84A93"/>
    <w:rsid w:val="00C869E2"/>
    <w:rsid w:val="00C91E74"/>
    <w:rsid w:val="00C93467"/>
    <w:rsid w:val="00C93560"/>
    <w:rsid w:val="00C94021"/>
    <w:rsid w:val="00C951A0"/>
    <w:rsid w:val="00C96FF7"/>
    <w:rsid w:val="00C97163"/>
    <w:rsid w:val="00CB3966"/>
    <w:rsid w:val="00CB445F"/>
    <w:rsid w:val="00CC0144"/>
    <w:rsid w:val="00CC01A0"/>
    <w:rsid w:val="00CC4CF3"/>
    <w:rsid w:val="00CC6736"/>
    <w:rsid w:val="00CD0D94"/>
    <w:rsid w:val="00CD2B72"/>
    <w:rsid w:val="00CD494C"/>
    <w:rsid w:val="00CD7E4F"/>
    <w:rsid w:val="00CE26B5"/>
    <w:rsid w:val="00CE3295"/>
    <w:rsid w:val="00CE482C"/>
    <w:rsid w:val="00CE51AB"/>
    <w:rsid w:val="00CE5A22"/>
    <w:rsid w:val="00CF0966"/>
    <w:rsid w:val="00CF0C60"/>
    <w:rsid w:val="00CF4436"/>
    <w:rsid w:val="00CF496A"/>
    <w:rsid w:val="00CF51E5"/>
    <w:rsid w:val="00CF7C9C"/>
    <w:rsid w:val="00CF7C9D"/>
    <w:rsid w:val="00D017AF"/>
    <w:rsid w:val="00D01C4C"/>
    <w:rsid w:val="00D047AE"/>
    <w:rsid w:val="00D04814"/>
    <w:rsid w:val="00D105E1"/>
    <w:rsid w:val="00D14500"/>
    <w:rsid w:val="00D14B33"/>
    <w:rsid w:val="00D15EB5"/>
    <w:rsid w:val="00D1686A"/>
    <w:rsid w:val="00D202B5"/>
    <w:rsid w:val="00D20926"/>
    <w:rsid w:val="00D20A6D"/>
    <w:rsid w:val="00D231FF"/>
    <w:rsid w:val="00D24F7D"/>
    <w:rsid w:val="00D24FC1"/>
    <w:rsid w:val="00D31A85"/>
    <w:rsid w:val="00D33ED4"/>
    <w:rsid w:val="00D606D4"/>
    <w:rsid w:val="00D62361"/>
    <w:rsid w:val="00D62C93"/>
    <w:rsid w:val="00D660FA"/>
    <w:rsid w:val="00D666C6"/>
    <w:rsid w:val="00D6765B"/>
    <w:rsid w:val="00D70532"/>
    <w:rsid w:val="00D7250E"/>
    <w:rsid w:val="00D737B1"/>
    <w:rsid w:val="00D73BFC"/>
    <w:rsid w:val="00D75AD5"/>
    <w:rsid w:val="00D770B1"/>
    <w:rsid w:val="00D808E4"/>
    <w:rsid w:val="00D847BA"/>
    <w:rsid w:val="00D96386"/>
    <w:rsid w:val="00DA1F8D"/>
    <w:rsid w:val="00DB34A4"/>
    <w:rsid w:val="00DB4306"/>
    <w:rsid w:val="00DB6277"/>
    <w:rsid w:val="00DC133F"/>
    <w:rsid w:val="00DC13FD"/>
    <w:rsid w:val="00DC30C8"/>
    <w:rsid w:val="00DC329C"/>
    <w:rsid w:val="00DC551E"/>
    <w:rsid w:val="00DD2C55"/>
    <w:rsid w:val="00DD445A"/>
    <w:rsid w:val="00DD5AF2"/>
    <w:rsid w:val="00DD66E0"/>
    <w:rsid w:val="00DE0B50"/>
    <w:rsid w:val="00DE38F9"/>
    <w:rsid w:val="00DE5581"/>
    <w:rsid w:val="00DF0001"/>
    <w:rsid w:val="00DF78E6"/>
    <w:rsid w:val="00E01B46"/>
    <w:rsid w:val="00E01DA9"/>
    <w:rsid w:val="00E046C6"/>
    <w:rsid w:val="00E04B65"/>
    <w:rsid w:val="00E051B3"/>
    <w:rsid w:val="00E06DBA"/>
    <w:rsid w:val="00E074EF"/>
    <w:rsid w:val="00E077D8"/>
    <w:rsid w:val="00E079A0"/>
    <w:rsid w:val="00E10162"/>
    <w:rsid w:val="00E10872"/>
    <w:rsid w:val="00E1149A"/>
    <w:rsid w:val="00E12101"/>
    <w:rsid w:val="00E1687F"/>
    <w:rsid w:val="00E16D82"/>
    <w:rsid w:val="00E16FFA"/>
    <w:rsid w:val="00E2315F"/>
    <w:rsid w:val="00E24CD5"/>
    <w:rsid w:val="00E2702B"/>
    <w:rsid w:val="00E2709A"/>
    <w:rsid w:val="00E31021"/>
    <w:rsid w:val="00E318E3"/>
    <w:rsid w:val="00E34A71"/>
    <w:rsid w:val="00E4476A"/>
    <w:rsid w:val="00E44871"/>
    <w:rsid w:val="00E44D1F"/>
    <w:rsid w:val="00E46755"/>
    <w:rsid w:val="00E471D6"/>
    <w:rsid w:val="00E50DD5"/>
    <w:rsid w:val="00E53DE5"/>
    <w:rsid w:val="00E540CF"/>
    <w:rsid w:val="00E5529F"/>
    <w:rsid w:val="00E55315"/>
    <w:rsid w:val="00E57312"/>
    <w:rsid w:val="00E654EB"/>
    <w:rsid w:val="00E71265"/>
    <w:rsid w:val="00E71627"/>
    <w:rsid w:val="00E71A84"/>
    <w:rsid w:val="00E74112"/>
    <w:rsid w:val="00E75029"/>
    <w:rsid w:val="00E76D4D"/>
    <w:rsid w:val="00E939CE"/>
    <w:rsid w:val="00EA408F"/>
    <w:rsid w:val="00EA726B"/>
    <w:rsid w:val="00EB0F9F"/>
    <w:rsid w:val="00EB403D"/>
    <w:rsid w:val="00EB4946"/>
    <w:rsid w:val="00EB67D3"/>
    <w:rsid w:val="00EC4DDB"/>
    <w:rsid w:val="00ED189D"/>
    <w:rsid w:val="00ED5593"/>
    <w:rsid w:val="00EE0CC4"/>
    <w:rsid w:val="00EE418C"/>
    <w:rsid w:val="00EE6FAB"/>
    <w:rsid w:val="00EF68F9"/>
    <w:rsid w:val="00F00CD3"/>
    <w:rsid w:val="00F02AF1"/>
    <w:rsid w:val="00F1566A"/>
    <w:rsid w:val="00F17056"/>
    <w:rsid w:val="00F20567"/>
    <w:rsid w:val="00F2184E"/>
    <w:rsid w:val="00F25BED"/>
    <w:rsid w:val="00F3162F"/>
    <w:rsid w:val="00F339F4"/>
    <w:rsid w:val="00F354FD"/>
    <w:rsid w:val="00F35B6E"/>
    <w:rsid w:val="00F3627F"/>
    <w:rsid w:val="00F40EEE"/>
    <w:rsid w:val="00F41A9D"/>
    <w:rsid w:val="00F457F3"/>
    <w:rsid w:val="00F53B62"/>
    <w:rsid w:val="00F54267"/>
    <w:rsid w:val="00F61EA0"/>
    <w:rsid w:val="00F65F7E"/>
    <w:rsid w:val="00F70959"/>
    <w:rsid w:val="00F818EB"/>
    <w:rsid w:val="00F84539"/>
    <w:rsid w:val="00F87F11"/>
    <w:rsid w:val="00F90DC5"/>
    <w:rsid w:val="00F9175F"/>
    <w:rsid w:val="00F92B50"/>
    <w:rsid w:val="00F94CDE"/>
    <w:rsid w:val="00FA2712"/>
    <w:rsid w:val="00FA51D0"/>
    <w:rsid w:val="00FA5D9F"/>
    <w:rsid w:val="00FA7CDB"/>
    <w:rsid w:val="00FB021F"/>
    <w:rsid w:val="00FB0418"/>
    <w:rsid w:val="00FB08DE"/>
    <w:rsid w:val="00FB20A3"/>
    <w:rsid w:val="00FB32CF"/>
    <w:rsid w:val="00FB4938"/>
    <w:rsid w:val="00FC0AE9"/>
    <w:rsid w:val="00FC1908"/>
    <w:rsid w:val="00FC4A4D"/>
    <w:rsid w:val="00FC57CB"/>
    <w:rsid w:val="00FC5F35"/>
    <w:rsid w:val="00FC7B0D"/>
    <w:rsid w:val="00FD0053"/>
    <w:rsid w:val="00FD16BF"/>
    <w:rsid w:val="00FD437F"/>
    <w:rsid w:val="00FD4A26"/>
    <w:rsid w:val="00FD5498"/>
    <w:rsid w:val="00FE4DCE"/>
    <w:rsid w:val="00FE6B86"/>
    <w:rsid w:val="00FF1F55"/>
    <w:rsid w:val="00FF53C2"/>
    <w:rsid w:val="00FF577F"/>
    <w:rsid w:val="00FF6E5D"/>
    <w:rsid w:val="00FF75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0A"/>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 w:type="paragraph" w:customStyle="1" w:styleId="Default">
    <w:name w:val="Default"/>
    <w:rsid w:val="00771E24"/>
    <w:pPr>
      <w:autoSpaceDE w:val="0"/>
      <w:autoSpaceDN w:val="0"/>
      <w:adjustRightInd w:val="0"/>
    </w:pPr>
    <w:rPr>
      <w:rFonts w:cs="Times New Roman"/>
      <w:color w:val="000000"/>
      <w:kern w:val="0"/>
      <w:szCs w:val="24"/>
    </w:rPr>
  </w:style>
  <w:style w:type="character" w:styleId="Hyperlink">
    <w:name w:val="Hyperlink"/>
    <w:basedOn w:val="DefaultParagraphFont"/>
    <w:uiPriority w:val="99"/>
    <w:unhideWhenUsed/>
    <w:rsid w:val="00C84A09"/>
    <w:rPr>
      <w:color w:val="467886" w:themeColor="hyperlink"/>
      <w:u w:val="single"/>
    </w:rPr>
  </w:style>
  <w:style w:type="character" w:styleId="UnresolvedMention">
    <w:name w:val="Unresolved Mention"/>
    <w:basedOn w:val="DefaultParagraphFont"/>
    <w:uiPriority w:val="99"/>
    <w:semiHidden/>
    <w:unhideWhenUsed/>
    <w:rsid w:val="00C84A09"/>
    <w:rPr>
      <w:color w:val="605E5C"/>
      <w:shd w:val="clear" w:color="auto" w:fill="E1DFDD"/>
    </w:rPr>
  </w:style>
  <w:style w:type="character" w:styleId="LineNumber">
    <w:name w:val="line number"/>
    <w:basedOn w:val="DefaultParagraphFont"/>
    <w:uiPriority w:val="99"/>
    <w:semiHidden/>
    <w:unhideWhenUsed/>
    <w:rsid w:val="00551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customXml/itemProps2.xml><?xml version="1.0" encoding="utf-8"?>
<ds:datastoreItem xmlns:ds="http://schemas.openxmlformats.org/officeDocument/2006/customXml" ds:itemID="{3E968C65-22C6-4EA7-91FF-80C2582E7D8E}">
  <ds:schemaRefs>
    <ds:schemaRef ds:uri="http://schemas.microsoft.com/sharepoint/v3/contenttype/forms"/>
  </ds:schemaRefs>
</ds:datastoreItem>
</file>

<file path=customXml/itemProps3.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26</Pages>
  <Words>53747</Words>
  <Characters>306361</Characters>
  <Application>Microsoft Office Word</Application>
  <DocSecurity>0</DocSecurity>
  <Lines>2553</Lines>
  <Paragraphs>718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5</cp:revision>
  <cp:lastPrinted>2026-07-19T17:52:00Z</cp:lastPrinted>
  <dcterms:created xsi:type="dcterms:W3CDTF">2026-09-12T17:35:00Z</dcterms:created>
  <dcterms:modified xsi:type="dcterms:W3CDTF">2026-09-12T18:14:00Z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zotero-version="9.0.6"&gt;&lt;session id="wmKyw5Hd"/&gt;&lt;style id="http://www.zotero.org/styles/pnas" hasBibliography="1" bibliographyStyleHasBeenSet="1"/&gt;&lt;prefs&gt;&lt;pref name="fieldType" value="Field"/&gt;&lt;/prefs&gt;&lt;/data&gt;</vt:lpwstr>
  </property>
</Properties>
</file>