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9A9B7" w14:textId="77777777" w:rsidR="004816FA" w:rsidRPr="00013D8B" w:rsidRDefault="004816FA" w:rsidP="004816FA">
      <w:pPr>
        <w:rPr>
          <w:b/>
          <w:bCs/>
        </w:rPr>
      </w:pPr>
      <w:commentRangeStart w:id="0"/>
      <w:commentRangeStart w:id="1"/>
      <w:r w:rsidRPr="00013D8B">
        <w:rPr>
          <w:b/>
          <w:bCs/>
        </w:rPr>
        <w:t>Remodeling of the Preoptic Area Drives Distinct Phases of Protandrous Sex Change</w:t>
      </w:r>
    </w:p>
    <w:p w14:paraId="47C3FD1F" w14:textId="77777777" w:rsidR="00013D8B" w:rsidRPr="00013D8B" w:rsidRDefault="00013D8B" w:rsidP="004816FA"/>
    <w:p w14:paraId="677098E3" w14:textId="2BFAC293" w:rsidR="006112BF" w:rsidRPr="00013D8B" w:rsidRDefault="004816FA" w:rsidP="004816FA">
      <w:pPr>
        <w:rPr>
          <w:vertAlign w:val="superscript"/>
        </w:rPr>
      </w:pPr>
      <w:r w:rsidRPr="00013D8B">
        <w:t>Gabriel J. Graham</w:t>
      </w:r>
      <w:r w:rsidRPr="00013D8B">
        <w:rPr>
          <w:vertAlign w:val="superscript"/>
        </w:rPr>
        <w:t>1</w:t>
      </w:r>
      <w:r w:rsidRPr="00013D8B">
        <w:t>, Kathryn E. Leatherbury</w:t>
      </w:r>
      <w:r w:rsidR="00CB445F">
        <w:rPr>
          <w:vertAlign w:val="superscript"/>
        </w:rPr>
        <w:t>2</w:t>
      </w:r>
      <w:r w:rsidRPr="00013D8B">
        <w:t>, Yash Deswal</w:t>
      </w:r>
      <w:r w:rsidR="00CB445F">
        <w:rPr>
          <w:vertAlign w:val="superscript"/>
        </w:rPr>
        <w:t>3</w:t>
      </w:r>
      <w:r w:rsidRPr="00013D8B">
        <w:t>, Emma M. Ibanez</w:t>
      </w:r>
      <w:r w:rsidR="00725FD3">
        <w:rPr>
          <w:vertAlign w:val="superscript"/>
        </w:rPr>
        <w:t>4</w:t>
      </w:r>
      <w:r w:rsidRPr="00013D8B">
        <w:t>, Meghan G. Connolly</w:t>
      </w:r>
      <w:r w:rsidR="00725FD3">
        <w:rPr>
          <w:vertAlign w:val="superscript"/>
        </w:rPr>
        <w:t>5</w:t>
      </w:r>
      <w:r w:rsidRPr="00013D8B">
        <w:t>, Coltan G. Parker</w:t>
      </w:r>
      <w:r w:rsidR="00725FD3">
        <w:rPr>
          <w:vertAlign w:val="superscript"/>
        </w:rPr>
        <w:t>6</w:t>
      </w:r>
      <w:r w:rsidRPr="00013D8B">
        <w:t>, Zachary V. Johnson</w:t>
      </w:r>
      <w:r w:rsidR="00725FD3">
        <w:rPr>
          <w:vertAlign w:val="superscript"/>
        </w:rPr>
        <w:t>7</w:t>
      </w:r>
      <w:r w:rsidRPr="00013D8B">
        <w:t>, Jeffrey T. Streelman</w:t>
      </w:r>
      <w:r w:rsidR="00725FD3">
        <w:rPr>
          <w:vertAlign w:val="superscript"/>
        </w:rPr>
        <w:t>2</w:t>
      </w:r>
      <w:r w:rsidRPr="00013D8B">
        <w:t>, Justin S. Rhodes</w:t>
      </w:r>
      <w:r w:rsidR="00725FD3">
        <w:rPr>
          <w:vertAlign w:val="superscript"/>
        </w:rPr>
        <w:t>3</w:t>
      </w:r>
      <w:r w:rsidR="00514562" w:rsidRPr="00013D8B">
        <w:rPr>
          <w:vertAlign w:val="superscript"/>
        </w:rPr>
        <w:t>,</w:t>
      </w:r>
      <w:r w:rsidR="00C613B5">
        <w:rPr>
          <w:vertAlign w:val="superscript"/>
        </w:rPr>
        <w:t>8</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 xml:space="preserve">Mortimer B. Zuckerman Mind, Brain, and Behavior Institute, Columbia University, New York, NY, 10027, United States of America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C9A2FC2" w14:textId="77777777" w:rsidR="00C613B5" w:rsidRDefault="00514562" w:rsidP="006537FF">
      <w:pPr>
        <w:rPr>
          <w:vertAlign w:val="superscript"/>
        </w:rPr>
      </w:pPr>
      <w:r w:rsidRPr="00013D8B">
        <w:rPr>
          <w:vertAlign w:val="superscript"/>
        </w:rPr>
        <w:t xml:space="preserve">7 </w:t>
      </w:r>
    </w:p>
    <w:p w14:paraId="62916144" w14:textId="72272860" w:rsidR="00514562" w:rsidRPr="00013D8B" w:rsidRDefault="00C613B5" w:rsidP="006537FF">
      <w:pPr>
        <w:rPr>
          <w:vertAlign w:val="superscript"/>
        </w:rPr>
      </w:pPr>
      <w:r>
        <w:rPr>
          <w:vertAlign w:val="superscript"/>
        </w:rPr>
        <w:t>8</w:t>
      </w:r>
      <w:r w:rsidR="00514562" w:rsidRPr="00013D8B">
        <w:t>Department of Psychology, University of Illinois, Champaign, IL, USA</w:t>
      </w:r>
      <w:commentRangeEnd w:id="0"/>
      <w:r w:rsidR="00DC329C" w:rsidRPr="00013D8B">
        <w:rPr>
          <w:rStyle w:val="CommentReference"/>
          <w:sz w:val="24"/>
          <w:szCs w:val="30"/>
          <w:vertAlign w:val="superscript"/>
        </w:rPr>
        <w:commentReference w:id="0"/>
      </w:r>
      <w:commentRangeEnd w:id="1"/>
      <w:r w:rsidR="005739D4" w:rsidRPr="00013D8B">
        <w:rPr>
          <w:rStyle w:val="CommentReference"/>
          <w:sz w:val="24"/>
          <w:szCs w:val="30"/>
          <w:vertAlign w:val="superscript"/>
        </w:rPr>
        <w:commentReference w:id="1"/>
      </w:r>
    </w:p>
    <w:p w14:paraId="34F89003" w14:textId="77777777" w:rsidR="00FF577F" w:rsidRPr="00013D8B" w:rsidRDefault="00FF577F" w:rsidP="00FF577F"/>
    <w:p w14:paraId="3EB991C4" w14:textId="77777777" w:rsidR="00FF577F" w:rsidRPr="00013D8B" w:rsidRDefault="00FF577F" w:rsidP="003218DF">
      <w:r w:rsidRPr="00013D8B">
        <w:t xml:space="preserve">Corresponding author:  </w:t>
      </w:r>
    </w:p>
    <w:p w14:paraId="7019DB66" w14:textId="77777777" w:rsidR="00FF577F" w:rsidRPr="00013D8B" w:rsidRDefault="00FF577F" w:rsidP="003218DF">
      <w:r w:rsidRPr="00013D8B">
        <w:t>Justin S. Rhodes</w:t>
      </w:r>
    </w:p>
    <w:p w14:paraId="2B02D809" w14:textId="77777777" w:rsidR="00FF577F" w:rsidRPr="00013D8B" w:rsidRDefault="00FF577F" w:rsidP="003218DF">
      <w:r w:rsidRPr="00013D8B">
        <w:t>Department of Psychology</w:t>
      </w:r>
    </w:p>
    <w:p w14:paraId="27268E0A" w14:textId="77777777" w:rsidR="00FF577F" w:rsidRPr="00013D8B" w:rsidRDefault="00FF577F" w:rsidP="003218DF">
      <w:r w:rsidRPr="00013D8B">
        <w:t>603 East Daniel St., Champaign, IL 61820</w:t>
      </w:r>
    </w:p>
    <w:p w14:paraId="0D23D507" w14:textId="77777777" w:rsidR="00FF577F" w:rsidRPr="00013D8B" w:rsidRDefault="00FF577F" w:rsidP="003218DF">
      <w:r w:rsidRPr="00013D8B">
        <w:t>Email: jrhodes@illinois.edu</w:t>
      </w:r>
    </w:p>
    <w:p w14:paraId="448614B8" w14:textId="77777777" w:rsidR="00E1149A" w:rsidRDefault="00FF577F" w:rsidP="003218DF">
      <w:pPr>
        <w:rPr>
          <w:b/>
          <w:bCs/>
          <w:u w:val="single"/>
        </w:rPr>
      </w:pPr>
      <w:r w:rsidRPr="00013D8B">
        <w:t>Phone: 503-413-9241</w:t>
      </w:r>
      <w:r w:rsidR="006537FF" w:rsidRPr="00013D8B">
        <w:rPr>
          <w:b/>
          <w:bCs/>
        </w:rPr>
        <w:br w:type="page"/>
      </w:r>
      <w:r w:rsidR="00E1149A" w:rsidRPr="004816FA">
        <w:rPr>
          <w:b/>
          <w:bCs/>
          <w:u w:val="single"/>
        </w:rPr>
        <w:lastRenderedPageBreak/>
        <w:t>Abstract</w:t>
      </w:r>
    </w:p>
    <w:p w14:paraId="66D5BE2B" w14:textId="17410031" w:rsidR="00E1149A" w:rsidRPr="008E35BA" w:rsidDel="00A335BB" w:rsidRDefault="00A335BB" w:rsidP="003218DF">
      <w:pPr>
        <w:rPr>
          <w:del w:id="2" w:author="Rhodes, Justin S" w:date="2026-09-03T11:46:00Z" w16du:dateUtc="2026-09-03T16:46:00Z"/>
        </w:rPr>
      </w:pPr>
      <w:ins w:id="3" w:author="Rhodes, Justin S" w:date="2026-09-03T11:46:00Z" w16du:dateUtc="2026-09-03T16:46:00Z">
        <w:r w:rsidRPr="00A335BB">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A335BB">
          <w:rPr>
            <w:i/>
            <w:iCs/>
            <w:rPrChange w:id="4" w:author="Rhodes, Justin S" w:date="2026-09-03T11:46:00Z" w16du:dateUtc="2026-09-03T16:46:00Z">
              <w:rPr/>
            </w:rPrChange>
          </w:rPr>
          <w:t>Amphiprion ocellaris</w:t>
        </w:r>
        <w:r w:rsidRPr="00A335BB">
          <w:t xml:space="preserve">), males become females after attaining social dominance, but how the brain orchestrates this transition remains poorly understood. We combined single-nucleus multiomics (RNA and ATAC), spatial transcriptomics, </w:t>
        </w:r>
      </w:ins>
      <w:ins w:id="5" w:author="Rhodes, Justin S" w:date="2026-09-04T11:30:00Z" w16du:dateUtc="2026-09-04T16:30:00Z">
        <w:r w:rsidR="00540717">
          <w:t>sex hormone profiling, gonadal histology and</w:t>
        </w:r>
      </w:ins>
      <w:ins w:id="6" w:author="Rhodes, Justin S" w:date="2026-09-03T11:46:00Z" w16du:dateUtc="2026-09-03T16:46:00Z">
        <w:r w:rsidRPr="00A335BB">
          <w:t xml:space="preserve"> behavior</w:t>
        </w:r>
      </w:ins>
      <w:ins w:id="7" w:author="Rhodes, Justin S" w:date="2026-09-04T11:30:00Z" w16du:dateUtc="2026-09-04T16:30:00Z">
        <w:r w:rsidR="00540717">
          <w:t>al analysis</w:t>
        </w:r>
      </w:ins>
      <w:ins w:id="8" w:author="Rhodes, Justin S" w:date="2026-09-03T11:46:00Z" w16du:dateUtc="2026-09-03T16:46:00Z">
        <w:r w:rsidRPr="00A335BB">
          <w:t xml:space="preserve"> to characterize remodeling of the preoptic area (POA)</w:t>
        </w:r>
      </w:ins>
      <w:ins w:id="9" w:author="Rhodes, Justin S" w:date="2026-09-03T11:48:00Z" w16du:dateUtc="2026-09-03T16:48:00Z">
        <w:r>
          <w:t xml:space="preserve"> and adjacent regions</w:t>
        </w:r>
      </w:ins>
      <w:ins w:id="10" w:author="Rhodes, Justin S" w:date="2026-09-03T11:46:00Z" w16du:dateUtc="2026-09-03T16:46:00Z">
        <w:r w:rsidRPr="00A335BB">
          <w:t xml:space="preserve"> across sex change. Analysis of 35,364 nuclei revealed extensive cell-type-specific remodeling, with radial glia cells (RGCs) and POA </w:t>
        </w:r>
      </w:ins>
      <w:ins w:id="11" w:author="Rhodes, Justin S" w:date="2026-09-03T11:48:00Z" w16du:dateUtc="2026-09-03T16:48:00Z">
        <w:r>
          <w:t xml:space="preserve">neurosecretory </w:t>
        </w:r>
      </w:ins>
      <w:ins w:id="12" w:author="Rhodes, Justin S" w:date="2026-09-03T11:46:00Z" w16du:dateUtc="2026-09-03T16:46:00Z">
        <w:r w:rsidRPr="00A335BB">
          <w:t xml:space="preserve">neurons showing </w:t>
        </w:r>
      </w:ins>
      <w:ins w:id="13" w:author="Rhodes, Justin S" w:date="2026-09-04T11:33:00Z" w16du:dateUtc="2026-09-04T16:33:00Z">
        <w:r w:rsidR="00540717">
          <w:t xml:space="preserve">the most </w:t>
        </w:r>
      </w:ins>
      <w:ins w:id="14" w:author="Rhodes, Justin S" w:date="2026-09-03T11:46:00Z" w16du:dateUtc="2026-09-03T16:46:00Z">
        <w:r w:rsidRPr="00A335BB">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w:t>
        </w:r>
        <w:commentRangeStart w:id="15"/>
        <w:r w:rsidRPr="00A335BB">
          <w:t>transcriptional</w:t>
        </w:r>
      </w:ins>
      <w:commentRangeEnd w:id="15"/>
      <w:r w:rsidRPr="00A335BB">
        <w:rPr>
          <w:rStyle w:val="CommentReference"/>
          <w:sz w:val="24"/>
          <w:szCs w:val="30"/>
        </w:rPr>
        <w:commentReference w:id="15"/>
      </w:r>
      <w:ins w:id="16" w:author="Rhodes, Justin S" w:date="2026-09-03T11:46:00Z" w16du:dateUtc="2026-09-03T16:46:00Z">
        <w:r w:rsidRPr="00A335BB">
          <w:t xml:space="preserve">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predicted decreased luteinizing hormone and increased follicle-stimulating hormone production</w:t>
        </w:r>
      </w:ins>
      <w:ins w:id="17" w:author="Rhodes, Justin S" w:date="2026-09-04T11:31:00Z" w16du:dateUtc="2026-09-04T16:31:00Z">
        <w:r w:rsidR="00540717">
          <w:t xml:space="preserve"> </w:t>
        </w:r>
      </w:ins>
      <w:ins w:id="18" w:author="Rhodes, Justin S" w:date="2026-09-04T11:34:00Z" w16du:dateUtc="2026-09-04T16:34:00Z">
        <w:r w:rsidR="00540717">
          <w:t>as</w:t>
        </w:r>
      </w:ins>
      <w:ins w:id="19" w:author="Rhodes, Justin S" w:date="2026-09-04T11:31:00Z" w16du:dateUtc="2026-09-04T16:31:00Z">
        <w:r w:rsidR="00540717">
          <w:t xml:space="preserve"> sex change</w:t>
        </w:r>
      </w:ins>
      <w:ins w:id="20" w:author="Rhodes, Justin S" w:date="2026-09-04T11:34:00Z" w16du:dateUtc="2026-09-04T16:34:00Z">
        <w:r w:rsidR="00540717">
          <w:t xml:space="preserve"> progressed</w:t>
        </w:r>
      </w:ins>
      <w:ins w:id="21" w:author="Rhodes, Justin S" w:date="2026-09-03T11:46:00Z" w16du:dateUtc="2026-09-03T16:46:00Z">
        <w:r w:rsidRPr="00A335BB">
          <w:t xml:space="preserve">. Regulatory analyses implicated </w:t>
        </w:r>
        <w:r w:rsidRPr="00A335BB">
          <w:rPr>
            <w:i/>
            <w:iCs/>
            <w:rPrChange w:id="22" w:author="Rhodes, Justin S" w:date="2026-09-03T11:56:00Z" w16du:dateUtc="2026-09-03T16:56:00Z">
              <w:rPr/>
            </w:rPrChange>
          </w:rPr>
          <w:t>gli1</w:t>
        </w:r>
        <w:r w:rsidRPr="00A335BB">
          <w:t xml:space="preserve"> and </w:t>
        </w:r>
        <w:r w:rsidRPr="00A335BB">
          <w:rPr>
            <w:i/>
            <w:iCs/>
            <w:rPrChange w:id="23" w:author="Rhodes, Justin S" w:date="2026-09-03T11:56:00Z" w16du:dateUtc="2026-09-03T16:56:00Z">
              <w:rPr/>
            </w:rPrChange>
          </w:rPr>
          <w:t>uncx</w:t>
        </w:r>
        <w:r w:rsidRPr="00A335BB">
          <w:t xml:space="preserve"> in RGC remodeling and </w:t>
        </w:r>
        <w:r w:rsidRPr="00A335BB">
          <w:rPr>
            <w:i/>
            <w:iCs/>
            <w:rPrChange w:id="24" w:author="Rhodes, Justin S" w:date="2026-09-03T11:56:00Z" w16du:dateUtc="2026-09-03T16:56:00Z">
              <w:rPr/>
            </w:rPrChange>
          </w:rPr>
          <w:t>esr2b</w:t>
        </w:r>
        <w:r w:rsidRPr="00A335BB">
          <w:t xml:space="preserve">, </w:t>
        </w:r>
        <w:r w:rsidRPr="00A335BB">
          <w:rPr>
            <w:i/>
            <w:iCs/>
            <w:rPrChange w:id="25" w:author="Rhodes, Justin S" w:date="2026-09-03T11:56:00Z" w16du:dateUtc="2026-09-03T16:56:00Z">
              <w:rPr/>
            </w:rPrChange>
          </w:rPr>
          <w:t>pgr</w:t>
        </w:r>
        <w:r w:rsidRPr="00A335BB">
          <w:t xml:space="preserve">, </w:t>
        </w:r>
        <w:r w:rsidRPr="00A335BB">
          <w:rPr>
            <w:i/>
            <w:iCs/>
            <w:rPrChange w:id="26" w:author="Rhodes, Justin S" w:date="2026-09-03T11:56:00Z" w16du:dateUtc="2026-09-03T16:56:00Z">
              <w:rPr/>
            </w:rPrChange>
          </w:rPr>
          <w:t>ar</w:t>
        </w:r>
        <w:r w:rsidRPr="00A335BB">
          <w:t xml:space="preserve">, and </w:t>
        </w:r>
        <w:r w:rsidRPr="00A335BB">
          <w:rPr>
            <w:i/>
            <w:iCs/>
            <w:rPrChange w:id="27" w:author="Rhodes, Justin S" w:date="2026-09-03T11:56:00Z" w16du:dateUtc="2026-09-03T16:56:00Z">
              <w:rPr/>
            </w:rPrChange>
          </w:rPr>
          <w:t>egr1</w:t>
        </w:r>
        <w:r w:rsidRPr="00A335BB">
          <w:t xml:space="preserve"> in POA neurons. Together, these findings support a parallel model in which remodeling of LH-regulating cells and production of new FSH-stimulating cells establish a neural substrate for sex change, while broader feminization of pituitary-regulating circuits follows ovarian development and the altered sex-steroid milieu.</w:t>
        </w:r>
      </w:ins>
      <w:del w:id="28" w:author="Rhodes, Justin S" w:date="2026-09-03T11:46:00Z" w16du:dateUtc="2026-09-03T16:46:00Z">
        <w:r w:rsidR="00E1149A" w:rsidRPr="008E35BA" w:rsidDel="00A335BB">
          <w:delText>Phenotypic plasticity allows organisms to modify behavior, physiology, and morphology in response to changing environmental conditions. Among the most dramatic examples is post</w:delText>
        </w:r>
        <w:r w:rsidR="00E077D8" w:rsidDel="00A335BB">
          <w:delText>-</w:delText>
        </w:r>
        <w:r w:rsidR="00E1149A" w:rsidRPr="008E35BA" w:rsidDel="00A335BB">
          <w:delText>maturational sex change, in which social cues trigger transformation from one functional sex to another during adulthood. In</w:delText>
        </w:r>
        <w:r w:rsidR="00E077D8" w:rsidDel="00A335BB">
          <w:delText xml:space="preserve"> the</w:delText>
        </w:r>
        <w:r w:rsidR="00E1149A" w:rsidRPr="008E35BA" w:rsidDel="00A335BB">
          <w:delText xml:space="preserve"> protandrous anemonefish (</w:delText>
        </w:r>
        <w:r w:rsidR="00E1149A" w:rsidRPr="00D770B1" w:rsidDel="00A335BB">
          <w:rPr>
            <w:i/>
            <w:iCs/>
          </w:rPr>
          <w:delText>Amphiprion ocellaris</w:delText>
        </w:r>
        <w:r w:rsidR="00E1149A" w:rsidRPr="008E35BA" w:rsidDel="00A335BB">
          <w:delText>), males become females after attaining dominant social status, but the cellular</w:delText>
        </w:r>
        <w:r w:rsidR="00F339F4" w:rsidDel="00A335BB">
          <w:delText xml:space="preserve"> and molecular</w:delText>
        </w:r>
        <w:r w:rsidR="00E1149A" w:rsidRPr="008E35BA" w:rsidDel="00A335BB">
          <w:delText xml:space="preserve"> mechanisms through which the brain </w:delText>
        </w:r>
        <w:r w:rsidR="00DC329C" w:rsidDel="00A335BB">
          <w:delText>orchestrates</w:delText>
        </w:r>
        <w:r w:rsidR="00DC329C" w:rsidRPr="008E35BA" w:rsidDel="00A335BB">
          <w:delText xml:space="preserve"> </w:delText>
        </w:r>
        <w:r w:rsidR="00E1149A" w:rsidRPr="008E35BA" w:rsidDel="00A335BB">
          <w:delText>this transition remain poorly understood. Here, we combined single-nucleus multiomics (RNA and ATAC) with Visium HD spatial transcriptomics</w:delText>
        </w:r>
        <w:r w:rsidR="00F339F4" w:rsidDel="00A335BB">
          <w:delText>, gonadal and endocrine physiology, and behavior</w:delText>
        </w:r>
        <w:r w:rsidR="00E1149A" w:rsidRPr="008E35BA" w:rsidDel="00A335BB">
          <w:delText xml:space="preserve"> to characterize remodeling of the preoptic area (POA), a </w:delText>
        </w:r>
        <w:r w:rsidR="00DC329C" w:rsidDel="00A335BB">
          <w:delText xml:space="preserve">region which innervates the pituitary and </w:delText>
        </w:r>
        <w:r w:rsidR="00DC329C" w:rsidRPr="008E35BA" w:rsidDel="00A335BB">
          <w:delText>regulates</w:delText>
        </w:r>
        <w:r w:rsidR="00E1149A" w:rsidRPr="008E35BA" w:rsidDel="00A335BB">
          <w:delText xml:space="preserve"> </w:delText>
        </w:r>
        <w:r w:rsidR="00E077D8" w:rsidDel="00A335BB">
          <w:delText>reproductive physiology</w:delText>
        </w:r>
        <w:r w:rsidR="00E1149A" w:rsidRPr="008E35BA" w:rsidDel="00A335BB">
          <w:delText>, across multiple phases of sex change, including transitional individuals before and after gonadal transformation. Analysis of 35,364 nuclei revealed extensive cell-type-specific remodeling, with radial glia</w:delText>
        </w:r>
        <w:r w:rsidR="00F339F4" w:rsidDel="00A335BB">
          <w:delText xml:space="preserve"> cells (RGCs)</w:delText>
        </w:r>
        <w:r w:rsidR="00E1149A" w:rsidRPr="008E35BA" w:rsidDel="00A335BB">
          <w:delText xml:space="preserve"> and POA neurons exhibiting the largest changes in abundance</w:delText>
        </w:r>
        <w:r w:rsidR="00810A40" w:rsidDel="00A335BB">
          <w:delText xml:space="preserve">, </w:delText>
        </w:r>
        <w:r w:rsidR="00E1149A" w:rsidRPr="008E35BA" w:rsidDel="00A335BB">
          <w:delText>gene expression</w:delText>
        </w:r>
        <w:r w:rsidR="00810A40" w:rsidDel="00A335BB">
          <w:delText>, and chromatin accessibility</w:delText>
        </w:r>
        <w:r w:rsidR="00E1149A" w:rsidRPr="008E35BA" w:rsidDel="00A335BB">
          <w:delText>.</w:delText>
        </w:r>
        <w:r w:rsidR="00810A40" w:rsidRPr="00810A40" w:rsidDel="00A335BB">
          <w:delText xml:space="preserve"> </w:delText>
        </w:r>
        <w:r w:rsidR="00810A40" w:rsidRPr="008E35BA" w:rsidDel="00A335BB">
          <w:delText xml:space="preserve">Machine-learning </w:delText>
        </w:r>
        <w:r w:rsidR="00F94CDE" w:rsidDel="00A335BB">
          <w:delText>models</w:delText>
        </w:r>
        <w:r w:rsidR="00810A40" w:rsidRPr="008E35BA" w:rsidDel="00A335BB">
          <w:delText xml:space="preserve"> revealed that sex change proceeds asynchronously across cell types and that many female-specific transcriptional programs emerge only after gonadal transformation.</w:delText>
        </w:r>
        <w:r w:rsidR="00E1149A" w:rsidRPr="008E35BA" w:rsidDel="00A335BB">
          <w:delText xml:space="preserve"> </w:delText>
        </w:r>
        <w:r w:rsidR="00F339F4" w:rsidDel="00A335BB">
          <w:delText>RGCs</w:delText>
        </w:r>
        <w:r w:rsidR="00E1149A" w:rsidRPr="008E35BA" w:rsidDel="00A335BB">
          <w:delText xml:space="preserve"> displayed reduced expression of brain aromatase and </w:delText>
        </w:r>
        <w:r w:rsidR="00810A40" w:rsidDel="00A335BB">
          <w:delText>transcription factor</w:delText>
        </w:r>
        <w:r w:rsidR="00F94CDE" w:rsidDel="00A335BB">
          <w:delText xml:space="preserve"> expression</w:delText>
        </w:r>
        <w:r w:rsidR="00810A40" w:rsidDel="00A335BB">
          <w:delText xml:space="preserve"> and chromatin accessibility </w:delText>
        </w:r>
        <w:r w:rsidR="00F94CDE" w:rsidDel="00A335BB">
          <w:delText>patterns</w:delText>
        </w:r>
        <w:r w:rsidR="00E1149A" w:rsidRPr="008E35BA" w:rsidDel="00A335BB">
          <w:delText xml:space="preserve"> consistent with enhanced neurogenic activity during the intermediate phase. Concurrently, POA neurons showed evidence </w:delText>
        </w:r>
        <w:r w:rsidR="00F94CDE" w:rsidDel="00A335BB">
          <w:delText>for</w:delText>
        </w:r>
        <w:r w:rsidR="00F94CDE" w:rsidRPr="008E35BA" w:rsidDel="00A335BB">
          <w:delText xml:space="preserve"> </w:delText>
        </w:r>
        <w:r w:rsidR="00E1149A" w:rsidRPr="008E35BA" w:rsidDel="00A335BB">
          <w:delText>increased incorporation of immature neurons, including expansion of a cholecystokinin-expressing population implicated in ovarian development.</w:delText>
        </w:r>
        <w:r w:rsidR="004F6DBB" w:rsidDel="00A335BB">
          <w:delText xml:space="preserve"> Changes in neuropeptide expression in the POA </w:delText>
        </w:r>
      </w:del>
      <w:del w:id="29" w:author="Rhodes, Justin S" w:date="2026-09-03T11:22:00Z" w16du:dateUtc="2026-09-03T16:22:00Z">
        <w:r w:rsidR="004F6DBB" w:rsidDel="00064EA0">
          <w:delText>are consistent with</w:delText>
        </w:r>
      </w:del>
      <w:del w:id="30" w:author="Rhodes, Justin S" w:date="2026-09-03T11:46:00Z" w16du:dateUtc="2026-09-03T16:46:00Z">
        <w:r w:rsidR="004F6DBB" w:rsidDel="00A335BB">
          <w:delText xml:space="preserve"> a decrease in luteinizing hormone</w:delText>
        </w:r>
        <w:r w:rsidR="00F339F4" w:rsidDel="00A335BB">
          <w:delText xml:space="preserve"> (LH)</w:delText>
        </w:r>
        <w:r w:rsidR="004F6DBB" w:rsidDel="00A335BB">
          <w:delText xml:space="preserve"> production and an increase in follicle stimulating hormone</w:delText>
        </w:r>
        <w:r w:rsidR="00F339F4" w:rsidDel="00A335BB">
          <w:delText xml:space="preserve"> (FSH)</w:delText>
        </w:r>
        <w:r w:rsidR="004F6DBB" w:rsidDel="00A335BB">
          <w:delText xml:space="preserve"> production.</w:delText>
        </w:r>
        <w:r w:rsidR="00E1149A" w:rsidRPr="008E35BA" w:rsidDel="00A335BB">
          <w:delText xml:space="preserve"> </w:delText>
        </w:r>
        <w:r w:rsidR="00D770B1" w:rsidDel="00A335BB">
          <w:delText xml:space="preserve">We identify the transcription factors </w:delText>
        </w:r>
        <w:r w:rsidR="00D770B1" w:rsidDel="00A335BB">
          <w:rPr>
            <w:i/>
            <w:iCs/>
          </w:rPr>
          <w:delText xml:space="preserve">gli1 </w:delText>
        </w:r>
        <w:r w:rsidR="00D770B1" w:rsidDel="00A335BB">
          <w:delText xml:space="preserve">and </w:delText>
        </w:r>
        <w:r w:rsidR="00D770B1" w:rsidDel="00A335BB">
          <w:rPr>
            <w:i/>
            <w:iCs/>
          </w:rPr>
          <w:delText>uncx</w:delText>
        </w:r>
        <w:r w:rsidR="00D770B1" w:rsidDel="00A335BB">
          <w:delText xml:space="preserve"> as underpinning transcriptional changes in </w:delText>
        </w:r>
        <w:r w:rsidR="004F6DBB" w:rsidDel="00A335BB">
          <w:delText>RGCs</w:delText>
        </w:r>
        <w:r w:rsidR="00D770B1" w:rsidDel="00A335BB">
          <w:delText xml:space="preserve">, and the steroid hormone receptors </w:delText>
        </w:r>
        <w:r w:rsidR="00D770B1" w:rsidDel="00A335BB">
          <w:rPr>
            <w:i/>
            <w:iCs/>
          </w:rPr>
          <w:delText xml:space="preserve">esr2b, pgr, </w:delText>
        </w:r>
        <w:r w:rsidR="00D770B1" w:rsidDel="00A335BB">
          <w:delText xml:space="preserve">and </w:delText>
        </w:r>
        <w:r w:rsidR="00D770B1" w:rsidDel="00A335BB">
          <w:rPr>
            <w:i/>
            <w:iCs/>
          </w:rPr>
          <w:delText xml:space="preserve">ar, </w:delText>
        </w:r>
        <w:r w:rsidR="00D770B1" w:rsidDel="00A335BB">
          <w:delText xml:space="preserve">and the immediate early gene </w:delText>
        </w:r>
        <w:r w:rsidR="00D770B1" w:rsidDel="00A335BB">
          <w:rPr>
            <w:i/>
            <w:iCs/>
          </w:rPr>
          <w:delText>egr1</w:delText>
        </w:r>
        <w:r w:rsidR="00D770B1" w:rsidDel="00A335BB">
          <w:delText xml:space="preserve"> as regulating transcriptional changes in the POA</w:delText>
        </w:r>
        <w:r w:rsidR="00E71265" w:rsidDel="00A335BB">
          <w:delText xml:space="preserve">. </w:delText>
        </w:r>
        <w:r w:rsidR="00E1149A" w:rsidRPr="008E35BA" w:rsidDel="00A335BB">
          <w:delText xml:space="preserve">Together, these findings support a </w:delText>
        </w:r>
        <w:r w:rsidR="00F339F4" w:rsidDel="00A335BB">
          <w:delText>parallel</w:delText>
        </w:r>
        <w:r w:rsidR="00E1149A" w:rsidRPr="008E35BA" w:rsidDel="00A335BB">
          <w:delText xml:space="preserve"> model in which </w:delText>
        </w:r>
        <w:r w:rsidR="00F339F4" w:rsidDel="00A335BB">
          <w:delText xml:space="preserve">changes in LH regulating cells and production of new FSH stimulating cells </w:delText>
        </w:r>
        <w:r w:rsidR="00E1149A" w:rsidRPr="008E35BA" w:rsidDel="00A335BB">
          <w:delText xml:space="preserve">establish the neural substrate for sex change, while widespread feminization of </w:delText>
        </w:r>
        <w:r w:rsidR="00810A40" w:rsidDel="00A335BB">
          <w:delText>pituitary regulating</w:delText>
        </w:r>
        <w:r w:rsidR="00810A40" w:rsidRPr="008E35BA" w:rsidDel="00A335BB">
          <w:delText xml:space="preserve"> </w:delText>
        </w:r>
        <w:r w:rsidR="00E1149A" w:rsidRPr="008E35BA" w:rsidDel="00A335BB">
          <w:delText>circuits follows ovarian development</w:delText>
        </w:r>
        <w:r w:rsidR="00D770B1" w:rsidDel="00A335BB">
          <w:delText xml:space="preserve"> and changes in the sex steroid hormone milieu</w:delText>
        </w:r>
        <w:r w:rsidR="00E1149A" w:rsidRPr="008E35BA" w:rsidDel="00A335BB">
          <w:delText>.</w:delText>
        </w:r>
      </w:del>
    </w:p>
    <w:p w14:paraId="30ED63F8" w14:textId="77777777" w:rsidR="00E1149A" w:rsidRPr="004816FA" w:rsidRDefault="00E1149A" w:rsidP="003218DF"/>
    <w:p w14:paraId="285DA173" w14:textId="77777777" w:rsidR="00E1149A" w:rsidRDefault="00E1149A">
      <w:pPr>
        <w:rPr>
          <w:b/>
          <w:bCs/>
          <w:u w:val="single"/>
        </w:rPr>
      </w:pPr>
      <w:r>
        <w:rPr>
          <w:b/>
          <w:bCs/>
          <w:u w:val="single"/>
        </w:rPr>
        <w:br w:type="page"/>
      </w:r>
    </w:p>
    <w:p w14:paraId="1E20ED99" w14:textId="0E492D5A" w:rsidR="00E1149A" w:rsidRPr="00810A40" w:rsidRDefault="00E1149A" w:rsidP="003218DF">
      <w:pPr>
        <w:rPr>
          <w:b/>
          <w:bCs/>
        </w:rPr>
      </w:pPr>
      <w:r w:rsidRPr="00810A40">
        <w:rPr>
          <w:b/>
          <w:bCs/>
        </w:rPr>
        <w:lastRenderedPageBreak/>
        <w:t>Introduction</w:t>
      </w:r>
    </w:p>
    <w:p w14:paraId="7047CB83" w14:textId="2BB387AA" w:rsidR="00E1149A" w:rsidRDefault="00E1149A" w:rsidP="003218DF">
      <w:r>
        <w:t xml:space="preserve">The ability of the adult brain to reorganize in response to changing environmental conditions is one of the most remarkable adaptations in biology. Across </w:t>
      </w:r>
      <w:r w:rsidR="00810A40">
        <w:t>vertebrate taxa</w:t>
      </w:r>
      <w:r>
        <w:t xml:space="preserve">, </w:t>
      </w:r>
      <w:r w:rsidR="00810A40">
        <w:t>neuroplasticity</w:t>
      </w:r>
      <w:r>
        <w:t xml:space="preserve"> allows animals to modify behavior, physiology, and reproduction in ways that improve fitness in an unpredictable world. </w:t>
      </w:r>
      <w:ins w:id="31" w:author="Rhodes, Justin S" w:date="2026-09-03T08:34:00Z" w16du:dateUtc="2026-09-03T13:34:00Z">
        <w:r w:rsidR="00CC4CF3" w:rsidRPr="00CC4CF3">
          <w:t>Such plasticity can be extensive, ranging from changes in neural structure and connectivity to adult neurogenesis and, in some vertebrates, regeneration of damaged neural tissue</w:t>
        </w:r>
      </w:ins>
      <w:ins w:id="32" w:author="Rhodes, Justin S" w:date="2026-09-03T08:35:00Z" w16du:dateUtc="2026-09-03T13:35:00Z">
        <w:r w:rsidR="00CC4CF3">
          <w:t xml:space="preserve"> (</w:t>
        </w:r>
        <w:r w:rsidR="00CC4CF3" w:rsidRPr="00CC4CF3">
          <w:rPr>
            <w:highlight w:val="yellow"/>
            <w:rPrChange w:id="33" w:author="Rhodes, Justin S" w:date="2026-09-03T08:35:00Z" w16du:dateUtc="2026-09-03T13:35:00Z">
              <w:rPr/>
            </w:rPrChange>
          </w:rPr>
          <w:t>needs citations</w:t>
        </w:r>
        <w:r w:rsidR="00CC4CF3">
          <w:t>)</w:t>
        </w:r>
      </w:ins>
      <w:ins w:id="34" w:author="Rhodes, Justin S" w:date="2026-09-03T08:34:00Z" w16du:dateUtc="2026-09-03T13:34:00Z">
        <w:r w:rsidR="00CC4CF3" w:rsidRPr="00CC4CF3">
          <w:t>. Yet few naturally occurring forms of adult plasticity require the brain to coordinate a transformation across so many levels of biological organization</w:t>
        </w:r>
      </w:ins>
      <w:ins w:id="35" w:author="Rhodes, Justin S" w:date="2026-09-03T08:35:00Z" w16du:dateUtc="2026-09-03T13:35:00Z">
        <w:r w:rsidR="00CC4CF3">
          <w:t xml:space="preserve"> (</w:t>
        </w:r>
        <w:r w:rsidR="00CC4CF3" w:rsidRPr="00CC4CF3">
          <w:rPr>
            <w:highlight w:val="yellow"/>
            <w:rPrChange w:id="36" w:author="Rhodes, Justin S" w:date="2026-09-03T08:35:00Z" w16du:dateUtc="2026-09-03T13:35:00Z">
              <w:rPr/>
            </w:rPrChange>
          </w:rPr>
          <w:t>can cite the salamander work</w:t>
        </w:r>
        <w:r w:rsidR="00CC4CF3">
          <w:t>)</w:t>
        </w:r>
      </w:ins>
      <w:ins w:id="37" w:author="Rhodes, Justin S" w:date="2026-09-03T08:34:00Z" w16du:dateUtc="2026-09-03T13:34:00Z">
        <w:r w:rsidR="00CC4CF3" w:rsidRPr="00CC4CF3">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 major challenge in biology</w:t>
        </w:r>
      </w:ins>
      <w:ins w:id="38" w:author="Rhodes, Justin S" w:date="2026-09-03T08:36:00Z" w16du:dateUtc="2026-09-03T13:36:00Z">
        <w:r w:rsidR="006B2C09">
          <w:t xml:space="preserve"> (</w:t>
        </w:r>
        <w:r w:rsidR="006B2C09" w:rsidRPr="006B2C09">
          <w:rPr>
            <w:highlight w:val="yellow"/>
            <w:rPrChange w:id="39" w:author="Rhodes, Justin S" w:date="2026-09-03T08:36:00Z" w16du:dateUtc="2026-09-03T13:36:00Z">
              <w:rPr/>
            </w:rPrChange>
          </w:rPr>
          <w:t>can cite the salamander work here too if you want, and some of our earlier papers</w:t>
        </w:r>
        <w:r w:rsidR="006B2C09">
          <w:t>)</w:t>
        </w:r>
      </w:ins>
      <w:ins w:id="40" w:author="Rhodes, Justin S" w:date="2026-09-03T08:34:00Z" w16du:dateUtc="2026-09-03T13:34:00Z">
        <w:r w:rsidR="00CC4CF3" w:rsidRPr="00CC4CF3">
          <w:t>.</w:t>
        </w:r>
      </w:ins>
      <w:del w:id="41" w:author="Rhodes, Justin S" w:date="2026-09-03T08:34:00Z" w16du:dateUtc="2026-09-03T13:34:00Z">
        <w:r w:rsidDel="00CC4CF3">
          <w:delText>Most examples, however, involve relatively modest adjustments in function, such as changes in learning, memory, motivation, stress responsiveness, or reproductive state.</w:delText>
        </w:r>
        <w:r w:rsidR="00810A40" w:rsidDel="00CC4CF3">
          <w:delText>(</w:delText>
        </w:r>
        <w:r w:rsidR="00810A40" w:rsidRPr="00D770B1" w:rsidDel="00CC4CF3">
          <w:rPr>
            <w:highlight w:val="yellow"/>
          </w:rPr>
          <w:delText>CITATION NEEDED</w:delText>
        </w:r>
        <w:r w:rsidR="00810A40" w:rsidDel="00CC4CF3">
          <w:delText>)</w:delText>
        </w:r>
        <w:r w:rsidDel="00CC4CF3">
          <w:delText xml:space="preserve"> Far less is known about how the adult brain coordinates large-scale functional reorganization of the entire organism. Understanding how </w:delText>
        </w:r>
        <w:r w:rsidR="00810A40" w:rsidDel="00CC4CF3">
          <w:delText xml:space="preserve">the brain </w:delText>
        </w:r>
        <w:r w:rsidDel="00CC4CF3">
          <w:delText>initiate</w:delText>
        </w:r>
        <w:r w:rsidR="00810A40" w:rsidDel="00CC4CF3">
          <w:delText>s</w:delText>
        </w:r>
        <w:r w:rsidDel="00CC4CF3">
          <w:delText xml:space="preserve"> and orchestrate</w:delText>
        </w:r>
        <w:r w:rsidR="00E71265" w:rsidDel="00CC4CF3">
          <w:delText>s</w:delText>
        </w:r>
        <w:r w:rsidDel="00CC4CF3">
          <w:delText xml:space="preserve"> such transformations remains a major challenge in biology.</w:delText>
        </w:r>
      </w:del>
    </w:p>
    <w:p w14:paraId="0D5764FE" w14:textId="77777777" w:rsidR="00E1149A" w:rsidDel="00064EA0" w:rsidRDefault="00E1149A" w:rsidP="003218DF">
      <w:pPr>
        <w:rPr>
          <w:del w:id="42" w:author="Rhodes, Justin S" w:date="2026-09-03T11:23:00Z" w16du:dateUtc="2026-09-03T16:23:00Z"/>
        </w:rPr>
      </w:pPr>
    </w:p>
    <w:p w14:paraId="6CCA1640" w14:textId="2BF91B86" w:rsidR="00E1149A" w:rsidDel="00064EA0" w:rsidRDefault="00E1149A" w:rsidP="003218DF">
      <w:pPr>
        <w:rPr>
          <w:del w:id="43" w:author="Rhodes, Justin S" w:date="2026-09-03T11:23:00Z" w16du:dateUtc="2026-09-03T16:23:00Z"/>
        </w:rPr>
      </w:pPr>
      <w:del w:id="44" w:author="Rhodes, Justin S" w:date="2026-09-03T11:23:00Z" w16du:dateUtc="2026-09-03T16:23:00Z">
        <w:r w:rsidDel="00064EA0">
          <w:delText>Sequential hermaphroditism represents one of the most dramatic examples of organismal plasticity. In many coral reef fishes, social information perceived by the brain triggers a complete transformation from one reproductive sex to the other during adulthood. This transition requires coordinated remodeling of reproductive physiology</w:delText>
        </w:r>
        <w:r w:rsidR="00933230" w:rsidDel="00064EA0">
          <w:delText xml:space="preserve">, </w:delText>
        </w:r>
        <w:r w:rsidR="003979F8" w:rsidDel="00064EA0">
          <w:delText>morphology</w:delText>
        </w:r>
        <w:r w:rsidDel="00064EA0">
          <w:delText>,</w:delText>
        </w:r>
        <w:r w:rsidR="00933230" w:rsidDel="00064EA0">
          <w:delText xml:space="preserve"> </w:delText>
        </w:r>
        <w:r w:rsidDel="00064EA0">
          <w:delText xml:space="preserve">endocrine </w:delText>
        </w:r>
        <w:r w:rsidR="003979F8" w:rsidDel="00064EA0">
          <w:delText>milieu</w:delText>
        </w:r>
        <w:r w:rsidDel="00064EA0">
          <w:delText xml:space="preserve">, and behavior. As a result, sex-changing fishes provide a unique </w:delText>
        </w:r>
        <w:r w:rsidR="003979F8" w:rsidDel="00064EA0">
          <w:delText xml:space="preserve">model </w:delText>
        </w:r>
        <w:r w:rsidDel="00064EA0">
          <w:delText>to understand how the adult brain can direct extensive biological remodeling across multiple levels of organization, from gene expression</w:delText>
        </w:r>
        <w:r w:rsidR="003979F8" w:rsidDel="00064EA0">
          <w:delText xml:space="preserve"> and chromatin structure</w:delText>
        </w:r>
        <w:r w:rsidDel="00064EA0">
          <w:delText xml:space="preserve"> to physiology and behavior.</w:delText>
        </w:r>
      </w:del>
    </w:p>
    <w:p w14:paraId="1FC47503" w14:textId="77777777" w:rsidR="00E1149A" w:rsidRPr="00C24678" w:rsidRDefault="00E1149A" w:rsidP="003218DF"/>
    <w:p w14:paraId="4EC9ACF6" w14:textId="4971C2EF" w:rsidR="00E1149A" w:rsidRPr="00C24678" w:rsidRDefault="00E1149A" w:rsidP="003218DF">
      <w:r w:rsidRPr="00C24678">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t>change</w:t>
      </w:r>
      <w:r w:rsidRPr="00C24678">
        <w:t>, gonadal steroid hormones further reinforce male physiology, morphology, and behavior</w:t>
      </w:r>
      <w:r w:rsidR="00933230">
        <w:t xml:space="preserve"> </w:t>
      </w:r>
      <w:r w:rsidR="00933230">
        <w:fldChar w:fldCharType="begin"/>
      </w:r>
      <w:r w:rsidR="00933230">
        <w:instrText xml:space="preserve"> ADDIN ZOTERO_ITEM CSL_CITATION {"citationID":"4RMgEEgJ","properties":{"unsorted":false,"formattedCitation":"(1)","plainCitation":"(1)","noteIndex":0},"citationItems":[{"id":12,"uris":["http://zotero.org/users/11313215/items/XSLSMKMD"],"itemData":{"id":12,"type":"article-journal","abstract":"The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fldChar w:fldCharType="separate"/>
      </w:r>
      <w:r w:rsidR="00933230">
        <w:rPr>
          <w:noProof/>
        </w:rPr>
        <w:t>(1)</w:t>
      </w:r>
      <w:r w:rsidR="00933230">
        <w:fldChar w:fldCharType="end"/>
      </w:r>
      <w:r w:rsidRPr="00C24678">
        <w:t>.</w:t>
      </w:r>
    </w:p>
    <w:p w14:paraId="29FD2E0A" w14:textId="77777777" w:rsidR="00E1149A" w:rsidRPr="00C24678" w:rsidRDefault="00E1149A" w:rsidP="003218DF"/>
    <w:p w14:paraId="70DBF2D9" w14:textId="6C40C4D2" w:rsidR="00E1149A" w:rsidRDefault="00E1149A" w:rsidP="003218DF">
      <w:r w:rsidRPr="00B74E42">
        <w:t>Protandrous sex change in anemonefish (</w:t>
      </w:r>
      <w:r w:rsidRPr="00D770B1">
        <w:rPr>
          <w:i/>
          <w:iCs/>
        </w:rPr>
        <w:t>Amphiprion</w:t>
      </w:r>
      <w:r w:rsidRPr="00B74E42">
        <w:t xml:space="preserve"> spp.) appears to follow a fundamentally different trajectory</w:t>
      </w:r>
      <w:r w:rsidR="00933230">
        <w:t xml:space="preserve"> </w:t>
      </w:r>
      <w:r w:rsidR="00933230">
        <w:fldChar w:fldCharType="begin"/>
      </w:r>
      <w:r w:rsidR="00933230">
        <w:instrText xml:space="preserve"> ADDIN ZOTERO_ITEM CSL_CITATION {"citationID":"mZMcj6Re","properties":{"unsorted":false,"formattedCitation":"(2)","plainCitation":"(2)","noteIndex":0},"citationItems":[{"id":4563,"uris":["http://zotero.org/users/11313215/items/8RMJ4EHJ"],"itemData":{"id":4563,"type":"article-journal","abstract":"Sex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fldChar w:fldCharType="separate"/>
      </w:r>
      <w:r w:rsidR="00933230">
        <w:rPr>
          <w:noProof/>
        </w:rPr>
        <w:t>(2)</w:t>
      </w:r>
      <w:r w:rsidR="00933230">
        <w:fldChar w:fldCharType="end"/>
      </w:r>
      <w:r w:rsidRPr="00B74E42">
        <w:t xml:space="preserve">. Following social ascent, sex-changing individuals can remain in an intermediate state for months before ovarian development occurs. During this period, male reproductive behaviors, circulating steroid </w:t>
      </w:r>
      <w:r w:rsidR="003979F8">
        <w:t>milieu</w:t>
      </w:r>
      <w:r w:rsidRPr="00B74E42">
        <w:t xml:space="preserve">, and portions of the male gonad are </w:t>
      </w:r>
      <w:del w:id="45" w:author="Rhodes, Justin S" w:date="2026-09-03T11:58:00Z" w16du:dateUtc="2026-09-03T16:58:00Z">
        <w:r w:rsidRPr="00B74E42" w:rsidDel="00A335BB">
          <w:delText xml:space="preserve">largely </w:delText>
        </w:r>
      </w:del>
      <w:r w:rsidRPr="00B74E42">
        <w:t xml:space="preserve">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t>likely</w:t>
      </w:r>
      <w:r w:rsidRPr="00B74E42">
        <w:t xml:space="preserve"> reflect</w:t>
      </w:r>
      <w:r w:rsidR="00D770B1">
        <w:t>s</w:t>
      </w:r>
      <w:r w:rsidRPr="00B74E42">
        <w:t xml:space="preserve"> reproductive stasis associated with the cessation of spawning rather than gonadal sex change itself. Only later</w:t>
      </w:r>
      <w:r w:rsidR="003979F8">
        <w:t xml:space="preserve"> </w:t>
      </w:r>
      <w:r w:rsidRPr="00B74E42">
        <w:t xml:space="preserve">does the remaining testicular tissue disappear </w:t>
      </w:r>
      <w:r w:rsidR="00E53DE5">
        <w:t xml:space="preserve">and </w:t>
      </w:r>
      <w:r w:rsidR="003979F8">
        <w:t>vitellogenesis occurs</w:t>
      </w:r>
      <w:r w:rsidR="00933230">
        <w:t xml:space="preserve"> </w:t>
      </w:r>
      <w:r w:rsidR="00933230">
        <w:fldChar w:fldCharType="begin"/>
      </w:r>
      <w:r w:rsidR="00933230">
        <w:instrText xml:space="preserve"> ADDIN ZOTERO_ITEM CSL_CITATION {"citationID":"Hew3RTDY","properties":{"unsorted":false,"formattedCitation":"(3)","plainCitation":"(3)","noteIndex":0},"citationItems":[{"id":43,"uris":["http://zotero.org/users/11313215/items/TBICN8KA"],"itemData":{"id":43,"type":"article-journal","abstract":"Many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fldChar w:fldCharType="separate"/>
      </w:r>
      <w:r w:rsidR="00933230">
        <w:rPr>
          <w:noProof/>
        </w:rPr>
        <w:t>(3)</w:t>
      </w:r>
      <w:r w:rsidR="00933230">
        <w:fldChar w:fldCharType="end"/>
      </w:r>
      <w:r w:rsidRPr="00B74E42">
        <w:t>.</w:t>
      </w:r>
      <w:ins w:id="46" w:author="Rhodes, Justin S" w:date="2026-09-03T13:25:00Z" w16du:dateUtc="2026-09-03T18:25:00Z">
        <w:r w:rsidR="00D14B33" w:rsidRPr="00D14B33">
          <w:t xml:space="preserve"> These observations suggest that, unlike the progressive feminization of protogynous species, sex change in anemonefish proceed</w:t>
        </w:r>
        <w:r w:rsidR="00D14B33">
          <w:t>s</w:t>
        </w:r>
        <w:r w:rsidR="00D14B33" w:rsidRPr="00D14B33">
          <w:t xml:space="preserve"> in two distinct stages: a prolonged period of reproductive stasis followed by overt gonadal transformation.</w:t>
        </w:r>
      </w:ins>
      <w:del w:id="47" w:author="Rhodes, Justin S" w:date="2026-09-03T13:25:00Z" w16du:dateUtc="2026-09-03T18:25:00Z">
        <w:r w:rsidRPr="00B74E42" w:rsidDel="00D14B33">
          <w:delText xml:space="preserve"> </w:delText>
        </w:r>
      </w:del>
      <w:del w:id="48" w:author="Rhodes, Justin S" w:date="2026-09-03T13:24:00Z" w16du:dateUtc="2026-09-03T18:24:00Z">
        <w:r w:rsidRPr="00B74E42" w:rsidDel="00D14B33">
          <w:delText>These observations suggest that, unlike protogynous species, substantial aspects of sex change in anemonefish occur before overt gonadal transformation.</w:delText>
        </w:r>
      </w:del>
    </w:p>
    <w:p w14:paraId="41005808" w14:textId="77777777" w:rsidR="00E1149A" w:rsidRDefault="00E1149A" w:rsidP="003218DF"/>
    <w:p w14:paraId="453E05A5" w14:textId="1B3837BC" w:rsidR="00E1149A" w:rsidRPr="00C24678" w:rsidRDefault="00E1149A" w:rsidP="003218DF">
      <w:r w:rsidRPr="00C24678">
        <w:t xml:space="preserve">Despite the apparent stability of the gonads during this prolonged intermediate period, previous work suggests that substantial neural remodeling is already underway. The preoptic area (POA), a conserved </w:t>
      </w:r>
      <w:r w:rsidR="003979F8">
        <w:t>reproductive</w:t>
      </w:r>
      <w:r w:rsidR="003979F8" w:rsidRPr="00C24678">
        <w:t xml:space="preserve"> </w:t>
      </w:r>
      <w:r w:rsidRPr="00C24678">
        <w:t xml:space="preserve">center that regulates </w:t>
      </w:r>
      <w:r w:rsidR="00CF7C9D">
        <w:t>pituitary gonadotrophs</w:t>
      </w:r>
      <w:r w:rsidRPr="00C24678">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t>s</w:t>
      </w:r>
      <w:r w:rsidRPr="00C24678">
        <w:t xml:space="preserve"> and potentially contribute</w:t>
      </w:r>
      <w:r w:rsidR="00CF7C9D">
        <w:t>s</w:t>
      </w:r>
      <w:r w:rsidRPr="00C24678">
        <w:t xml:space="preserve"> to subsequent gonadal feminization</w:t>
      </w:r>
      <w:r w:rsidR="00933230">
        <w:t xml:space="preserve"> </w:t>
      </w:r>
      <w:r w:rsidR="00933230">
        <w:fldChar w:fldCharType="begin"/>
      </w:r>
      <w:r w:rsidR="00933230">
        <w:instrText xml:space="preserve"> ADDIN ZOTERO_ITEM CSL_CITATION {"citationID":"C3YqLQBn","properties":{"unsorted":false,"formattedCitation":"(4)","plainCitation":"(4)","noteIndex":0},"citationItems":[{"id":16,"uris":["http://zotero.org/users/11313215/items/VGA9PBJ3"],"itemData":{"id":16,"type":"article-journal","abstract":"Sex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fldChar w:fldCharType="separate"/>
      </w:r>
      <w:r w:rsidR="00933230">
        <w:rPr>
          <w:noProof/>
        </w:rPr>
        <w:t>(4)</w:t>
      </w:r>
      <w:r w:rsidR="00933230">
        <w:fldChar w:fldCharType="end"/>
      </w:r>
      <w:r w:rsidRPr="00C24678">
        <w:t xml:space="preserve">. However, the identities of the newly generated cells, and </w:t>
      </w:r>
      <w:r w:rsidRPr="00C24678">
        <w:lastRenderedPageBreak/>
        <w:t xml:space="preserve">the extent to which neurogenesis contributes to functional remodeling of </w:t>
      </w:r>
      <w:r w:rsidR="00E71265">
        <w:t>the POA</w:t>
      </w:r>
      <w:r w:rsidR="003979F8" w:rsidRPr="00C24678">
        <w:t xml:space="preserve"> </w:t>
      </w:r>
      <w:r w:rsidRPr="00C24678">
        <w:t>remain</w:t>
      </w:r>
      <w:r w:rsidR="00E71265">
        <w:t>s</w:t>
      </w:r>
      <w:r w:rsidRPr="00C24678">
        <w:t xml:space="preserve"> unknown.</w:t>
      </w:r>
    </w:p>
    <w:p w14:paraId="776B6381" w14:textId="77777777" w:rsidR="00E1149A" w:rsidRPr="00C24678" w:rsidRDefault="00E1149A" w:rsidP="003218DF"/>
    <w:p w14:paraId="6DD54086" w14:textId="47491562" w:rsidR="00E1149A" w:rsidRPr="00C24678" w:rsidRDefault="00E1149A" w:rsidP="003218DF">
      <w:r w:rsidRPr="00C24678">
        <w:t xml:space="preserve">A major challenge in understanding protandrous sex change has been the lack of </w:t>
      </w:r>
      <w:r w:rsidR="003979F8">
        <w:t xml:space="preserve">cell-level </w:t>
      </w:r>
      <w:r w:rsidR="00C77AD7">
        <w:t>information</w:t>
      </w:r>
      <w:r w:rsidRPr="00C24678">
        <w:t xml:space="preserve"> about the neural populations involved. Recently, we generated the first single-nucleus transcriptomic atlas of the sex-changing anemonefish forebrain, including the telencephalon and </w:t>
      </w:r>
      <w:r w:rsidR="00933230">
        <w:t>POA</w:t>
      </w:r>
      <w:r w:rsidRPr="00C24678">
        <w:t xml:space="preserve">, and identified extensive </w:t>
      </w:r>
      <w:r w:rsidR="00CF7C9D">
        <w:t>sex differences</w:t>
      </w:r>
      <w:r w:rsidRPr="00C24678">
        <w:t xml:space="preserve"> across neuronal and glial populations. That study revealed widespread sex differences in gene expression, cell-type abundance</w:t>
      </w:r>
      <w:r w:rsidR="00C77AD7">
        <w:t xml:space="preserve">, </w:t>
      </w:r>
      <w:r w:rsidRPr="00C24678">
        <w:t>and predicted cellular communication networks. Particularly striking differences were observed among radial glia</w:t>
      </w:r>
      <w:r w:rsidR="00CF7C9D">
        <w:t>l cells (RGCs)</w:t>
      </w:r>
      <w:r w:rsidRPr="00C24678">
        <w:t xml:space="preserve"> and </w:t>
      </w:r>
      <w:r w:rsidR="00E71265">
        <w:t xml:space="preserve">putatively </w:t>
      </w:r>
      <w:r w:rsidR="00C77AD7">
        <w:t>POA</w:t>
      </w:r>
      <w:r w:rsidRPr="00C24678">
        <w:t xml:space="preserve"> </w:t>
      </w:r>
      <w:ins w:id="49" w:author="Rhodes, Justin S" w:date="2026-09-03T13:27:00Z" w16du:dateUtc="2026-09-03T18:27:00Z">
        <w:r w:rsidR="00D14B33">
          <w:t xml:space="preserve">neurosecretory </w:t>
        </w:r>
      </w:ins>
      <w:r w:rsidRPr="00C24678">
        <w:t xml:space="preserve">populations implicated in gonadal regulation. These findings established the male and female endpoints of neural </w:t>
      </w:r>
      <w:r w:rsidR="00D770B1">
        <w:t>sex change</w:t>
      </w:r>
      <w:r w:rsidRPr="00C24678">
        <w:t xml:space="preserve"> and identified the </w:t>
      </w:r>
      <w:r w:rsidR="00C77AD7">
        <w:t>POA</w:t>
      </w:r>
      <w:r w:rsidRPr="00C24678">
        <w:t xml:space="preserve"> as a major site of cellular remodeling </w:t>
      </w:r>
      <w:r w:rsidR="00D770B1">
        <w:t>during the process</w:t>
      </w:r>
      <w:r w:rsidR="00933230">
        <w:t xml:space="preserve"> </w:t>
      </w:r>
      <w:r w:rsidR="00933230">
        <w:fldChar w:fldCharType="begin"/>
      </w:r>
      <w:r w:rsidR="00933230">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fldChar w:fldCharType="separate"/>
      </w:r>
      <w:r w:rsidR="00933230">
        <w:rPr>
          <w:noProof/>
        </w:rPr>
        <w:t>(5)</w:t>
      </w:r>
      <w:r w:rsidR="00933230">
        <w:fldChar w:fldCharType="end"/>
      </w:r>
      <w:r w:rsidRPr="00C24678">
        <w:t>.</w:t>
      </w:r>
    </w:p>
    <w:p w14:paraId="29194DD7" w14:textId="77777777" w:rsidR="00E1149A" w:rsidRPr="00C24678" w:rsidRDefault="00E1149A" w:rsidP="003218DF"/>
    <w:p w14:paraId="4ACC0001" w14:textId="567D8FF5" w:rsidR="00E1149A" w:rsidRDefault="00E1149A" w:rsidP="003218DF">
      <w:r w:rsidRPr="00B74E42">
        <w:t xml:space="preserve">However, the previous </w:t>
      </w:r>
      <w:r w:rsidR="00C77AD7">
        <w:t>study</w:t>
      </w:r>
      <w:r w:rsidR="00C77AD7" w:rsidRPr="00B74E42">
        <w:t xml:space="preserve"> </w:t>
      </w:r>
      <w:r w:rsidRPr="00B74E42">
        <w:t xml:space="preserve">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w:t>
      </w:r>
      <w:r w:rsidR="00C77AD7">
        <w:t>the POA</w:t>
      </w:r>
      <w:r w:rsidRPr="00B74E42">
        <w:t xml:space="preserve"> arise during the prolonged period of reproductive stasis, during gonadal transformation itself, or only after female reproductive physiology has been established. Furthermore, because </w:t>
      </w:r>
      <w:r w:rsidR="00C77AD7">
        <w:t>that analysis</w:t>
      </w:r>
      <w:r w:rsidRPr="00B74E42">
        <w:t xml:space="preserve"> sampled the entire telencephalon</w:t>
      </w:r>
      <w:r w:rsidR="00D770B1">
        <w:t>,</w:t>
      </w:r>
      <w:r w:rsidRPr="00B74E42">
        <w:t xml:space="preserve"> </w:t>
      </w:r>
      <w:r w:rsidR="00CF7C9D">
        <w:t>only a limited number of nuclei from the POA were sampled</w:t>
      </w:r>
      <w:r w:rsidRPr="00B74E42">
        <w:t xml:space="preserve">. Although this population exhibited some of the most striking sex differences in the dataset, its limited representation constrained our ability to resolve </w:t>
      </w:r>
      <w:r w:rsidR="00C77AD7">
        <w:t xml:space="preserve">changes in </w:t>
      </w:r>
      <w:r w:rsidRPr="00B74E42">
        <w:t xml:space="preserve">this key </w:t>
      </w:r>
      <w:r w:rsidR="00CF7C9D">
        <w:t>population</w:t>
      </w:r>
      <w:r w:rsidRPr="00B74E42">
        <w:t xml:space="preserve">. We therefore focused the present study on a targeted dissection centered on the POA and adjacent </w:t>
      </w:r>
      <w:r w:rsidR="00C77AD7">
        <w:t>regions</w:t>
      </w:r>
      <w:r w:rsidRPr="00B74E42">
        <w:t xml:space="preserve"> while removing most of the telencephalon, </w:t>
      </w:r>
      <w:r w:rsidR="00CF7C9D">
        <w:t>enriching</w:t>
      </w:r>
      <w:r w:rsidRPr="00B74E42">
        <w:t xml:space="preserve"> representation of</w:t>
      </w:r>
      <w:r w:rsidR="00CF7C9D">
        <w:t xml:space="preserve"> the</w:t>
      </w:r>
      <w:r w:rsidRPr="00B74E42">
        <w:t xml:space="preserve"> </w:t>
      </w:r>
      <w:r w:rsidR="00CF7C9D">
        <w:t>POA in our dataset</w:t>
      </w:r>
      <w:r w:rsidRPr="00B74E42">
        <w:t>.</w:t>
      </w:r>
    </w:p>
    <w:p w14:paraId="0F290A79" w14:textId="77777777" w:rsidR="00E1149A" w:rsidRPr="00C24678" w:rsidRDefault="00E1149A" w:rsidP="003218DF"/>
    <w:p w14:paraId="0C75A6B5" w14:textId="7C331A93" w:rsidR="00E1149A" w:rsidRDefault="00D770B1" w:rsidP="003218DF">
      <w:pPr>
        <w:rPr>
          <w:b/>
          <w:bCs/>
          <w:u w:val="single"/>
        </w:rPr>
      </w:pPr>
      <w:r>
        <w:t>Here, w</w:t>
      </w:r>
      <w:r w:rsidR="00AB19C0" w:rsidRPr="00AB19C0">
        <w:t xml:space="preserve">e combine single-nucleus multiomics with spatial transcriptomics to characterize the </w:t>
      </w:r>
      <w:r w:rsidR="00CF7C9D">
        <w:t>POA</w:t>
      </w:r>
      <w:r w:rsidR="00AB19C0" w:rsidRPr="00AB19C0">
        <w:t xml:space="preserve"> </w:t>
      </w:r>
      <w:r w:rsidR="00B04808">
        <w:t xml:space="preserve">and </w:t>
      </w:r>
      <w:del w:id="50" w:author="Rhodes, Justin S" w:date="2026-09-03T11:24:00Z" w16du:dateUtc="2026-09-03T16:24:00Z">
        <w:r w:rsidR="00B04808" w:rsidDel="00064EA0">
          <w:delText xml:space="preserve">surrounding </w:delText>
        </w:r>
      </w:del>
      <w:ins w:id="51" w:author="Rhodes, Justin S" w:date="2026-09-03T11:24:00Z" w16du:dateUtc="2026-09-03T16:24:00Z">
        <w:r w:rsidR="00064EA0">
          <w:t xml:space="preserve">adjacent </w:t>
        </w:r>
      </w:ins>
      <w:r w:rsidR="00B04808">
        <w:t xml:space="preserve">regions </w:t>
      </w:r>
      <w:r w:rsidR="00AB19C0" w:rsidRPr="00AB19C0">
        <w:t xml:space="preserve">across multiple stages of protandrous sex change. By integrating transcriptional state, chromatin accessibility, spatial localization, endocrine phenotype, gonadal morphology, and behavior, we </w:t>
      </w:r>
      <w:r w:rsidR="00E44871">
        <w:t>show</w:t>
      </w:r>
      <w:r w:rsidR="00E44871" w:rsidRPr="00AB19C0">
        <w:t xml:space="preserve"> </w:t>
      </w:r>
      <w:r w:rsidR="00AB19C0" w:rsidRPr="00AB19C0">
        <w:t xml:space="preserve">the cellular and molecular progression of sex change from reproductive males through intermediate stages to reproductive females. Our analyses reveal stage-specific remodeling of </w:t>
      </w:r>
      <w:r w:rsidR="00E44871">
        <w:t>RGCs</w:t>
      </w:r>
      <w:r w:rsidR="00AB19C0" w:rsidRPr="00AB19C0">
        <w:t xml:space="preserve"> and </w:t>
      </w:r>
      <w:r w:rsidR="00C77AD7">
        <w:t>gonadotroph regulating</w:t>
      </w:r>
      <w:r w:rsidR="00C77AD7" w:rsidRPr="00AB19C0">
        <w:t xml:space="preserve"> </w:t>
      </w:r>
      <w:r w:rsidR="00AB19C0" w:rsidRPr="00AB19C0">
        <w:t xml:space="preserve">cell populations that define the progression of sex change before </w:t>
      </w:r>
      <w:r w:rsidR="00AB19C0">
        <w:t xml:space="preserve">and after </w:t>
      </w:r>
      <w:r w:rsidR="00AB19C0" w:rsidRPr="00AB19C0">
        <w:t xml:space="preserve">overt gonadal transformation. </w:t>
      </w:r>
      <w:commentRangeStart w:id="52"/>
      <w:commentRangeStart w:id="53"/>
      <w:r w:rsidR="00AB19C0" w:rsidRPr="00AB19C0">
        <w:t>Together</w:t>
      </w:r>
      <w:commentRangeEnd w:id="52"/>
      <w:r w:rsidR="00E71265" w:rsidRPr="00AB19C0">
        <w:rPr>
          <w:rStyle w:val="CommentReference"/>
          <w:sz w:val="24"/>
          <w:szCs w:val="30"/>
        </w:rPr>
        <w:commentReference w:id="52"/>
      </w:r>
      <w:commentRangeEnd w:id="53"/>
      <w:r w:rsidR="00B04808" w:rsidRPr="00AB19C0">
        <w:rPr>
          <w:rStyle w:val="CommentReference"/>
          <w:sz w:val="24"/>
          <w:szCs w:val="30"/>
        </w:rPr>
        <w:commentReference w:id="53"/>
      </w:r>
      <w:r w:rsidR="00AB19C0" w:rsidRPr="00AB19C0">
        <w:t xml:space="preserve">, these findings provide a </w:t>
      </w:r>
      <w:r>
        <w:t>novel</w:t>
      </w:r>
      <w:r w:rsidR="00AB19C0" w:rsidRPr="00AB19C0">
        <w:t xml:space="preserve"> framework for understanding how neural remodeling precedes and potentially orchestrates the transition to the female reproductive state.</w:t>
      </w:r>
    </w:p>
    <w:p w14:paraId="601D227C" w14:textId="77777777" w:rsidR="00E1149A" w:rsidRPr="004816FA" w:rsidRDefault="00E1149A" w:rsidP="003218DF"/>
    <w:p w14:paraId="4CEF35DF" w14:textId="58C0C823" w:rsidR="004816FA" w:rsidRPr="00013D8B" w:rsidRDefault="004816FA" w:rsidP="00E1149A">
      <w:pPr>
        <w:rPr>
          <w:b/>
          <w:bCs/>
        </w:rPr>
      </w:pPr>
      <w:r w:rsidRPr="00013D8B">
        <w:rPr>
          <w:b/>
          <w:bCs/>
        </w:rPr>
        <w:t>Results</w:t>
      </w:r>
    </w:p>
    <w:p w14:paraId="0FF27CF0" w14:textId="77777777" w:rsidR="004816FA" w:rsidRPr="00013D8B" w:rsidRDefault="004816FA" w:rsidP="00753C87">
      <w:pPr>
        <w:rPr>
          <w:b/>
          <w:bCs/>
        </w:rPr>
      </w:pPr>
      <w:r w:rsidRPr="00013D8B">
        <w:rPr>
          <w:b/>
          <w:bCs/>
        </w:rPr>
        <w:t>Male, Intermediate and Female Anemonefish Display Distinct Physiology and Behavior</w:t>
      </w:r>
    </w:p>
    <w:p w14:paraId="10C976F3" w14:textId="1BA0DC58" w:rsidR="0018081A" w:rsidRDefault="0018081A" w:rsidP="0018081A">
      <w:pPr>
        <w:ind w:firstLine="720"/>
        <w:rPr>
          <w:ins w:id="54" w:author="Rhodes, Justin S" w:date="2026-09-04T13:35:00Z" w16du:dateUtc="2026-09-04T18:35:00Z"/>
        </w:rPr>
      </w:pPr>
      <w:r w:rsidRPr="00013D8B">
        <w:t>To understand the process of protandrous sex change, we compared 6 reproductively active anemonefish pairs (n = 6 males and 6 females) to 10 pairs (n = 20) of male anemonefish housed together for 6 months (</w:t>
      </w:r>
      <w:r w:rsidRPr="00013D8B">
        <w:rPr>
          <w:highlight w:val="yellow"/>
        </w:rPr>
        <w:t xml:space="preserve">Fig. </w:t>
      </w:r>
      <w:r w:rsidRPr="007F73C2">
        <w:rPr>
          <w:highlight w:val="yellow"/>
        </w:rPr>
        <w:t>1A</w:t>
      </w:r>
      <w:r>
        <w:t xml:space="preserve">, </w:t>
      </w:r>
      <w:r w:rsidRPr="00013D8B">
        <w:rPr>
          <w:highlight w:val="yellow"/>
        </w:rPr>
        <w:t>see methods</w:t>
      </w:r>
      <w:r w:rsidRPr="00013D8B">
        <w:t>). We paired males such that one male was notably larger than the other and was expected to occupy the α position in the social dominance hierarchy. These males (hereafter referred to as “</w:t>
      </w:r>
      <w:r w:rsidR="00F339F4">
        <w:t>I</w:t>
      </w:r>
      <w:r w:rsidRPr="00013D8B">
        <w:t>ntermediates”) are destined to undergo protandrous sex change, and given enough time, will become reproductively active females. The partners of intermediates, males expected to remain males, are referred to as “</w:t>
      </w:r>
      <w:r w:rsidR="00F339F4">
        <w:t>I</w:t>
      </w:r>
      <w:r w:rsidRPr="00013D8B">
        <w:t xml:space="preserve">ntermediate </w:t>
      </w:r>
      <w:r w:rsidR="00F339F4">
        <w:lastRenderedPageBreak/>
        <w:t>P</w:t>
      </w:r>
      <w:r w:rsidRPr="00013D8B">
        <w:t>artners”. We chose the 6-month timepoint as previous work in our lab has shown that at six months, approximately 10% of fish will have completed sex change, while the remaining fish will be in various intermediate stages determined by individual variation</w:t>
      </w:r>
      <w:r w:rsidR="00B01C34">
        <w:t xml:space="preserve"> </w:t>
      </w:r>
      <w:r w:rsidRPr="00013D8B">
        <w:fldChar w:fldCharType="begin"/>
      </w:r>
      <w:r w:rsidR="00933230">
        <w:instrText xml:space="preserve"> ADDIN ZOTERO_ITEM CSL_CITATION {"citationID":"rUsOMn9I","properties":{"formattedCitation":"(3)","plainCitation":"(3)","noteIndex":0},"citationItems":[{"id":43,"uris":["http://zotero.org/users/11313215/items/TBICN8KA"],"itemData":{"id":43,"type":"article-journal","abstract":"Many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933230">
        <w:rPr>
          <w:rFonts w:cs="Times New Roman"/>
        </w:rPr>
        <w:t>(3)</w:t>
      </w:r>
      <w:r w:rsidRPr="00013D8B">
        <w:fldChar w:fldCharType="end"/>
      </w:r>
      <w:r w:rsidRPr="00013D8B">
        <w:t>. Indeed, at this timepoint we found that one individual had completed sex change as indicated by the presence of vitellogenic oocytes (thus this individual was classified as a “New Female” and its partner as “New Male”)</w:t>
      </w:r>
      <w:ins w:id="55" w:author="Rhodes, Justin S" w:date="2026-09-04T13:30:00Z" w16du:dateUtc="2026-09-04T18:30:00Z">
        <w:r w:rsidR="0023586C">
          <w:t xml:space="preserve">. </w:t>
        </w:r>
      </w:ins>
      <w:del w:id="56" w:author="Rhodes, Justin S" w:date="2026-09-04T13:30:00Z" w16du:dateUtc="2026-09-04T18:30:00Z">
        <w:r w:rsidRPr="00013D8B" w:rsidDel="0023586C">
          <w:delText xml:space="preserve"> and t</w:delText>
        </w:r>
      </w:del>
      <w:ins w:id="57" w:author="Rhodes, Justin S" w:date="2026-09-04T13:30:00Z" w16du:dateUtc="2026-09-04T18:30:00Z">
        <w:r w:rsidR="0023586C">
          <w:t>T</w:t>
        </w:r>
      </w:ins>
      <w:r w:rsidRPr="00013D8B">
        <w:t>wo other individuals had a distinct gonadal phenotype defined</w:t>
      </w:r>
      <w:ins w:id="58" w:author="Rhodes, Justin S" w:date="2026-09-04T13:31:00Z" w16du:dateUtc="2026-09-04T18:31:00Z">
        <w:r w:rsidR="0023586C">
          <w:t xml:space="preserve"> by having</w:t>
        </w:r>
      </w:ins>
      <w:r w:rsidRPr="00013D8B">
        <w:t xml:space="preserve"> </w:t>
      </w:r>
      <w:ins w:id="59" w:author="Rhodes, Justin S" w:date="2026-09-04T13:31:00Z" w16du:dateUtc="2026-09-04T18:31:00Z">
        <w:r w:rsidR="0023586C">
          <w:t xml:space="preserve">only non-vitellogenic oocytes, no testicular tissue, </w:t>
        </w:r>
      </w:ins>
      <w:ins w:id="60" w:author="Rhodes, Justin S" w:date="2026-09-04T13:33:00Z" w16du:dateUtc="2026-09-04T18:33:00Z">
        <w:r w:rsidR="0023586C">
          <w:t xml:space="preserve">no vitellogenic oocytes, </w:t>
        </w:r>
      </w:ins>
      <w:ins w:id="61" w:author="Rhodes, Justin S" w:date="2026-09-04T13:31:00Z" w16du:dateUtc="2026-09-04T18:31:00Z">
        <w:r w:rsidR="0023586C">
          <w:t xml:space="preserve">and </w:t>
        </w:r>
      </w:ins>
      <w:del w:id="62" w:author="Rhodes, Justin S" w:date="2026-09-04T13:31:00Z" w16du:dateUtc="2026-09-04T18:31:00Z">
        <w:r w:rsidRPr="00013D8B" w:rsidDel="0023586C">
          <w:delText xml:space="preserve">by </w:delText>
        </w:r>
      </w:del>
      <w:r w:rsidRPr="00013D8B">
        <w:t>a large volume of empty space</w:t>
      </w:r>
      <w:del w:id="63" w:author="Rhodes, Justin S" w:date="2026-09-04T13:32:00Z" w16du:dateUtc="2026-09-04T18:32:00Z">
        <w:r w:rsidRPr="00013D8B" w:rsidDel="0023586C">
          <w:delText xml:space="preserve"> and non-vitellogenic oocytes</w:delText>
        </w:r>
      </w:del>
      <w:r w:rsidRPr="00013D8B">
        <w:t>. These individuals were classified as “Late Intermediates” and their partners as “Late Intermediate Partners”. Throughout this manuscript, we refer to these various stages of sex change as “phases”.</w:t>
      </w:r>
    </w:p>
    <w:p w14:paraId="7747D916" w14:textId="5D404B9C" w:rsidR="0023586C" w:rsidRPr="00013D8B" w:rsidRDefault="0023586C" w:rsidP="0018081A">
      <w:pPr>
        <w:ind w:firstLine="720"/>
      </w:pPr>
      <w:commentRangeStart w:id="64"/>
      <w:ins w:id="65" w:author="Rhodes, Justin S" w:date="2026-09-04T13:35:00Z" w16du:dateUtc="2026-09-04T18:35:00Z">
        <w:r w:rsidRPr="0023586C">
          <w:t>Intermediates (and Late Intermediates) displayed weights and lengths in between those of males and females indicating they were in the process of sex change (Figs. S1A, B).</w:t>
        </w:r>
      </w:ins>
      <w:commentRangeEnd w:id="64"/>
      <w:r w:rsidR="00FF6E5D" w:rsidRPr="00013D8B">
        <w:rPr>
          <w:rStyle w:val="CommentReference"/>
          <w:sz w:val="24"/>
          <w:szCs w:val="30"/>
        </w:rPr>
        <w:commentReference w:id="64"/>
      </w:r>
    </w:p>
    <w:p w14:paraId="3E18E491" w14:textId="5C9AC196" w:rsidR="0018081A" w:rsidRPr="00013D8B" w:rsidRDefault="0018081A" w:rsidP="0018081A">
      <w:pPr>
        <w:ind w:firstLine="720"/>
      </w:pPr>
      <w:r w:rsidRPr="00013D8B">
        <w:t xml:space="preserve">To assess </w:t>
      </w:r>
      <w:r>
        <w:t>the behavioral sex of the fish</w:t>
      </w:r>
      <w:r w:rsidRPr="00013D8B">
        <w:t xml:space="preserve">, we used a parental-care assay which has been shown to produce robust differences between males and females </w:t>
      </w:r>
      <w:r w:rsidRPr="00013D8B">
        <w:fldChar w:fldCharType="begin"/>
      </w:r>
      <w:r w:rsidR="00933230">
        <w:instrText xml:space="preserve"> ADDIN ZOTERO_ITEM CSL_CITATION {"citationID":"RIxgXoHZ","properties":{"formattedCitation":"(3, 6\\uc0\\u8211{}10)","plainCitation":"(3, 6–10)","noteIndex":0},"citationItems":[{"id":43,"uris":["http://zotero.org/users/11313215/items/TBICN8KA"],"itemData":{"id":43,"type":"article-journal","abstract":"Many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933230" w:rsidRPr="00933230">
        <w:rPr>
          <w:rFonts w:cs="Times New Roman"/>
          <w:color w:val="000000"/>
          <w:kern w:val="0"/>
          <w:szCs w:val="24"/>
        </w:rPr>
        <w:t>(3, 6–10)</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w:t>
      </w:r>
      <w:r w:rsidRPr="00B25474">
        <w:rPr>
          <w:highlight w:val="yellow"/>
        </w:rPr>
        <w:t>.1B</w:t>
      </w:r>
      <w:r w:rsidRPr="00013D8B">
        <w:t>). In agreement with previous results</w:t>
      </w:r>
      <w:r w:rsidR="002108AE">
        <w:t xml:space="preserve"> </w:t>
      </w:r>
      <w:r w:rsidRPr="00013D8B">
        <w:fldChar w:fldCharType="begin"/>
      </w:r>
      <w:r w:rsidR="00933230">
        <w:instrText xml:space="preserve"> ADDIN ZOTERO_ITEM CSL_CITATION {"citationID":"zLifntjj","properties":{"formattedCitation":"(3)","plainCitation":"(3)","noteIndex":0},"citationItems":[{"id":43,"uris":["http://zotero.org/users/11313215/items/TBICN8KA"],"itemData":{"id":43,"type":"article-journal","abstract":"Many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933230">
        <w:rPr>
          <w:rFonts w:cs="Times New Roman"/>
        </w:rPr>
        <w:t>(3)</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5C055867" w14:textId="4ED3BCE4" w:rsidR="0018081A" w:rsidRPr="00013D8B" w:rsidRDefault="0018081A" w:rsidP="0018081A">
      <w:pPr>
        <w:ind w:firstLine="720"/>
      </w:pPr>
      <w:del w:id="66" w:author="Rhodes, Justin S" w:date="2026-09-04T13:36:00Z" w16du:dateUtc="2026-09-04T18:36:00Z">
        <w:r w:rsidRPr="00013D8B" w:rsidDel="0023586C">
          <w:delText>We next</w:delText>
        </w:r>
        <w:r w:rsidR="002108AE" w:rsidDel="0023586C">
          <w:delText xml:space="preserve"> assessed the physiological sex of the fish. I</w:delText>
        </w:r>
        <w:r w:rsidR="002108AE" w:rsidRPr="00E16D82" w:rsidDel="0023586C">
          <w:delText>ntermediates</w:delText>
        </w:r>
        <w:r w:rsidR="002108AE" w:rsidDel="0023586C">
          <w:delText xml:space="preserve"> and </w:delText>
        </w:r>
        <w:r w:rsidR="00F339F4" w:rsidDel="0023586C">
          <w:delText>l</w:delText>
        </w:r>
        <w:r w:rsidR="002108AE" w:rsidDel="0023586C">
          <w:delText xml:space="preserve">ate </w:delText>
        </w:r>
        <w:r w:rsidR="00F339F4" w:rsidDel="0023586C">
          <w:delText>i</w:delText>
        </w:r>
        <w:r w:rsidR="002108AE" w:rsidDel="0023586C">
          <w:delText>ntermediates</w:delText>
        </w:r>
        <w:r w:rsidR="002108AE" w:rsidRPr="00E16D82" w:rsidDel="0023586C">
          <w:delText xml:space="preserve"> displayed weights and lengths </w:delText>
        </w:r>
        <w:r w:rsidR="002108AE" w:rsidDel="0023586C">
          <w:delText xml:space="preserve">in </w:delText>
        </w:r>
        <w:r w:rsidR="002108AE" w:rsidRPr="00E16D82" w:rsidDel="0023586C">
          <w:delText xml:space="preserve">between those of males and females </w:delText>
        </w:r>
        <w:r w:rsidR="002108AE" w:rsidDel="0023586C">
          <w:delText xml:space="preserve">indicating they were in the process of sex change </w:delText>
        </w:r>
        <w:r w:rsidR="002108AE" w:rsidRPr="00E16D82" w:rsidDel="0023586C">
          <w:delText>(</w:delText>
        </w:r>
        <w:r w:rsidR="002108AE" w:rsidRPr="0072779C" w:rsidDel="0023586C">
          <w:rPr>
            <w:highlight w:val="yellow"/>
          </w:rPr>
          <w:delText>Figs. S1A, B</w:delText>
        </w:r>
        <w:r w:rsidR="002108AE" w:rsidRPr="00E16D82" w:rsidDel="0023586C">
          <w:delText>)</w:delText>
        </w:r>
        <w:r w:rsidR="002108AE" w:rsidDel="0023586C">
          <w:delText xml:space="preserve">. </w:delText>
        </w:r>
      </w:del>
      <w:r w:rsidR="002108AE">
        <w:t>We</w:t>
      </w:r>
      <w:r w:rsidRPr="00013D8B">
        <w:t xml:space="preserve"> </w:t>
      </w:r>
      <w:r w:rsidR="002108AE">
        <w:t>next</w:t>
      </w:r>
      <w:r w:rsidRPr="00013D8B">
        <w:t xml:space="preserve"> </w:t>
      </w:r>
      <w:r w:rsidR="002108AE">
        <w:t>measured</w:t>
      </w:r>
      <w:r w:rsidRPr="00013D8B">
        <w:t xml:space="preserve"> circulating levels of 11-ketotestosterone (11KT), the primary </w:t>
      </w:r>
      <w:r>
        <w:t xml:space="preserve">bioactive </w:t>
      </w:r>
      <w:r w:rsidRPr="00013D8B">
        <w:t>androgen in teleosts</w:t>
      </w:r>
      <w:r>
        <w:t xml:space="preserve"> </w:t>
      </w:r>
      <w:r w:rsidR="002108AE">
        <w:t>which</w:t>
      </w:r>
      <w:r>
        <w:t xml:space="preserve"> displays extensive sexual dimorphism</w:t>
      </w:r>
      <w:r w:rsidRPr="00013D8B">
        <w:t xml:space="preserve">. Like behavior, intermediates retained male levels, while late intermediates and new females aligned with female levels. Late intermediate partners and new males aligned with male levels </w:t>
      </w:r>
      <w:r w:rsidRPr="00013D8B">
        <w:rPr>
          <w:highlight w:val="yellow"/>
        </w:rPr>
        <w:t>(Fig.1</w:t>
      </w:r>
      <w:r w:rsidRPr="00DC30C8">
        <w:rPr>
          <w:highlight w:val="yellow"/>
        </w:rPr>
        <w:t>B</w:t>
      </w:r>
      <w:r w:rsidRPr="00013D8B">
        <w:t xml:space="preserve">). </w:t>
      </w:r>
    </w:p>
    <w:p w14:paraId="541D5D6E" w14:textId="455098BB" w:rsidR="0018081A" w:rsidRDefault="0018081A" w:rsidP="002108AE">
      <w:pPr>
        <w:ind w:firstLine="720"/>
      </w:pPr>
      <w:r w:rsidRPr="0072779C">
        <w:t xml:space="preserve">We </w:t>
      </w:r>
      <w:r w:rsidR="002108AE">
        <w:t>next</w:t>
      </w:r>
      <w:r w:rsidR="002108AE" w:rsidRPr="0072779C">
        <w:t xml:space="preserve"> </w:t>
      </w:r>
      <w:r w:rsidRPr="0072779C">
        <w:t>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w:t>
      </w:r>
      <w:r>
        <w:t xml:space="preserve"> proportion of</w:t>
      </w:r>
      <w:r w:rsidRPr="0072779C">
        <w:t xml:space="preserve"> immature ovarian tissue</w:t>
      </w:r>
      <w:r>
        <w:t xml:space="preserve"> in their ovotestes</w:t>
      </w:r>
      <w:r w:rsidR="002108AE">
        <w:t xml:space="preserve">. </w:t>
      </w:r>
      <w:commentRangeStart w:id="67"/>
      <w:commentRangeStart w:id="68"/>
      <w:r w:rsidR="002108AE">
        <w:t>Further, intermediates had</w:t>
      </w:r>
      <w:r w:rsidRPr="0072779C">
        <w:t xml:space="preserve"> significantly </w:t>
      </w:r>
      <w:r w:rsidR="002108AE">
        <w:t>lower</w:t>
      </w:r>
      <w:r w:rsidR="002108AE" w:rsidRPr="0072779C">
        <w:t xml:space="preserve"> </w:t>
      </w:r>
      <w:r w:rsidRPr="0072779C">
        <w:t>total gonadal volume than males</w:t>
      </w:r>
      <w:r>
        <w:t>, suggesting testicular tissue was being lost</w:t>
      </w:r>
      <w:r w:rsidR="002108AE">
        <w:t xml:space="preserve"> while ovarian tissue remained</w:t>
      </w:r>
      <w:r w:rsidRPr="0072779C">
        <w:t xml:space="preserve"> </w:t>
      </w:r>
      <w:commentRangeEnd w:id="67"/>
      <w:r w:rsidR="002108AE" w:rsidRPr="0072779C">
        <w:rPr>
          <w:rStyle w:val="CommentReference"/>
          <w:sz w:val="24"/>
          <w:szCs w:val="30"/>
        </w:rPr>
        <w:commentReference w:id="67"/>
      </w:r>
      <w:commentRangeEnd w:id="68"/>
      <w:r w:rsidR="00B16A1B" w:rsidRPr="0072779C">
        <w:rPr>
          <w:rStyle w:val="CommentReference"/>
          <w:sz w:val="24"/>
          <w:szCs w:val="30"/>
        </w:rPr>
        <w:commentReference w:id="68"/>
      </w:r>
      <w:r w:rsidRPr="0072779C">
        <w:t>(</w:t>
      </w:r>
      <w:r w:rsidRPr="0018081A">
        <w:rPr>
          <w:highlight w:val="yellow"/>
        </w:rPr>
        <w:t>Fig. 1C).</w:t>
      </w:r>
      <w:r w:rsidRPr="0072779C">
        <w:t xml:space="preserve"> Importantly, this loss of testicular tissue is unlikely to reflect the onset of gonadal sex change, as intermediates and their partners remained similar in gonadal composition. Instead, it most likely represents gonadal regression associated with the temporary reproductive stasis that accompanies sex change</w:t>
      </w:r>
      <w:r w:rsidR="002108AE">
        <w:t xml:space="preserve"> </w:t>
      </w:r>
      <w:r w:rsidR="002108AE">
        <w:fldChar w:fldCharType="begin"/>
      </w:r>
      <w:r w:rsidR="002108AE">
        <w:instrText xml:space="preserve"> ADDIN ZOTERO_ITEM CSL_CITATION {"citationID":"GK75VMh7","properties":{"unsorted":false,"formattedCitation":"(3)","plainCitation":"(3)","noteIndex":0},"citationItems":[{"id":43,"uris":["http://zotero.org/users/11313215/items/TBICN8KA"],"itemData":{"id":43,"type":"article-journal","abstract":"Many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fldChar w:fldCharType="separate"/>
      </w:r>
      <w:r w:rsidR="002108AE">
        <w:rPr>
          <w:noProof/>
        </w:rPr>
        <w:t>(3)</w:t>
      </w:r>
      <w:r w:rsidR="002108AE">
        <w:fldChar w:fldCharType="end"/>
      </w:r>
      <w:r w:rsidRPr="0072779C">
        <w:t xml:space="preserve">. By the late intermediate stage, no measurable testicular tissue </w:t>
      </w:r>
      <w:r w:rsidR="00F339F4" w:rsidRPr="0072779C">
        <w:t>remaine</w:t>
      </w:r>
      <w:r w:rsidR="00F339F4">
        <w:t>d,</w:t>
      </w:r>
      <w:r w:rsidR="00D770B1">
        <w:t xml:space="preserve"> and</w:t>
      </w:r>
      <w:r w:rsidRPr="0072779C">
        <w:t xml:space="preserve"> the gonad consisted only of immature ovarian tissue, connective tissue, and empty space (</w:t>
      </w:r>
      <w:r w:rsidRPr="0018081A">
        <w:rPr>
          <w:highlight w:val="yellow"/>
        </w:rPr>
        <w:t>Fig. 1D</w:t>
      </w:r>
      <w:r w:rsidRPr="0072779C">
        <w:t>).</w:t>
      </w:r>
    </w:p>
    <w:p w14:paraId="7523EA4F" w14:textId="77777777" w:rsidR="0072779C" w:rsidRPr="00013D8B" w:rsidRDefault="0072779C" w:rsidP="004816FA">
      <w:pPr>
        <w:ind w:firstLine="720"/>
      </w:pPr>
    </w:p>
    <w:p w14:paraId="52DFE827" w14:textId="77777777" w:rsidR="004816FA" w:rsidRPr="00013D8B" w:rsidRDefault="004816FA" w:rsidP="00753C87">
      <w:pPr>
        <w:rPr>
          <w:b/>
          <w:bCs/>
        </w:rPr>
      </w:pPr>
      <w:r w:rsidRPr="00013D8B">
        <w:rPr>
          <w:b/>
          <w:bCs/>
        </w:rPr>
        <w:t>Multiomics Capture High Quality Transcriptomes, Epigenomes, and Spatial Transcriptomes</w:t>
      </w:r>
    </w:p>
    <w:p w14:paraId="08DAC190" w14:textId="31456CE2" w:rsidR="0018081A" w:rsidRPr="00013D8B" w:rsidRDefault="0018081A" w:rsidP="0018081A">
      <w:r w:rsidRPr="00013D8B">
        <w:t>Following euthanasia, we dissected out the ventrocaudal telencephala (</w:t>
      </w:r>
      <w:r w:rsidR="00DB4306">
        <w:rPr>
          <w:highlight w:val="yellow"/>
        </w:rPr>
        <w:t>M</w:t>
      </w:r>
      <w:r w:rsidRPr="00013D8B">
        <w:rPr>
          <w:highlight w:val="yellow"/>
        </w:rPr>
        <w:t>ethods</w:t>
      </w:r>
      <w:r w:rsidR="00715C76">
        <w:t xml:space="preserve">, Fig. </w:t>
      </w:r>
      <w:commentRangeStart w:id="69"/>
      <w:r w:rsidR="00715C76">
        <w:t>S2</w:t>
      </w:r>
      <w:commentRangeEnd w:id="69"/>
      <w:r w:rsidR="00715C76" w:rsidRPr="00013D8B">
        <w:rPr>
          <w:rStyle w:val="CommentReference"/>
          <w:sz w:val="24"/>
          <w:szCs w:val="30"/>
        </w:rPr>
        <w:commentReference w:id="69"/>
      </w:r>
      <w:r w:rsidRPr="00013D8B">
        <w:t xml:space="preserve">) targeting the </w:t>
      </w:r>
      <w:r w:rsidR="00E318E3">
        <w:t>P</w:t>
      </w:r>
      <w:r w:rsidRPr="00013D8B">
        <w:t>OA</w:t>
      </w:r>
      <w:r w:rsidR="00E318E3">
        <w:t>s</w:t>
      </w:r>
      <w:r w:rsidRPr="00013D8B">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w:t>
      </w:r>
      <w:r>
        <w:t>(</w:t>
      </w:r>
      <w:r w:rsidRPr="00F339F4">
        <w:rPr>
          <w:highlight w:val="yellow"/>
        </w:rPr>
        <w:t>Methods</w:t>
      </w:r>
      <w:r w:rsidRPr="00715C76">
        <w:t>)</w:t>
      </w:r>
      <w:r>
        <w:t xml:space="preserve"> </w:t>
      </w:r>
      <w:r w:rsidRPr="00013D8B">
        <w:t xml:space="preserve">and were clustered using </w:t>
      </w:r>
      <w:commentRangeStart w:id="70"/>
      <w:commentRangeStart w:id="71"/>
      <w:r w:rsidRPr="00013D8B">
        <w:t>weighted shared nearest neighbors analysis.</w:t>
      </w:r>
      <w:commentRangeEnd w:id="70"/>
      <w:r w:rsidRPr="00013D8B">
        <w:rPr>
          <w:rStyle w:val="CommentReference"/>
          <w:sz w:val="24"/>
          <w:szCs w:val="30"/>
        </w:rPr>
        <w:commentReference w:id="70"/>
      </w:r>
      <w:commentRangeEnd w:id="71"/>
      <w:r w:rsidR="00B16A1B" w:rsidRPr="00013D8B">
        <w:rPr>
          <w:rStyle w:val="CommentReference"/>
          <w:sz w:val="24"/>
          <w:szCs w:val="30"/>
        </w:rPr>
        <w:commentReference w:id="71"/>
      </w:r>
      <w:r w:rsidRPr="00013D8B">
        <w:t xml:space="preserve"> Hierarchical clustering yielded 27 clusters: 20 neuronal and seven glial</w:t>
      </w:r>
      <w:r>
        <w:t xml:space="preserve"> </w:t>
      </w:r>
      <w:r w:rsidRPr="00E01DA9">
        <w:rPr>
          <w:highlight w:val="yellow"/>
        </w:rPr>
        <w:t>(Fig. 2A)</w:t>
      </w:r>
      <w:r w:rsidRPr="00013D8B">
        <w:t xml:space="preserve">. </w:t>
      </w:r>
    </w:p>
    <w:p w14:paraId="4B40617E" w14:textId="77777777" w:rsidR="0018081A" w:rsidRDefault="0018081A" w:rsidP="0018081A">
      <w:pPr>
        <w:ind w:firstLine="720"/>
      </w:pPr>
      <w:r>
        <w:t>Following clustering, w</w:t>
      </w:r>
      <w:r w:rsidRPr="00013D8B">
        <w:t xml:space="preserve">e </w:t>
      </w:r>
      <w:r>
        <w:t>identified</w:t>
      </w:r>
      <w:r w:rsidRPr="00013D8B">
        <w:t xml:space="preserve"> 10 glutamatergic (</w:t>
      </w:r>
      <w:r w:rsidRPr="00013D8B">
        <w:rPr>
          <w:i/>
          <w:iCs/>
        </w:rPr>
        <w:t xml:space="preserve">slc17a6b+ </w:t>
      </w:r>
      <w:r w:rsidRPr="00013D8B">
        <w:t>or</w:t>
      </w:r>
      <w:r w:rsidRPr="00013D8B">
        <w:rPr>
          <w:i/>
          <w:iCs/>
        </w:rPr>
        <w:t xml:space="preserve"> slc17a7a+</w:t>
      </w:r>
      <w:r w:rsidRPr="00013D8B">
        <w:t>), six GABAergic (</w:t>
      </w:r>
      <w:r w:rsidRPr="00013D8B">
        <w:rPr>
          <w:i/>
          <w:iCs/>
        </w:rPr>
        <w:t xml:space="preserve">gad1+ </w:t>
      </w:r>
      <w:r w:rsidRPr="00013D8B">
        <w:t xml:space="preserve">or </w:t>
      </w:r>
      <w:r w:rsidRPr="00013D8B">
        <w:rPr>
          <w:i/>
          <w:iCs/>
        </w:rPr>
        <w:t>gad2+</w:t>
      </w:r>
      <w:r w:rsidRPr="00013D8B">
        <w:t xml:space="preserve">), and four mixed (GABA and glutamatergic markers) neuronal </w:t>
      </w:r>
      <w:r w:rsidRPr="00013D8B">
        <w:lastRenderedPageBreak/>
        <w:t xml:space="preserve">clusters. Further, we detected clusters of radial glial cells (1_RGC, </w:t>
      </w:r>
      <w:r w:rsidRPr="00013D8B">
        <w:rPr>
          <w:i/>
          <w:iCs/>
        </w:rPr>
        <w:t xml:space="preserve">gfap+ </w:t>
      </w:r>
      <w:r w:rsidRPr="00013D8B">
        <w:t xml:space="preserve">and </w:t>
      </w:r>
      <w:r w:rsidRPr="00013D8B">
        <w:rPr>
          <w:i/>
          <w:iCs/>
        </w:rPr>
        <w:t>crocc2-</w:t>
      </w:r>
      <w:r w:rsidRPr="00013D8B">
        <w:t xml:space="preserve">), ependymal cells (15_EC, </w:t>
      </w:r>
      <w:r w:rsidRPr="00013D8B">
        <w:rPr>
          <w:i/>
          <w:iCs/>
        </w:rPr>
        <w:t xml:space="preserve">gfap+ </w:t>
      </w:r>
      <w:r w:rsidRPr="00013D8B">
        <w:t xml:space="preserve">and </w:t>
      </w:r>
      <w:r w:rsidRPr="00013D8B">
        <w:rPr>
          <w:i/>
          <w:iCs/>
        </w:rPr>
        <w:t>crocc2+</w:t>
      </w:r>
      <w:r w:rsidRPr="00013D8B">
        <w:t xml:space="preserve">), dividing glia (26_DG, </w:t>
      </w:r>
      <w:r w:rsidRPr="00013D8B">
        <w:rPr>
          <w:i/>
          <w:iCs/>
        </w:rPr>
        <w:t xml:space="preserve">gfap+ </w:t>
      </w:r>
      <w:r w:rsidRPr="00013D8B">
        <w:t xml:space="preserve">and </w:t>
      </w:r>
      <w:r w:rsidRPr="00013D8B">
        <w:rPr>
          <w:i/>
          <w:iCs/>
        </w:rPr>
        <w:t>top2a+</w:t>
      </w:r>
      <w:r w:rsidRPr="00013D8B">
        <w:t xml:space="preserve">), oligodendrocytes (2_OL, </w:t>
      </w:r>
      <w:r w:rsidRPr="00013D8B">
        <w:rPr>
          <w:i/>
          <w:iCs/>
        </w:rPr>
        <w:t>mbpa+</w:t>
      </w:r>
      <w:r w:rsidRPr="00013D8B">
        <w:t xml:space="preserve">), oligodendrocyte precursor cells (13_OPC, </w:t>
      </w:r>
      <w:r w:rsidRPr="00013D8B">
        <w:rPr>
          <w:i/>
          <w:iCs/>
        </w:rPr>
        <w:t>cspg+</w:t>
      </w:r>
      <w:r w:rsidRPr="00013D8B">
        <w:t xml:space="preserve">), microglia (11_MG, </w:t>
      </w:r>
      <w:r w:rsidRPr="00013D8B">
        <w:rPr>
          <w:i/>
          <w:iCs/>
        </w:rPr>
        <w:t xml:space="preserve">ptprc+ </w:t>
      </w:r>
      <w:r w:rsidRPr="00013D8B">
        <w:t xml:space="preserve">and </w:t>
      </w:r>
      <w:r w:rsidRPr="00013D8B">
        <w:rPr>
          <w:i/>
          <w:iCs/>
        </w:rPr>
        <w:t>p2ry12+</w:t>
      </w:r>
      <w:r w:rsidRPr="00013D8B">
        <w:t xml:space="preserve">) and leukocytes (20_Leuko, </w:t>
      </w:r>
      <w:r w:rsidRPr="00013D8B">
        <w:rPr>
          <w:i/>
          <w:iCs/>
        </w:rPr>
        <w:t xml:space="preserve">ptprc+ </w:t>
      </w:r>
      <w:r w:rsidRPr="00013D8B">
        <w:t xml:space="preserve">and </w:t>
      </w:r>
      <w:r w:rsidRPr="00013D8B">
        <w:rPr>
          <w:i/>
          <w:iCs/>
        </w:rPr>
        <w:t>p2ry12-</w:t>
      </w:r>
      <w:r w:rsidRPr="00013D8B">
        <w:t xml:space="preserve">). These markers along with strong markers for each cluster from Seurat’s “FindMarkers” function are shown in </w:t>
      </w:r>
      <w:r w:rsidRPr="00013D8B">
        <w:rPr>
          <w:highlight w:val="yellow"/>
        </w:rPr>
        <w:t>Figure 2</w:t>
      </w:r>
      <w:r w:rsidRPr="00954328">
        <w:rPr>
          <w:highlight w:val="yellow"/>
        </w:rPr>
        <w:t>B</w:t>
      </w:r>
      <w:r w:rsidRPr="00013D8B">
        <w:t>.</w:t>
      </w:r>
    </w:p>
    <w:p w14:paraId="26689E4A" w14:textId="44082292" w:rsidR="0018081A" w:rsidRPr="00013D8B" w:rsidRDefault="0018081A" w:rsidP="0018081A">
      <w:r w:rsidRPr="00013D8B">
        <w:tab/>
      </w:r>
      <w:commentRangeStart w:id="72"/>
      <w:r w:rsidRPr="00013D8B">
        <w:t xml:space="preserve">Using Visium HD, we further generated spatial transcriptomic atlases of anemonefish telencephala and adjacent regions </w:t>
      </w:r>
      <w:commentRangeStart w:id="73"/>
      <w:commentRangeStart w:id="74"/>
      <w:r w:rsidRPr="00013D8B">
        <w:t>using n =</w:t>
      </w:r>
      <w:r>
        <w:t>6</w:t>
      </w:r>
      <w:r w:rsidRPr="00013D8B">
        <w:t xml:space="preserve"> male and </w:t>
      </w:r>
      <w:r>
        <w:t>6</w:t>
      </w:r>
      <w:r w:rsidRPr="00013D8B">
        <w:t xml:space="preserve"> </w:t>
      </w:r>
      <w:commentRangeEnd w:id="73"/>
      <w:r w:rsidR="000260E3" w:rsidRPr="00013D8B">
        <w:rPr>
          <w:rStyle w:val="CommentReference"/>
          <w:sz w:val="24"/>
          <w:szCs w:val="30"/>
        </w:rPr>
        <w:commentReference w:id="73"/>
      </w:r>
      <w:commentRangeEnd w:id="74"/>
      <w:r w:rsidR="0023586C" w:rsidRPr="00013D8B">
        <w:rPr>
          <w:rStyle w:val="CommentReference"/>
          <w:sz w:val="24"/>
          <w:szCs w:val="30"/>
        </w:rPr>
        <w:commentReference w:id="74"/>
      </w:r>
      <w:r w:rsidRPr="00013D8B">
        <w:t>female anemonefish. In total 433,999 cell segmented polygons passed quality control. We then manually annotated neuroanatomical</w:t>
      </w:r>
      <w:r>
        <w:t xml:space="preserve"> regions (</w:t>
      </w:r>
      <w:r w:rsidR="003247AC">
        <w:t>M</w:t>
      </w:r>
      <w:r>
        <w:t>ethods,</w:t>
      </w:r>
      <w:r w:rsidRPr="00013D8B">
        <w:t xml:space="preserve"> </w:t>
      </w:r>
      <w:commentRangeEnd w:id="72"/>
      <w:r w:rsidRPr="00013D8B">
        <w:rPr>
          <w:rStyle w:val="CommentReference"/>
          <w:sz w:val="24"/>
          <w:szCs w:val="30"/>
          <w:highlight w:val="yellow"/>
        </w:rPr>
        <w:commentReference w:id="72"/>
      </w:r>
      <w:r w:rsidRPr="00013D8B">
        <w:rPr>
          <w:highlight w:val="yellow"/>
        </w:rPr>
        <w:t>Fig. S2</w:t>
      </w:r>
      <w:r w:rsidRPr="00013D8B">
        <w:t xml:space="preserve">). To </w:t>
      </w:r>
      <w:r w:rsidR="00D770B1">
        <w:t xml:space="preserve">spatially </w:t>
      </w:r>
      <w:r w:rsidRPr="00013D8B">
        <w:t xml:space="preserve">annotate our </w:t>
      </w:r>
      <w:r>
        <w:t>snM</w:t>
      </w:r>
      <w:r w:rsidRPr="00013D8B">
        <w:t>ultiome clusters, we next used Cell2</w:t>
      </w:r>
      <w:r>
        <w:t>l</w:t>
      </w:r>
      <w:r w:rsidRPr="00013D8B">
        <w:t>ocation</w:t>
      </w:r>
      <w:r>
        <w:t xml:space="preserve"> to </w:t>
      </w:r>
      <w:r w:rsidRPr="00013D8B">
        <w:t xml:space="preserve"> project the multiome clusters onto our spatial atlases</w:t>
      </w:r>
      <w:r w:rsidR="00715C76">
        <w:t xml:space="preserve"> </w:t>
      </w:r>
      <w:r w:rsidRPr="00013D8B">
        <w:fldChar w:fldCharType="begin"/>
      </w:r>
      <w:r w:rsidR="00933230">
        <w:instrText xml:space="preserve"> ADDIN ZOTERO_ITEM CSL_CITATION {"citationID":"6P8seHCt","properties":{"unsorted":false,"formattedCitation":"(11)","plainCitation":"(11)","noteIndex":0},"citationItems":[{"id":6492,"uris":["http://zotero.org/users/11313215/items/BC3FN9G6"],"itemData":{"id":6492,"type":"article-journal","abstract":"Spatial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013D8B">
        <w:fldChar w:fldCharType="separate"/>
      </w:r>
      <w:r w:rsidR="00933230">
        <w:rPr>
          <w:rFonts w:cs="Times New Roman"/>
        </w:rPr>
        <w:t>(11)</w:t>
      </w:r>
      <w:r w:rsidRPr="00013D8B">
        <w:fldChar w:fldCharType="end"/>
      </w:r>
      <w:r w:rsidRPr="00013D8B">
        <w:t xml:space="preserve"> (</w:t>
      </w:r>
      <w:r w:rsidRPr="00013D8B">
        <w:rPr>
          <w:highlight w:val="yellow"/>
        </w:rPr>
        <w:t>Fig. 2C,</w:t>
      </w:r>
      <w:r w:rsidRPr="00146E01">
        <w:rPr>
          <w:highlight w:val="yellow"/>
        </w:rPr>
        <w:t>D</w:t>
      </w:r>
      <w:r w:rsidRPr="00013D8B">
        <w:t xml:space="preserve">). </w:t>
      </w:r>
      <w:r w:rsidRPr="00146E01">
        <w:rPr>
          <w:highlight w:val="yellow"/>
        </w:rPr>
        <w:t>Figure 2C</w:t>
      </w:r>
      <w:r w:rsidRPr="00013D8B">
        <w:t xml:space="preserve"> shows a heatmap of the cell type composition of each region. We labeled clusters based on primary cell type (neuronal versus glial), primary neurotransmitter (Glutamate, GABA, or </w:t>
      </w:r>
      <w:r>
        <w:t>mixed</w:t>
      </w:r>
      <w:r w:rsidRPr="00013D8B">
        <w:t>), and neuroanatomical location if the cell type was spatially localized (</w:t>
      </w:r>
      <w:r w:rsidRPr="00013D8B">
        <w:rPr>
          <w:highlight w:val="yellow"/>
        </w:rPr>
        <w:t xml:space="preserve">see </w:t>
      </w:r>
      <w:r>
        <w:rPr>
          <w:highlight w:val="yellow"/>
        </w:rPr>
        <w:t>Appendix SX</w:t>
      </w:r>
      <w:r w:rsidRPr="00013D8B">
        <w:rPr>
          <w:highlight w:val="yellow"/>
        </w:rPr>
        <w:t xml:space="preserve"> for all cell type label</w:t>
      </w:r>
      <w:r w:rsidRPr="00152ED0">
        <w:rPr>
          <w:highlight w:val="yellow"/>
        </w:rPr>
        <w:t>s and SX for abbreviations</w:t>
      </w:r>
      <w:r w:rsidRPr="00013D8B">
        <w:t>).</w:t>
      </w:r>
    </w:p>
    <w:p w14:paraId="168D3AB4" w14:textId="2BAE2A63" w:rsidR="0018081A" w:rsidRDefault="0018081A" w:rsidP="0018081A">
      <w:r w:rsidRPr="00013D8B">
        <w:t xml:space="preserve"> </w:t>
      </w:r>
      <w:r w:rsidRPr="00013D8B">
        <w:tab/>
        <w:t xml:space="preserve">Several multiome clusters mapped to specific neuroanatomical regions.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commentRangeStart w:id="75"/>
      <w:r w:rsidRPr="00013D8B">
        <w:rPr>
          <w:i/>
          <w:iCs/>
        </w:rPr>
        <w:fldChar w:fldCharType="begin"/>
      </w:r>
      <w:r w:rsidR="000260E3">
        <w:rPr>
          <w:i/>
          <w:iCs/>
        </w:rPr>
        <w:instrText xml:space="preserve"> ADDIN ZOTERO_ITEM CSL_CITATION {"citationID":"iilkUTZy","properties":{"unsorted":false,"formattedCitation":"(5, 12\\uc0\\u8211{}15)","plainCitation":"(5, 12–15)","noteIndex":0},"citationItems":[{"id":3227,"uris":["http://zotero.org/users/11313215/items/RWMZ9QFA"],"itemData":{"id":3227,"type":"article-journal","abstract":"BACKGROUND: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0260E3" w:rsidRPr="000260E3">
        <w:rPr>
          <w:rFonts w:cs="Times New Roman"/>
          <w:color w:val="000000"/>
          <w:kern w:val="0"/>
          <w:szCs w:val="24"/>
        </w:rPr>
        <w:t>(5, 12–15)</w:t>
      </w:r>
      <w:r w:rsidRPr="00013D8B">
        <w:rPr>
          <w:i/>
          <w:iCs/>
        </w:rPr>
        <w:fldChar w:fldCharType="end"/>
      </w:r>
      <w:commentRangeEnd w:id="75"/>
      <w:r w:rsidR="00D770B1" w:rsidRPr="00013D8B">
        <w:rPr>
          <w:rStyle w:val="CommentReference"/>
          <w:sz w:val="24"/>
          <w:szCs w:val="30"/>
        </w:rPr>
        <w:commentReference w:id="75"/>
      </w:r>
      <w:r w:rsidRPr="00013D8B">
        <w:t xml:space="preserve"> lead us to annotate this cluster as the POA (6_POA_Mixed). Clusters</w:t>
      </w:r>
      <w:r>
        <w:t xml:space="preserve"> 0, 3, 14, 21, and 24 mapped to other subpallial regions of the telencephalon (0_Spall_Mixed, 3_Spall_GABA, 14_Vsst_GABA </w:t>
      </w:r>
      <w:fldSimple w:instr=" ADDIN ZOTERO_TEMP "/>
      <w:r>
        <w:t xml:space="preserve">, 21_Spall_Gaba, 24_Vs-M_Mixed) while Cluster 7 mapped to pallial regions (7_Pall_Glut). </w:t>
      </w:r>
      <w:r w:rsidRPr="00013D8B">
        <w:t xml:space="preserve"> Clusters 4, 8,</w:t>
      </w:r>
      <w:r>
        <w:t xml:space="preserve"> 10,</w:t>
      </w:r>
      <w:r w:rsidRPr="00013D8B">
        <w:t xml:space="preserve"> </w:t>
      </w:r>
      <w:r>
        <w:t>19</w:t>
      </w:r>
      <w:r w:rsidRPr="00013D8B">
        <w:t>, 22</w:t>
      </w:r>
      <w:r>
        <w:t>, and 23</w:t>
      </w:r>
      <w:r w:rsidRPr="00013D8B">
        <w:t xml:space="preserve"> mapped to diencephalic regions (4_TGN</w:t>
      </w:r>
      <w:r>
        <w:t>_Glut</w:t>
      </w:r>
      <w:r w:rsidRPr="00013D8B">
        <w:t xml:space="preserve">, </w:t>
      </w:r>
      <w:r>
        <w:t>8</w:t>
      </w:r>
      <w:r w:rsidRPr="00013D8B">
        <w:t>_</w:t>
      </w:r>
      <w:r>
        <w:t>VOT_Glut</w:t>
      </w:r>
      <w:r w:rsidRPr="00013D8B">
        <w:t>,</w:t>
      </w:r>
      <w:r>
        <w:t xml:space="preserve"> 10_nH_Glut</w:t>
      </w:r>
      <w:r w:rsidRPr="00013D8B">
        <w:t xml:space="preserve"> 1</w:t>
      </w:r>
      <w:r>
        <w:t>9_Di</w:t>
      </w:r>
      <w:r w:rsidRPr="00013D8B">
        <w:t>_</w:t>
      </w:r>
      <w:r>
        <w:t>Glut</w:t>
      </w:r>
      <w:r w:rsidRPr="00013D8B">
        <w:t>,</w:t>
      </w:r>
      <w:r>
        <w:t xml:space="preserve"> 22_Di_Glut, </w:t>
      </w:r>
      <w:r w:rsidRPr="00013D8B">
        <w:t>23_NLT</w:t>
      </w:r>
      <w:r>
        <w:t>_GABA</w:t>
      </w:r>
      <w:r w:rsidRPr="00013D8B">
        <w:t>).</w:t>
      </w:r>
      <w:r>
        <w:t xml:space="preserve"> Drawings of Visium</w:t>
      </w:r>
      <w:r w:rsidR="00F339F4">
        <w:t xml:space="preserve"> </w:t>
      </w:r>
      <w:r>
        <w:t xml:space="preserve">HD sections with neuroanatomical regions annotated are shown in </w:t>
      </w:r>
      <w:r w:rsidRPr="00BF6921">
        <w:rPr>
          <w:highlight w:val="yellow"/>
        </w:rPr>
        <w:t>Fig. S</w:t>
      </w:r>
      <w:r w:rsidR="00715C76">
        <w:rPr>
          <w:highlight w:val="yellow"/>
        </w:rPr>
        <w:t>3</w:t>
      </w:r>
      <w:r w:rsidR="00715C76">
        <w:t>.</w:t>
      </w:r>
      <w:r w:rsidRPr="00013D8B">
        <w:t xml:space="preserve"> </w:t>
      </w:r>
    </w:p>
    <w:p w14:paraId="37B69C26" w14:textId="4CC577F3" w:rsidR="00FA5D9F" w:rsidRDefault="00E318E3" w:rsidP="00C61BB7">
      <w:pPr>
        <w:ind w:firstLine="720"/>
      </w:pPr>
      <w:r>
        <w:t xml:space="preserve">We also used this opportunity to spatially annotate the clusters from our </w:t>
      </w:r>
      <w:r w:rsidR="00F339F4">
        <w:t xml:space="preserve">previously published </w:t>
      </w:r>
      <w:r>
        <w:t>s</w:t>
      </w:r>
      <w:r w:rsidR="00F339F4">
        <w:t>ingle nucleus RNA-sequencing (s</w:t>
      </w:r>
      <w:r>
        <w:t>nRNA-seq</w:t>
      </w:r>
      <w:r w:rsidR="00F339F4">
        <w:t>)</w:t>
      </w:r>
      <w:r>
        <w:t xml:space="preserve"> atlas</w:t>
      </w:r>
      <w:r w:rsidR="00E53DE5">
        <w:t xml:space="preserve"> of the anemonefish telencephalon</w:t>
      </w:r>
      <w:r>
        <w:t xml:space="preserve"> </w:t>
      </w:r>
      <w:r w:rsidR="00F339F4">
        <w:fldChar w:fldCharType="begin"/>
      </w:r>
      <w:r w:rsidR="00F339F4">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fldChar w:fldCharType="separate"/>
      </w:r>
      <w:r w:rsidR="00F339F4">
        <w:rPr>
          <w:noProof/>
        </w:rPr>
        <w:t>(5)</w:t>
      </w:r>
      <w:r w:rsidR="00F339F4">
        <w:fldChar w:fldCharType="end"/>
      </w:r>
      <w:r w:rsidR="00F339F4">
        <w:t xml:space="preserve"> </w:t>
      </w:r>
      <w:r>
        <w:t>(</w:t>
      </w:r>
      <w:r w:rsidRPr="00D770B1">
        <w:rPr>
          <w:highlight w:val="yellow"/>
        </w:rPr>
        <w:t>Fig. S</w:t>
      </w:r>
      <w:r w:rsidR="00376C7F">
        <w:t>4</w:t>
      </w:r>
      <w:r>
        <w:t>).</w:t>
      </w:r>
      <w:r w:rsidR="003247AC">
        <w:t xml:space="preserve"> </w:t>
      </w:r>
      <w:r w:rsidR="007E5E79">
        <w:t>We confirmed the</w:t>
      </w:r>
      <w:r w:rsidR="003247AC">
        <w:t xml:space="preserve"> neuroanatomical regions</w:t>
      </w:r>
      <w:r w:rsidR="007E5E79">
        <w:t xml:space="preserve"> of several clusters</w:t>
      </w:r>
      <w:r w:rsidR="003247AC">
        <w:t xml:space="preserve"> </w:t>
      </w:r>
      <w:r w:rsidR="007E5E79">
        <w:t xml:space="preserve">predicted </w:t>
      </w:r>
      <w:r w:rsidR="00AF0BB8">
        <w:t>from that analysis</w:t>
      </w:r>
      <w:r w:rsidR="007E5E79">
        <w:t xml:space="preserve">, </w:t>
      </w:r>
      <w:r w:rsidR="00AF0BB8">
        <w:t xml:space="preserve">including the ventral telencephalon (parent cluster 9), dorsal telencephalon (parent cluster 2), POA (parent cluster 13). </w:t>
      </w:r>
    </w:p>
    <w:p w14:paraId="4C3BB7BD" w14:textId="44DE71C0" w:rsidR="00AB18FA" w:rsidRDefault="00FA5D9F" w:rsidP="00D770B1">
      <w:pPr>
        <w:ind w:firstLine="720"/>
        <w:rPr>
          <w:ins w:id="76" w:author="Rhodes, Justin S" w:date="2026-09-04T13:42:00Z" w16du:dateUtc="2026-09-04T18:42:00Z"/>
        </w:rPr>
      </w:pPr>
      <w:r w:rsidRPr="008C1A15">
        <w:t xml:space="preserve">To further </w:t>
      </w:r>
      <w:r>
        <w:t xml:space="preserve">characterize </w:t>
      </w:r>
      <w:r w:rsidRPr="008C1A15">
        <w:t xml:space="preserve">our </w:t>
      </w:r>
      <w:r>
        <w:t>cell-types</w:t>
      </w:r>
      <w:r w:rsidRPr="008C1A15">
        <w:t xml:space="preserve">, we </w:t>
      </w:r>
      <w:r>
        <w:t>cross-projected cluster labels from this</w:t>
      </w:r>
      <w:r w:rsidRPr="008C1A15">
        <w:t xml:space="preserve"> snMultiome dataset with </w:t>
      </w:r>
      <w:r w:rsidR="007E5E79">
        <w:t xml:space="preserve">the </w:t>
      </w:r>
      <w:r w:rsidR="00D770B1">
        <w:t xml:space="preserve">snRNA-seq </w:t>
      </w:r>
      <w:r w:rsidR="007E5E79">
        <w:t>telencephalon atlas and assessed agreement.</w:t>
      </w:r>
      <w:r w:rsidRPr="00FA5D9F">
        <w:t xml:space="preserve"> </w:t>
      </w:r>
      <w:r>
        <w:t>Glial cell types and excitatory neurons showed strong correspondence.</w:t>
      </w:r>
      <w:r w:rsidRPr="00FA5D9F">
        <w:t xml:space="preserve"> </w:t>
      </w:r>
      <w:r>
        <w:t>Further, 6_POA_Mixed was the mutual best match for the putatively POA child cluster 13d</w:t>
      </w:r>
      <w:r w:rsidR="00D770B1">
        <w:t xml:space="preserve"> (</w:t>
      </w:r>
      <w:commentRangeStart w:id="77"/>
      <w:commentRangeStart w:id="78"/>
      <w:r w:rsidR="00D770B1" w:rsidRPr="00D770B1">
        <w:rPr>
          <w:highlight w:val="yellow"/>
        </w:rPr>
        <w:t>Appendix SX and SX</w:t>
      </w:r>
      <w:commentRangeEnd w:id="77"/>
      <w:r w:rsidR="00D770B1">
        <w:rPr>
          <w:rStyle w:val="CommentReference"/>
          <w:sz w:val="24"/>
          <w:szCs w:val="30"/>
        </w:rPr>
        <w:commentReference w:id="77"/>
      </w:r>
      <w:commentRangeEnd w:id="78"/>
      <w:r w:rsidR="00D770B1">
        <w:rPr>
          <w:rStyle w:val="CommentReference"/>
          <w:sz w:val="24"/>
          <w:szCs w:val="30"/>
        </w:rPr>
        <w:commentReference w:id="78"/>
      </w:r>
      <w:r w:rsidR="00D770B1">
        <w:t>)</w:t>
      </w:r>
      <w:r>
        <w:t xml:space="preserve">. We observed weaker </w:t>
      </w:r>
      <w:r w:rsidR="007E5E79">
        <w:t>agreement</w:t>
      </w:r>
      <w:r>
        <w:t xml:space="preserve"> between cell types mapping to the </w:t>
      </w:r>
      <w:r w:rsidR="00256506">
        <w:t>subpallium. Namely</w:t>
      </w:r>
      <w:r w:rsidR="007E5E79">
        <w:t>,</w:t>
      </w:r>
      <w:r w:rsidR="00256506">
        <w:t xml:space="preserve"> parent clusters 9 and 13 which clustered separately in Parker 2024 </w:t>
      </w:r>
      <w:ins w:id="79" w:author="Rhodes, Justin S" w:date="2026-09-04T13:42:00Z" w16du:dateUtc="2026-09-04T18:42:00Z">
        <w:r w:rsidR="00C32F02">
          <w:t>(</w:t>
        </w:r>
        <w:r w:rsidR="00C32F02" w:rsidRPr="00C32F02">
          <w:rPr>
            <w:highlight w:val="yellow"/>
            <w:rPrChange w:id="80" w:author="Rhodes, Justin S" w:date="2026-09-04T13:42:00Z" w16du:dateUtc="2026-09-04T18:42:00Z">
              <w:rPr/>
            </w:rPrChange>
          </w:rPr>
          <w:t>xxadd citation</w:t>
        </w:r>
        <w:r w:rsidR="00C32F02">
          <w:t xml:space="preserve">) </w:t>
        </w:r>
      </w:ins>
      <w:r w:rsidR="00256506">
        <w:t>clustered together in this work (clusters 0_</w:t>
      </w:r>
      <w:r w:rsidR="007E5E79">
        <w:t>Spall_Mixed</w:t>
      </w:r>
      <w:r w:rsidR="00256506">
        <w:t>, 3</w:t>
      </w:r>
      <w:r w:rsidR="007E5E79">
        <w:t>_Spall_GABA</w:t>
      </w:r>
      <w:r w:rsidR="00256506">
        <w:t>, 5</w:t>
      </w:r>
      <w:r w:rsidR="007E5E79">
        <w:t>_Glut</w:t>
      </w:r>
      <w:r w:rsidR="00256506">
        <w:t>, 6</w:t>
      </w:r>
      <w:r w:rsidR="007E5E79">
        <w:t>_POA_Mixed</w:t>
      </w:r>
      <w:r w:rsidR="00256506">
        <w:t>, 9</w:t>
      </w:r>
      <w:r w:rsidR="007E5E79">
        <w:t>_Mixed</w:t>
      </w:r>
      <w:r w:rsidR="00256506">
        <w:t>,</w:t>
      </w:r>
      <w:r w:rsidR="007E5E79">
        <w:t xml:space="preserve"> </w:t>
      </w:r>
      <w:r w:rsidR="00256506">
        <w:t>21</w:t>
      </w:r>
      <w:r w:rsidR="007E5E79">
        <w:t>_Spall_GABA</w:t>
      </w:r>
      <w:r w:rsidR="00256506">
        <w:t>,</w:t>
      </w:r>
      <w:r w:rsidR="007E5E79">
        <w:t xml:space="preserve"> and </w:t>
      </w:r>
      <w:r w:rsidR="00256506">
        <w:t>24</w:t>
      </w:r>
      <w:r w:rsidR="007E5E79">
        <w:t>_Vs-m_Mixed</w:t>
      </w:r>
      <w:r w:rsidR="00256506">
        <w:t>)</w:t>
      </w:r>
      <w:r>
        <w:t xml:space="preserve">. This is likely due to the weighted shared nearest neighbors clustering integrating both ATAC and RNA data used in this work reflecting their shared subpallial </w:t>
      </w:r>
      <w:r w:rsidR="007E5E79">
        <w:t>identity (</w:t>
      </w:r>
      <w:r w:rsidR="00E318E3" w:rsidRPr="00D770B1">
        <w:rPr>
          <w:highlight w:val="yellow"/>
        </w:rPr>
        <w:t>Fig S</w:t>
      </w:r>
      <w:r w:rsidR="00376C7F">
        <w:t>5A-C</w:t>
      </w:r>
      <w:r w:rsidR="00E318E3">
        <w:t>)</w:t>
      </w:r>
      <w:r w:rsidR="003247AC">
        <w:t>.</w:t>
      </w:r>
      <w:r>
        <w:t xml:space="preserve"> </w:t>
      </w:r>
      <w:r w:rsidR="00C61BB7" w:rsidRPr="008C1A15">
        <w:t xml:space="preserve">These findings demonstrate the robustness and reproducibility of the identified cell types </w:t>
      </w:r>
      <w:r w:rsidR="00C61BB7">
        <w:t xml:space="preserve">identified in this work and </w:t>
      </w:r>
      <w:ins w:id="81" w:author="Rhodes, Justin S" w:date="2026-09-04T13:42:00Z" w16du:dateUtc="2026-09-04T18:42:00Z">
        <w:r w:rsidR="00C32F02">
          <w:t xml:space="preserve">our </w:t>
        </w:r>
      </w:ins>
      <w:r w:rsidR="00C61BB7">
        <w:t xml:space="preserve">previous </w:t>
      </w:r>
      <w:del w:id="82" w:author="Rhodes, Justin S" w:date="2026-09-04T13:42:00Z" w16du:dateUtc="2026-09-04T18:42:00Z">
        <w:r w:rsidR="00C61BB7" w:rsidDel="00C32F02">
          <w:delText>work</w:delText>
        </w:r>
      </w:del>
      <w:ins w:id="83" w:author="Rhodes, Justin S" w:date="2026-09-04T13:42:00Z" w16du:dateUtc="2026-09-04T18:42:00Z">
        <w:r w:rsidR="00C32F02">
          <w:t>paper</w:t>
        </w:r>
      </w:ins>
      <w:r w:rsidR="00C61BB7">
        <w:t>.</w:t>
      </w:r>
    </w:p>
    <w:p w14:paraId="4B2718F7" w14:textId="77777777" w:rsidR="00C32F02" w:rsidRPr="00013D8B" w:rsidRDefault="00C32F02" w:rsidP="00D770B1">
      <w:pPr>
        <w:ind w:firstLine="720"/>
      </w:pPr>
    </w:p>
    <w:p w14:paraId="46622BD7" w14:textId="77777777" w:rsidR="004816FA" w:rsidRPr="00013D8B" w:rsidRDefault="004816FA" w:rsidP="00753C87">
      <w:pPr>
        <w:rPr>
          <w:b/>
          <w:bCs/>
        </w:rPr>
      </w:pPr>
      <w:r w:rsidRPr="00013D8B">
        <w:rPr>
          <w:b/>
          <w:bCs/>
        </w:rPr>
        <w:t>Asynchronous Changes in Cell Type Composition During Sex Change</w:t>
      </w:r>
    </w:p>
    <w:p w14:paraId="22B4C425" w14:textId="4DEF94F2" w:rsidR="00C65318" w:rsidRPr="00013D8B" w:rsidRDefault="00C65318" w:rsidP="00C65318">
      <w:r w:rsidRPr="00013D8B">
        <w:rPr>
          <w:b/>
          <w:bCs/>
        </w:rPr>
        <w:tab/>
      </w:r>
      <w:r w:rsidRPr="00013D8B">
        <w:t>Because sex change is associated with changes in brain size and composition</w:t>
      </w:r>
      <w:r w:rsidR="000E7AF0">
        <w:t xml:space="preserve"> </w:t>
      </w:r>
      <w:r w:rsidRPr="00013D8B">
        <w:fldChar w:fldCharType="begin"/>
      </w:r>
      <w:r w:rsidR="0066495D">
        <w:instrText xml:space="preserve"> ADDIN ZOTERO_ITEM CSL_CITATION {"citationID":"nc2JQN6K","properties":{"formattedCitation":"(4, 16)","plainCitation":"(4, 16)","noteIndex":0},"citationItems":[{"id":16,"uris":["http://zotero.org/users/11313215/items/VGA9PBJ3"],"itemData":{"id":16,"type":"article-journal","abstract":"Sex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013D8B">
        <w:fldChar w:fldCharType="separate"/>
      </w:r>
      <w:r w:rsidR="0066495D">
        <w:rPr>
          <w:rFonts w:cs="Times New Roman"/>
        </w:rPr>
        <w:t>(4, 16)</w:t>
      </w:r>
      <w:r w:rsidRPr="00013D8B">
        <w:fldChar w:fldCharType="end"/>
      </w:r>
      <w:r w:rsidRPr="00013D8B">
        <w:t xml:space="preserve">, we next analyzed changes in cell populations across sex change. We detected significant phase differences in the </w:t>
      </w:r>
      <w:r w:rsidR="000E7AF0">
        <w:t>abundance</w:t>
      </w:r>
      <w:r w:rsidR="000E7AF0" w:rsidRPr="00013D8B">
        <w:t xml:space="preserve"> </w:t>
      </w:r>
      <w:r w:rsidRPr="00013D8B">
        <w:t xml:space="preserve">of cells in 12 of the 27 multiome clusters. Of these, nine were </w:t>
      </w:r>
      <w:r w:rsidR="000E7AF0">
        <w:t xml:space="preserve">relative </w:t>
      </w:r>
      <w:r w:rsidRPr="00013D8B">
        <w:t xml:space="preserve">decreases in cell population while only three were increases. Notably, all three increases </w:t>
      </w:r>
      <w:r w:rsidRPr="00013D8B">
        <w:lastRenderedPageBreak/>
        <w:t xml:space="preserve">occurred in glia. Oligodendrocytes (2_OL) increased in population progressively with each phase of sex change, and microglia (11_MG) increased in population early in sex change during the male-intermediate transition </w:t>
      </w:r>
      <w:r w:rsidRPr="00013D8B">
        <w:rPr>
          <w:highlight w:val="yellow"/>
        </w:rPr>
        <w:t>(Fig. S</w:t>
      </w:r>
      <w:r w:rsidR="00376C7F">
        <w:rPr>
          <w:highlight w:val="yellow"/>
        </w:rPr>
        <w:t>6</w:t>
      </w:r>
      <w:r w:rsidRPr="00152ED0">
        <w:rPr>
          <w:highlight w:val="yellow"/>
        </w:rPr>
        <w:t>A</w:t>
      </w:r>
      <w:r w:rsidRPr="00013D8B">
        <w:t xml:space="preserve">). Consistent with the idea that sex change is characterized by transient increases in neuro- and gliogenesis </w:t>
      </w:r>
      <w:r w:rsidRPr="00013D8B">
        <w:fldChar w:fldCharType="begin"/>
      </w:r>
      <w:r w:rsidR="00933230">
        <w:instrText xml:space="preserve"> ADDIN ZOTERO_ITEM CSL_CITATION {"citationID":"0xeA6Ki8","properties":{"unsorted":false,"formattedCitation":"(4, 5)","plainCitation":"(4, 5)","noteIndex":0},"citationItems":[{"id":16,"uris":["http://zotero.org/users/11313215/items/VGA9PBJ3"],"itemData":{"id":16,"type":"article-journal","abstract":"Sex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933230">
        <w:rPr>
          <w:rFonts w:cs="Times New Roman"/>
        </w:rPr>
        <w:t>(4, 5)</w:t>
      </w:r>
      <w:r w:rsidRPr="00013D8B">
        <w:fldChar w:fldCharType="end"/>
      </w:r>
      <w:r w:rsidRPr="00013D8B">
        <w:t xml:space="preserve">, </w:t>
      </w:r>
      <w:r>
        <w:t xml:space="preserve">the proportion of </w:t>
      </w:r>
      <w:r w:rsidRPr="00013D8B">
        <w:t>radial glia (1_RGC) transiently increased in intermediates before returning to baseline levels in females (</w:t>
      </w:r>
      <w:r w:rsidRPr="00013D8B">
        <w:rPr>
          <w:highlight w:val="yellow"/>
        </w:rPr>
        <w:t>Fig 3</w:t>
      </w:r>
      <w:r w:rsidRPr="00152ED0">
        <w:rPr>
          <w:highlight w:val="yellow"/>
        </w:rPr>
        <w:t>A</w:t>
      </w:r>
      <w:r w:rsidRPr="00013D8B">
        <w:t xml:space="preserve">). </w:t>
      </w:r>
      <w:r w:rsidRPr="0031506B">
        <w:t xml:space="preserve">Together, these findings reveal asynchronous </w:t>
      </w:r>
      <w:r w:rsidR="000E7AF0">
        <w:t>changes in</w:t>
      </w:r>
      <w:r w:rsidRPr="0031506B">
        <w:t xml:space="preserve"> glial populations during sex change, with an early expansion of </w:t>
      </w:r>
      <w:r w:rsidR="000E7AF0">
        <w:t>RGCs and microglia</w:t>
      </w:r>
      <w:r w:rsidRPr="0031506B">
        <w:t xml:space="preserve"> </w:t>
      </w:r>
      <w:r w:rsidR="000E7AF0">
        <w:t>followed by</w:t>
      </w:r>
      <w:r w:rsidRPr="0031506B">
        <w:t xml:space="preserve"> later accumulation of oligodendrocytes. This temporal sequence is consistent with </w:t>
      </w:r>
      <w:r w:rsidR="000E7AF0">
        <w:t>RGCs</w:t>
      </w:r>
      <w:r w:rsidRPr="0031506B">
        <w:t xml:space="preserve"> supporting the production of new neurons early in sex change</w:t>
      </w:r>
      <w:r w:rsidR="000E7AF0">
        <w:t xml:space="preserve"> and microglia supporting and maintaining the expanded population</w:t>
      </w:r>
      <w:r w:rsidRPr="0031506B">
        <w:t xml:space="preserve">, followed by </w:t>
      </w:r>
      <w:r w:rsidR="000E7AF0">
        <w:t>oligodendrocytes myelinating the new neurons as they integrate into circuits</w:t>
      </w:r>
      <w:r w:rsidRPr="0031506B">
        <w:t>.</w:t>
      </w:r>
      <w:r w:rsidRPr="00013D8B">
        <w:t xml:space="preserve">  </w:t>
      </w:r>
    </w:p>
    <w:p w14:paraId="260981F3" w14:textId="128EA1D2" w:rsidR="004816FA" w:rsidRDefault="003F3C8F" w:rsidP="00D770B1">
      <w:pPr>
        <w:ind w:firstLine="720"/>
      </w:pPr>
      <w:r w:rsidRPr="00013D8B">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14_Vsst, 17_Glut, and 18_Glut. In intermediates, we found a transient increase in cluster 0_Spall_Mixed, and a transient decrease in cluster 4_TGN_Glut.</w:t>
      </w:r>
      <w:r>
        <w:t xml:space="preserve"> During the intermediate-female transition, we found significant decreases in </w:t>
      </w:r>
      <w:r w:rsidRPr="00013D8B">
        <w:t>in 9_Mixed, 22_Di_Glut, and 24_Vs-m_Mixed</w:t>
      </w:r>
      <w:r>
        <w:t xml:space="preserve"> and an increase in 19_Di_GABA. Importantly, we also found an increase in 6_POA_Mixed (</w:t>
      </w:r>
      <w:r w:rsidRPr="00013D8B">
        <w:rPr>
          <w:highlight w:val="yellow"/>
        </w:rPr>
        <w:t>Fig. 3</w:t>
      </w:r>
      <w:r w:rsidRPr="006A6964">
        <w:rPr>
          <w:highlight w:val="yellow"/>
        </w:rPr>
        <w:t>B</w:t>
      </w:r>
      <w:r>
        <w:t xml:space="preserve">, </w:t>
      </w:r>
      <w:r w:rsidRPr="00013D8B">
        <w:rPr>
          <w:highlight w:val="yellow"/>
        </w:rPr>
        <w:t>S</w:t>
      </w:r>
      <w:r w:rsidR="00376C7F">
        <w:rPr>
          <w:highlight w:val="yellow"/>
        </w:rPr>
        <w:t>6</w:t>
      </w:r>
      <w:r w:rsidRPr="006A6964">
        <w:rPr>
          <w:highlight w:val="yellow"/>
        </w:rPr>
        <w:t>B</w:t>
      </w:r>
      <w:r>
        <w:t>). This</w:t>
      </w:r>
      <w:r w:rsidRPr="00202D90">
        <w:t xml:space="preserve"> pattern of change </w:t>
      </w:r>
      <w:r>
        <w:t xml:space="preserve">in 6_POA_Mixed </w:t>
      </w:r>
      <w:r w:rsidRPr="00202D90">
        <w:t xml:space="preserve">suggests that </w:t>
      </w:r>
      <w:r>
        <w:t>remodeling of this cluster</w:t>
      </w:r>
      <w:r w:rsidRPr="00202D90">
        <w:t xml:space="preserve"> occurs relatively late in the sex-change process</w:t>
      </w:r>
      <w:r w:rsidR="00D770B1">
        <w:t>,</w:t>
      </w:r>
      <w:r w:rsidRPr="00202D90">
        <w:t xml:space="preserve"> consistent with the hypothesis that the full expansion of this POA neuronal population occurs after gonadal transformation and represents one of the final neural changes accompanying sex change</w:t>
      </w:r>
      <w:ins w:id="84" w:author="Rhodes, Justin S" w:date="2026-09-04T13:43:00Z" w16du:dateUtc="2026-09-04T18:43:00Z">
        <w:r w:rsidR="00C32F02">
          <w:t xml:space="preserve">. </w:t>
        </w:r>
      </w:ins>
      <w:del w:id="85" w:author="Rhodes, Justin S" w:date="2026-09-04T13:43:00Z" w16du:dateUtc="2026-09-04T18:43:00Z">
        <w:r w:rsidRPr="00202D90" w:rsidDel="00C32F02">
          <w:delText>.</w:delText>
        </w:r>
        <w:r w:rsidRPr="00202D90" w:rsidDel="00C32F02">
          <w:tab/>
        </w:r>
      </w:del>
      <w:r w:rsidR="009C5659" w:rsidRPr="009C5659">
        <w:t>Together, these findings indicate that neuronal remodeling during sex change is a staged process</w:t>
      </w:r>
      <w:r w:rsidR="00D770B1">
        <w:t xml:space="preserve"> where</w:t>
      </w:r>
      <w:r w:rsidR="009C5659" w:rsidRPr="009C5659">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9539CC" w:rsidRDefault="00AB18FA" w:rsidP="004816FA">
      <w:pPr>
        <w:rPr>
          <w:highlight w:val="yellow"/>
        </w:rPr>
      </w:pPr>
    </w:p>
    <w:p w14:paraId="2B35DCF9" w14:textId="04782882" w:rsidR="00E074EF" w:rsidRDefault="004816FA" w:rsidP="005E315B">
      <w:pPr>
        <w:rPr>
          <w:b/>
          <w:bCs/>
        </w:rPr>
      </w:pPr>
      <w:r w:rsidRPr="00013D8B">
        <w:rPr>
          <w:b/>
          <w:bCs/>
        </w:rPr>
        <w:t xml:space="preserve">Cell Types Undergo Sex Change at Different Rates </w:t>
      </w:r>
    </w:p>
    <w:p w14:paraId="412C8B56" w14:textId="1E48DAD7" w:rsidR="00E074EF" w:rsidRPr="00E074EF" w:rsidRDefault="00E074EF" w:rsidP="005E315B">
      <w:pPr>
        <w:rPr>
          <w:u w:val="single"/>
        </w:rPr>
      </w:pPr>
      <w:r w:rsidRPr="00E074EF">
        <w:rPr>
          <w:u w:val="single"/>
        </w:rPr>
        <w:t>Transcriptomic sex change</w:t>
      </w:r>
    </w:p>
    <w:p w14:paraId="0D133D33" w14:textId="093236F4" w:rsidR="00E074EF" w:rsidRDefault="004816FA" w:rsidP="005E315B">
      <w:r w:rsidRPr="00013D8B">
        <w:rPr>
          <w:b/>
          <w:bCs/>
        </w:rPr>
        <w:tab/>
      </w:r>
      <w:r w:rsidR="00264846" w:rsidRPr="00264846">
        <w:t>To characterize the transcriptomic changes associated with sex change, we next identified differentially expressed genes (DEGs) and classified each according to its temporal pattern</w:t>
      </w:r>
      <w:r w:rsidR="00CF7C9C">
        <w:t xml:space="preserve"> and direction</w:t>
      </w:r>
      <w:r w:rsidR="00264846" w:rsidRPr="00264846">
        <w:t xml:space="preserve"> of expression </w:t>
      </w:r>
      <w:r w:rsidR="00CF7C9C">
        <w:t xml:space="preserve">changes </w:t>
      </w:r>
      <w:r w:rsidR="00264846" w:rsidRPr="00264846">
        <w:t xml:space="preserve">across males, intermediates, and females (Methods). </w:t>
      </w:r>
      <w:commentRangeStart w:id="86"/>
      <w:r w:rsidR="00264846" w:rsidRPr="00264846">
        <w:t xml:space="preserve">Specifically, genes were classified as exhibiting early, late, </w:t>
      </w:r>
      <w:r w:rsidR="00264846">
        <w:t xml:space="preserve">progressive, </w:t>
      </w:r>
      <w:r w:rsidR="00264846" w:rsidRPr="00264846">
        <w:t>or transient</w:t>
      </w:r>
      <w:r w:rsidR="00FD0053">
        <w:t xml:space="preserve"> patterns</w:t>
      </w:r>
      <w:r w:rsidR="00CF7C9C">
        <w:t xml:space="preserve"> as well as either increasing or decreasing expression</w:t>
      </w:r>
      <w:r w:rsidR="00264846" w:rsidRPr="00264846">
        <w:t>.</w:t>
      </w:r>
      <w:commentRangeEnd w:id="86"/>
      <w:r w:rsidR="00C32F02" w:rsidRPr="00264846">
        <w:rPr>
          <w:rStyle w:val="CommentReference"/>
          <w:sz w:val="24"/>
          <w:szCs w:val="30"/>
        </w:rPr>
        <w:commentReference w:id="86"/>
      </w:r>
      <w:r w:rsidR="00264846" w:rsidRPr="00264846">
        <w:t xml:space="preserve"> We identified a total </w:t>
      </w:r>
      <w:r w:rsidR="00264846" w:rsidRPr="00D770B1">
        <w:t xml:space="preserve">of </w:t>
      </w:r>
      <w:r w:rsidR="00EA408F" w:rsidRPr="00D770B1">
        <w:t>290</w:t>
      </w:r>
      <w:r w:rsidR="00264846" w:rsidRPr="00D770B1">
        <w:t xml:space="preserve"> DEGs</w:t>
      </w:r>
      <w:r w:rsidR="00264846" w:rsidRPr="00264846">
        <w:t xml:space="preserve"> (</w:t>
      </w:r>
      <w:r w:rsidR="00264846" w:rsidRPr="00EA408F">
        <w:rPr>
          <w:highlight w:val="yellow"/>
        </w:rPr>
        <w:t>Appendix SX</w:t>
      </w:r>
      <w:r w:rsidR="00264846" w:rsidRPr="00264846">
        <w:t>)</w:t>
      </w:r>
      <w:r w:rsidR="00C93467" w:rsidRPr="00C93467">
        <w:t xml:space="preserve"> </w:t>
      </w:r>
      <w:r w:rsidR="00C93467">
        <w:t>DEGs were roughly split, with</w:t>
      </w:r>
      <w:r w:rsidR="00C93467" w:rsidRPr="00264846">
        <w:t xml:space="preserve"> </w:t>
      </w:r>
      <w:r w:rsidR="00C93467">
        <w:t>150</w:t>
      </w:r>
      <w:r w:rsidR="00C93467" w:rsidRPr="00264846">
        <w:t xml:space="preserve"> DEGs </w:t>
      </w:r>
      <w:r w:rsidR="00C93467">
        <w:t>being</w:t>
      </w:r>
      <w:r w:rsidR="00C93467" w:rsidRPr="00264846">
        <w:t xml:space="preserve"> upregulated and </w:t>
      </w:r>
      <w:r w:rsidR="00C93467">
        <w:t>140</w:t>
      </w:r>
      <w:r w:rsidR="00C93467" w:rsidRPr="00264846">
        <w:t xml:space="preserve"> </w:t>
      </w:r>
      <w:r w:rsidR="00C93467">
        <w:t>being</w:t>
      </w:r>
      <w:r w:rsidR="00C93467" w:rsidRPr="00264846">
        <w:t xml:space="preserve"> downregulated</w:t>
      </w:r>
      <w:r w:rsidR="00C93467">
        <w:t xml:space="preserve"> going from male to female</w:t>
      </w:r>
      <w:r w:rsidR="00C93467" w:rsidRPr="00264846">
        <w:t xml:space="preserve">. </w:t>
      </w:r>
      <w:r w:rsidR="00C93467">
        <w:t xml:space="preserve">Temporally, there were </w:t>
      </w:r>
      <w:r w:rsidR="00653835">
        <w:t>76</w:t>
      </w:r>
      <w:r w:rsidR="00C93467">
        <w:t xml:space="preserve"> DEGs showed an </w:t>
      </w:r>
      <w:r w:rsidR="00264846" w:rsidRPr="00264846">
        <w:t>early</w:t>
      </w:r>
      <w:r w:rsidR="00C93467">
        <w:t xml:space="preserve"> pattern </w:t>
      </w:r>
      <w:r w:rsidR="00D770B1">
        <w:t xml:space="preserve">of </w:t>
      </w:r>
      <w:r w:rsidR="00D770B1" w:rsidRPr="00264846">
        <w:t>change</w:t>
      </w:r>
      <w:r w:rsidR="00264846" w:rsidRPr="00264846">
        <w:t xml:space="preserve">, </w:t>
      </w:r>
      <w:r w:rsidR="00653835">
        <w:t>136</w:t>
      </w:r>
      <w:r w:rsidR="00653835" w:rsidRPr="00264846">
        <w:t xml:space="preserve"> </w:t>
      </w:r>
      <w:r w:rsidR="00264846" w:rsidRPr="00264846">
        <w:t xml:space="preserve">late, </w:t>
      </w:r>
      <w:r w:rsidR="00653835">
        <w:t xml:space="preserve">6 </w:t>
      </w:r>
      <w:r w:rsidR="00264846">
        <w:t xml:space="preserve">progressive </w:t>
      </w:r>
      <w:r w:rsidR="00264846" w:rsidRPr="00264846">
        <w:t xml:space="preserve">and </w:t>
      </w:r>
      <w:r w:rsidR="00653835">
        <w:t>72</w:t>
      </w:r>
      <w:r w:rsidR="00653835" w:rsidRPr="00264846">
        <w:t xml:space="preserve"> </w:t>
      </w:r>
      <w:r w:rsidR="00264846" w:rsidRPr="00264846">
        <w:t xml:space="preserve">transient. </w:t>
      </w:r>
      <w:r w:rsidR="000471EB">
        <w:t xml:space="preserve">In total </w:t>
      </w:r>
      <w:r w:rsidR="000471EB" w:rsidRPr="000471EB">
        <w:t>153</w:t>
      </w:r>
      <w:r w:rsidR="000471EB">
        <w:t xml:space="preserve"> DEGs</w:t>
      </w:r>
      <w:r w:rsidR="000471EB" w:rsidRPr="000471EB">
        <w:t xml:space="preserve"> significantly differed between males and intermediates, 214 differed between females and intermediates, and 234 differed between females and males. </w:t>
      </w:r>
      <w:r w:rsidR="000471EB">
        <w:t xml:space="preserve">This predominance of DEGs that differed between intermediates and females indicates that the greatest amount of transcriptomic remodeling occurs during the later stages of sex change </w:t>
      </w:r>
      <w:r w:rsidR="000471EB" w:rsidRPr="000471EB">
        <w:t xml:space="preserve">when </w:t>
      </w:r>
      <w:r w:rsidR="000471EB">
        <w:t xml:space="preserve">the </w:t>
      </w:r>
      <w:r w:rsidR="000471EB" w:rsidRPr="000471EB">
        <w:t>gonad</w:t>
      </w:r>
      <w:r w:rsidR="000471EB">
        <w:t xml:space="preserve">s transform, while relatively </w:t>
      </w:r>
      <w:r w:rsidR="00D770B1">
        <w:t>fewer changes occur</w:t>
      </w:r>
      <w:r w:rsidR="000471EB">
        <w:t xml:space="preserve"> during earlier stages where the </w:t>
      </w:r>
      <w:r w:rsidR="000471EB" w:rsidRPr="000471EB">
        <w:t xml:space="preserve">groundwork for gonadal sex change is laid. </w:t>
      </w:r>
      <w:commentRangeStart w:id="87"/>
      <w:commentRangeStart w:id="88"/>
      <w:r w:rsidR="00CF7C9C" w:rsidRPr="00013D8B">
        <w:t>We found DEGs were biased in clusters 6_POA_Mixed (</w:t>
      </w:r>
      <w:r w:rsidR="00CF7C9C" w:rsidRPr="00013D8B">
        <w:rPr>
          <w:highlight w:val="yellow"/>
        </w:rPr>
        <w:t xml:space="preserve">Fig. </w:t>
      </w:r>
      <w:r w:rsidR="00376C7F">
        <w:rPr>
          <w:highlight w:val="yellow"/>
        </w:rPr>
        <w:t>6</w:t>
      </w:r>
      <w:r w:rsidR="00CF7C9C" w:rsidRPr="00C96FF7">
        <w:rPr>
          <w:highlight w:val="yellow"/>
        </w:rPr>
        <w:t>C</w:t>
      </w:r>
      <w:r w:rsidR="00CF7C9C" w:rsidRPr="00013D8B">
        <w:t>), 1_RGC, 0_Spall_Mixed, and 11_MG.</w:t>
      </w:r>
      <w:commentRangeEnd w:id="87"/>
      <w:r w:rsidR="00D14B33">
        <w:rPr>
          <w:rStyle w:val="CommentReference"/>
          <w:sz w:val="24"/>
          <w:szCs w:val="30"/>
        </w:rPr>
        <w:commentReference w:id="87"/>
      </w:r>
      <w:commentRangeEnd w:id="88"/>
      <w:r w:rsidR="000260E3">
        <w:rPr>
          <w:rStyle w:val="CommentReference"/>
          <w:sz w:val="24"/>
          <w:szCs w:val="30"/>
        </w:rPr>
        <w:commentReference w:id="88"/>
      </w:r>
    </w:p>
    <w:p w14:paraId="61F5FD23" w14:textId="77777777" w:rsidR="00555C7B" w:rsidRDefault="00555C7B" w:rsidP="00E074EF">
      <w:pPr>
        <w:rPr>
          <w:u w:val="single"/>
        </w:rPr>
      </w:pPr>
    </w:p>
    <w:p w14:paraId="628CF3BB" w14:textId="32A536E9" w:rsidR="00E074EF" w:rsidRPr="00E074EF" w:rsidRDefault="006A58A0" w:rsidP="00E074EF">
      <w:pPr>
        <w:rPr>
          <w:u w:val="single"/>
        </w:rPr>
      </w:pPr>
      <w:r>
        <w:rPr>
          <w:u w:val="single"/>
        </w:rPr>
        <w:t>Epigenomic</w:t>
      </w:r>
      <w:r w:rsidRPr="00E074EF">
        <w:rPr>
          <w:u w:val="single"/>
        </w:rPr>
        <w:t xml:space="preserve"> </w:t>
      </w:r>
      <w:r w:rsidR="00E074EF" w:rsidRPr="00E074EF">
        <w:rPr>
          <w:u w:val="single"/>
        </w:rPr>
        <w:t>sex change</w:t>
      </w:r>
    </w:p>
    <w:p w14:paraId="246D4878" w14:textId="2846C7E4" w:rsidR="0054434D" w:rsidRDefault="00555C7B">
      <w:r>
        <w:lastRenderedPageBreak/>
        <w:tab/>
      </w:r>
      <w:r w:rsidR="0054434D" w:rsidRPr="0054434D">
        <w:t>To characterize the epigenomic changes associated with sex change, we next identified differentially accessible regions (DARs) and classified each according to the same temporal patterns described above</w:t>
      </w:r>
      <w:r w:rsidR="005779D6">
        <w:t xml:space="preserve">. </w:t>
      </w:r>
      <w:r w:rsidR="0054434D" w:rsidRPr="0054434D">
        <w:t xml:space="preserve">We identified a total of </w:t>
      </w:r>
      <w:r w:rsidR="005779D6">
        <w:t>53</w:t>
      </w:r>
      <w:r w:rsidR="005779D6" w:rsidRPr="0054434D">
        <w:t xml:space="preserve"> </w:t>
      </w:r>
      <w:r w:rsidR="0054434D" w:rsidRPr="0054434D">
        <w:t>DARs (</w:t>
      </w:r>
      <w:r w:rsidR="0054434D" w:rsidRPr="0054434D">
        <w:rPr>
          <w:highlight w:val="yellow"/>
        </w:rPr>
        <w:t>Appendix SX</w:t>
      </w:r>
      <w:r w:rsidR="0054434D" w:rsidRPr="0054434D">
        <w:t xml:space="preserve">), of which </w:t>
      </w:r>
      <w:r w:rsidR="00653835">
        <w:t>6</w:t>
      </w:r>
      <w:r w:rsidR="00653835" w:rsidRPr="0054434D">
        <w:t xml:space="preserve"> </w:t>
      </w:r>
      <w:r w:rsidR="0054434D" w:rsidRPr="0054434D">
        <w:t xml:space="preserve">exhibited early changes, </w:t>
      </w:r>
      <w:r w:rsidR="00653835">
        <w:t>22</w:t>
      </w:r>
      <w:r w:rsidR="00653835" w:rsidRPr="0054434D">
        <w:t xml:space="preserve"> </w:t>
      </w:r>
      <w:r w:rsidR="0054434D" w:rsidRPr="0054434D">
        <w:t xml:space="preserve">late changes, </w:t>
      </w:r>
      <w:r w:rsidR="00653835">
        <w:t>25</w:t>
      </w:r>
      <w:r w:rsidR="00653835" w:rsidRPr="0054434D">
        <w:t xml:space="preserve"> </w:t>
      </w:r>
      <w:r w:rsidR="0054434D" w:rsidRPr="0054434D">
        <w:t xml:space="preserve">progressive changes, and </w:t>
      </w:r>
      <w:r w:rsidR="00653835">
        <w:t>none exhibited</w:t>
      </w:r>
      <w:r w:rsidR="00653835" w:rsidRPr="0054434D">
        <w:t xml:space="preserve"> </w:t>
      </w:r>
      <w:r w:rsidR="0054434D" w:rsidRPr="0054434D">
        <w:t xml:space="preserve">transient changes. </w:t>
      </w:r>
      <w:r w:rsidR="00653835">
        <w:t>Overall, 28 DARs decreased in accessibility and 25 increased in accessibility</w:t>
      </w:r>
      <w:ins w:id="89" w:author="Rhodes, Justin S" w:date="2026-09-03T13:36:00Z" w16du:dateUtc="2026-09-03T18:36:00Z">
        <w:r w:rsidR="00E04B65">
          <w:t xml:space="preserve"> from male to female</w:t>
        </w:r>
      </w:ins>
      <w:r w:rsidR="00653835">
        <w:t xml:space="preserve">. </w:t>
      </w:r>
      <w:commentRangeStart w:id="90"/>
      <w:commentRangeStart w:id="91"/>
      <w:r w:rsidR="0054434D" w:rsidRPr="0054434D">
        <w:t xml:space="preserve">Similar to the transcriptomic analysis, the </w:t>
      </w:r>
      <w:r w:rsidR="00264301">
        <w:t>large number</w:t>
      </w:r>
      <w:r w:rsidR="00264301" w:rsidRPr="0054434D">
        <w:t xml:space="preserve"> </w:t>
      </w:r>
      <w:r w:rsidR="0054434D" w:rsidRPr="0054434D">
        <w:t xml:space="preserve">of late DARs indicates that the greatest amount of epigenomic remodeling occurs during the later stages of sex change. </w:t>
      </w:r>
      <w:commentRangeEnd w:id="90"/>
      <w:r w:rsidR="00653835" w:rsidRPr="006C2F07">
        <w:rPr>
          <w:rStyle w:val="CommentReference"/>
          <w:sz w:val="24"/>
          <w:szCs w:val="30"/>
        </w:rPr>
        <w:commentReference w:id="90"/>
      </w:r>
      <w:commentRangeEnd w:id="91"/>
      <w:r w:rsidR="00E04B65" w:rsidRPr="006C2F07">
        <w:rPr>
          <w:rStyle w:val="CommentReference"/>
          <w:sz w:val="24"/>
          <w:szCs w:val="30"/>
        </w:rPr>
        <w:commentReference w:id="91"/>
      </w:r>
      <w:ins w:id="92" w:author="Rhodes, Justin S" w:date="2026-09-03T13:52:00Z" w16du:dateUtc="2026-09-03T18:52:00Z">
        <w:r w:rsidR="006C2F07" w:rsidRPr="006C2F07">
          <w:t>In contrast to the transcriptomic changes, which were predominantly late, chromatin accessibility was characterized by a large proportion of progressive changes and an absence of transient remodeling. These results suggest that much of the epigenomic reorganization begins during the intermediate stage and progresses across sex change, whereas transcriptomic reorganization is more strongly concentrated during the later stages</w:t>
        </w:r>
      </w:ins>
      <w:del w:id="93" w:author="Rhodes, Justin S" w:date="2026-09-03T13:52:00Z" w16du:dateUtc="2026-09-03T18:52:00Z">
        <w:r w:rsidR="0054434D" w:rsidRPr="0054434D" w:rsidDel="006C2F07">
          <w:delText xml:space="preserve">Unlike gene expression, however, chromatin accessibility was characterized by </w:delText>
        </w:r>
        <w:r w:rsidR="00D770B1" w:rsidDel="006C2F07">
          <w:delText xml:space="preserve">a greater number of </w:delText>
        </w:r>
        <w:r w:rsidR="0054434D" w:rsidRPr="0054434D" w:rsidDel="006C2F07">
          <w:delText>progressive changes and an absence of transient remodeling</w:delText>
        </w:r>
        <w:r w:rsidR="00264301" w:rsidDel="006C2F07">
          <w:delText xml:space="preserve">. </w:delText>
        </w:r>
        <w:r w:rsidR="00D770B1" w:rsidDel="006C2F07">
          <w:delText>These results</w:delText>
        </w:r>
        <w:r w:rsidR="00264301" w:rsidDel="006C2F07">
          <w:delText xml:space="preserve"> suggest much of the long term</w:delText>
        </w:r>
        <w:r w:rsidR="0054434D" w:rsidRPr="0054434D" w:rsidDel="006C2F07">
          <w:delText xml:space="preserve"> epigenomic reorganization</w:delText>
        </w:r>
        <w:r w:rsidR="00264301" w:rsidDel="006C2F07">
          <w:delText xml:space="preserve"> that occurs during sex change begins early in the process in contrast to transcriptomic reorganization which predominantly changes late in sex change</w:delText>
        </w:r>
      </w:del>
      <w:r w:rsidR="0054434D" w:rsidRPr="0054434D">
        <w:t xml:space="preserve">. </w:t>
      </w:r>
      <w:commentRangeStart w:id="94"/>
      <w:r w:rsidR="00264301">
        <w:t>We found DARs were biased in clusters</w:t>
      </w:r>
      <w:r w:rsidR="0054434D" w:rsidRPr="0054434D">
        <w:t xml:space="preserve"> 1_RGC, 0_Spall_Mixed, and 2_OL</w:t>
      </w:r>
      <w:commentRangeEnd w:id="94"/>
      <w:r w:rsidR="00E04B65" w:rsidRPr="0054434D">
        <w:rPr>
          <w:rStyle w:val="CommentReference"/>
          <w:sz w:val="24"/>
          <w:szCs w:val="30"/>
        </w:rPr>
        <w:commentReference w:id="94"/>
      </w:r>
      <w:r w:rsidR="0054434D" w:rsidRPr="0054434D">
        <w:t xml:space="preserve"> </w:t>
      </w:r>
      <w:r w:rsidR="0054434D" w:rsidRPr="0054434D">
        <w:rPr>
          <w:highlight w:val="yellow"/>
        </w:rPr>
        <w:t xml:space="preserve">(Fig. </w:t>
      </w:r>
      <w:r w:rsidR="00376C7F">
        <w:rPr>
          <w:highlight w:val="yellow"/>
        </w:rPr>
        <w:t>6</w:t>
      </w:r>
      <w:r w:rsidR="0054434D" w:rsidRPr="0054434D">
        <w:rPr>
          <w:highlight w:val="yellow"/>
        </w:rPr>
        <w:t>D</w:t>
      </w:r>
      <w:r w:rsidR="00264301">
        <w:t>)</w:t>
      </w:r>
      <w:r w:rsidR="0054434D" w:rsidRPr="0054434D">
        <w:t>.</w:t>
      </w:r>
    </w:p>
    <w:p w14:paraId="0C9B791B" w14:textId="77777777" w:rsidR="00264301" w:rsidRDefault="00264301" w:rsidP="00D770B1"/>
    <w:p w14:paraId="4CF2830D" w14:textId="67B4F178" w:rsidR="006C603E" w:rsidRPr="006C603E" w:rsidRDefault="00175C20" w:rsidP="006C603E">
      <w:r>
        <w:rPr>
          <w:u w:val="single"/>
        </w:rPr>
        <w:t>Relationship Between DEGs and DARs</w:t>
      </w:r>
    </w:p>
    <w:p w14:paraId="75D03DF9" w14:textId="3D7F5005" w:rsidR="006C603E" w:rsidRPr="006C603E" w:rsidRDefault="006C603E" w:rsidP="00D770B1">
      <w:pPr>
        <w:ind w:firstLine="720"/>
      </w:pPr>
      <w:r w:rsidRPr="006C603E">
        <w:t xml:space="preserve">We next asked </w:t>
      </w:r>
      <w:r w:rsidR="00555C7B">
        <w:t>which changes in gene expression could be explained by changes in the epigenome</w:t>
      </w:r>
      <w:r w:rsidRPr="006C603E">
        <w:t>.</w:t>
      </w:r>
      <w:r w:rsidR="00646584" w:rsidRPr="00646584">
        <w:t xml:space="preserve"> </w:t>
      </w:r>
      <w:r w:rsidR="00646584">
        <w:t>A d</w:t>
      </w:r>
      <w:r w:rsidR="00646584" w:rsidRPr="00646584">
        <w:t xml:space="preserve">irect comparison of </w:t>
      </w:r>
      <w:r w:rsidR="00D770B1">
        <w:t>DEGs and DARs</w:t>
      </w:r>
      <w:r w:rsidR="00646584" w:rsidRPr="00646584">
        <w:t xml:space="preserve"> identified only a single overlapping gene </w:t>
      </w:r>
      <w:r w:rsidRPr="006C603E">
        <w:t>(</w:t>
      </w:r>
      <w:r w:rsidRPr="006C603E">
        <w:rPr>
          <w:i/>
          <w:iCs/>
        </w:rPr>
        <w:t>igf2bp1</w:t>
      </w:r>
      <w:r>
        <w:t xml:space="preserve"> in cluster 0</w:t>
      </w:r>
      <w:r w:rsidR="005779D6">
        <w:t>_Spall_Mixed</w:t>
      </w:r>
      <w:r w:rsidRPr="006C603E">
        <w:t xml:space="preserve">). </w:t>
      </w:r>
      <w:r w:rsidR="00646584" w:rsidRPr="00646584">
        <w:t xml:space="preserve">Because this comparison requires both transcriptional and </w:t>
      </w:r>
      <w:r w:rsidR="00D770B1">
        <w:t>epigenomic</w:t>
      </w:r>
      <w:r w:rsidR="00646584" w:rsidRPr="00646584">
        <w:t xml:space="preserve"> changes to independently satisfy </w:t>
      </w:r>
      <w:r w:rsidR="00555C7B">
        <w:t xml:space="preserve">strict </w:t>
      </w:r>
      <w:r w:rsidR="00646584" w:rsidRPr="00646584">
        <w:t>significance thresholds, we next as</w:t>
      </w:r>
      <w:r w:rsidR="00555C7B">
        <w:t xml:space="preserve">ked which DEGs and DARs </w:t>
      </w:r>
      <w:r w:rsidR="00AC4828">
        <w:t>had a</w:t>
      </w:r>
      <w:r w:rsidR="00555C7B">
        <w:t xml:space="preserve"> significant correlation between the alternate modality (i.e., whether the expression of a DEG is </w:t>
      </w:r>
      <w:r w:rsidR="00AC4828">
        <w:t>correlated</w:t>
      </w:r>
      <w:r w:rsidR="00555C7B">
        <w:t xml:space="preserve"> with </w:t>
      </w:r>
      <w:r w:rsidR="00AC4828">
        <w:t>its</w:t>
      </w:r>
      <w:r w:rsidR="00555C7B">
        <w:t xml:space="preserve"> </w:t>
      </w:r>
      <w:r w:rsidR="001C4E6C">
        <w:t>ATAC</w:t>
      </w:r>
      <w:r w:rsidR="00555C7B">
        <w:t xml:space="preserve"> accessibility</w:t>
      </w:r>
      <w:del w:id="95" w:author="Rhodes, Justin S" w:date="2026-09-03T19:09:00Z" w16du:dateUtc="2026-09-04T00:09:00Z">
        <w:r w:rsidR="00555C7B" w:rsidDel="006365CB">
          <w:delText xml:space="preserve"> </w:delText>
        </w:r>
        <w:r w:rsidR="00AC4828" w:rsidDel="006365CB">
          <w:delText>and</w:delText>
        </w:r>
        <w:r w:rsidR="00555C7B" w:rsidDel="006365CB">
          <w:delText xml:space="preserve"> vice versa</w:delText>
        </w:r>
      </w:del>
      <w:r w:rsidR="00555C7B">
        <w:t>)</w:t>
      </w:r>
      <w:r w:rsidR="00646584">
        <w:t xml:space="preserve">. </w:t>
      </w:r>
      <w:r w:rsidR="00175C20">
        <w:t>To do this</w:t>
      </w:r>
      <w:r w:rsidRPr="006C603E">
        <w:t>, we correlated pseudobulk</w:t>
      </w:r>
      <w:r w:rsidR="00555C7B">
        <w:t>ed</w:t>
      </w:r>
      <w:r w:rsidRPr="006C603E">
        <w:t xml:space="preserve"> gene expression with </w:t>
      </w:r>
      <w:r w:rsidR="00555C7B">
        <w:t xml:space="preserve">pseudobulked </w:t>
      </w:r>
      <w:r w:rsidRPr="006C603E">
        <w:t>chromatin accessibility scores for ATAC peaks</w:t>
      </w:r>
      <w:r w:rsidR="00555C7B">
        <w:t xml:space="preserve"> </w:t>
      </w:r>
      <w:r w:rsidRPr="006C603E">
        <w:t>located within promoter and gene-body regions of each gene across individuals (</w:t>
      </w:r>
      <w:r w:rsidRPr="006C603E">
        <w:rPr>
          <w:highlight w:val="yellow"/>
        </w:rPr>
        <w:t>Methods</w:t>
      </w:r>
      <w:r w:rsidRPr="006C603E">
        <w:t xml:space="preserve">). </w:t>
      </w:r>
      <w:r w:rsidR="00AC4828">
        <w:t xml:space="preserve">Of the 226 genes </w:t>
      </w:r>
      <w:r w:rsidR="001C4E6C">
        <w:t>which passed quality control (</w:t>
      </w:r>
      <w:r w:rsidR="001C4E6C" w:rsidRPr="003810DC">
        <w:rPr>
          <w:highlight w:val="yellow"/>
        </w:rPr>
        <w:t>Appendix SXX, SXX</w:t>
      </w:r>
      <w:r w:rsidR="001C4E6C">
        <w:t>)</w:t>
      </w:r>
      <w:r w:rsidR="00AC4828">
        <w:t>, 67</w:t>
      </w:r>
      <w:r w:rsidRPr="006C603E">
        <w:t xml:space="preserve"> exhibited a significant correlation between gene expression and the accessibility of their best local ATAC peak (</w:t>
      </w:r>
      <w:commentRangeStart w:id="96"/>
      <w:commentRangeStart w:id="97"/>
      <w:r w:rsidRPr="006C603E">
        <w:t>Pearson's P &lt; 0.05</w:t>
      </w:r>
      <w:commentRangeEnd w:id="96"/>
      <w:r w:rsidR="00175C20" w:rsidRPr="006C603E">
        <w:rPr>
          <w:rStyle w:val="CommentReference"/>
          <w:sz w:val="24"/>
          <w:szCs w:val="30"/>
        </w:rPr>
        <w:commentReference w:id="96"/>
      </w:r>
      <w:commentRangeEnd w:id="97"/>
      <w:r w:rsidR="00E04B65" w:rsidRPr="006C603E">
        <w:rPr>
          <w:rStyle w:val="CommentReference"/>
          <w:sz w:val="24"/>
          <w:szCs w:val="30"/>
        </w:rPr>
        <w:commentReference w:id="97"/>
      </w:r>
      <w:r w:rsidRPr="006C603E">
        <w:t xml:space="preserve">). The prevalence of accessibility-associated DEGs </w:t>
      </w:r>
      <w:commentRangeStart w:id="98"/>
      <w:commentRangeStart w:id="99"/>
      <w:r w:rsidRPr="006C603E">
        <w:t>did not differ significantly among cell clusters, indicating that the contribution of local chromatin accessibility to transcriptional remodeling was broadly similar across cell populations</w:t>
      </w:r>
      <w:ins w:id="100" w:author="Rhodes, Justin S" w:date="2026-09-04T13:47:00Z" w16du:dateUtc="2026-09-04T18:47:00Z">
        <w:r w:rsidR="00C32F02">
          <w:t xml:space="preserve"> as indicated by a non-significant chi-square </w:t>
        </w:r>
      </w:ins>
      <w:ins w:id="101" w:author="Rhodes, Justin S" w:date="2026-09-04T13:48:00Z" w16du:dateUtc="2026-09-04T18:48:00Z">
        <w:r w:rsidR="00C32F02">
          <w:t>test</w:t>
        </w:r>
      </w:ins>
      <w:r w:rsidRPr="006C603E">
        <w:t>.</w:t>
      </w:r>
      <w:commentRangeEnd w:id="98"/>
      <w:r w:rsidR="00F17056" w:rsidRPr="006C603E">
        <w:rPr>
          <w:rStyle w:val="CommentReference"/>
          <w:sz w:val="24"/>
          <w:szCs w:val="30"/>
        </w:rPr>
        <w:commentReference w:id="98"/>
      </w:r>
      <w:commentRangeEnd w:id="99"/>
      <w:r w:rsidR="00747DD7" w:rsidRPr="006C603E">
        <w:rPr>
          <w:rStyle w:val="CommentReference"/>
          <w:sz w:val="24"/>
          <w:szCs w:val="30"/>
        </w:rPr>
        <w:commentReference w:id="99"/>
      </w:r>
    </w:p>
    <w:p w14:paraId="50E678AF" w14:textId="77777777" w:rsidR="006C603E" w:rsidRPr="006C603E" w:rsidRDefault="006C603E" w:rsidP="006C603E"/>
    <w:p w14:paraId="34B0BBE6" w14:textId="5F689809" w:rsidR="006C603E" w:rsidRPr="006C603E" w:rsidRDefault="006C603E" w:rsidP="006C603E">
      <w:r w:rsidRPr="006C603E">
        <w:t xml:space="preserve">As a complementary analysis, we next examined whether </w:t>
      </w:r>
      <w:r w:rsidR="00C551F6">
        <w:t>DARs</w:t>
      </w:r>
      <w:r w:rsidRPr="006C603E">
        <w:t xml:space="preserve"> were associated with expression of their nearest expressed gene. Following quality-control</w:t>
      </w:r>
      <w:ins w:id="102" w:author="Rhodes, Justin S" w:date="2026-09-03T13:53:00Z" w16du:dateUtc="2026-09-03T18:53:00Z">
        <w:r w:rsidR="006C2F07">
          <w:t>,</w:t>
        </w:r>
      </w:ins>
      <w:r w:rsidRPr="006C603E">
        <w:t xml:space="preserve"> 23 of </w:t>
      </w:r>
      <w:r w:rsidR="00C551F6">
        <w:t xml:space="preserve">the </w:t>
      </w:r>
      <w:r w:rsidRPr="006C603E">
        <w:t xml:space="preserve">53 DARs were suitable for analysis. Of these, </w:t>
      </w:r>
      <w:r w:rsidR="00C551F6">
        <w:t>four</w:t>
      </w:r>
      <w:r w:rsidR="00C551F6" w:rsidRPr="006C603E">
        <w:t xml:space="preserve"> </w:t>
      </w:r>
      <w:r w:rsidRPr="006C603E">
        <w:t>exhibited significant correlations between chromatin accessibility and gene expression (Pearson's P &lt; 0.05) (</w:t>
      </w:r>
      <w:r w:rsidR="00C551F6" w:rsidRPr="00CB1E76">
        <w:rPr>
          <w:highlight w:val="yellow"/>
        </w:rPr>
        <w:t xml:space="preserve">Appendix </w:t>
      </w:r>
      <w:commentRangeStart w:id="103"/>
      <w:commentRangeStart w:id="104"/>
      <w:r w:rsidRPr="006C603E">
        <w:rPr>
          <w:highlight w:val="yellow"/>
        </w:rPr>
        <w:t>S</w:t>
      </w:r>
      <w:r w:rsidR="00EA408F" w:rsidRPr="00EA408F">
        <w:rPr>
          <w:highlight w:val="yellow"/>
        </w:rPr>
        <w:t>XX</w:t>
      </w:r>
      <w:commentRangeEnd w:id="103"/>
      <w:r w:rsidR="00C551F6">
        <w:rPr>
          <w:rStyle w:val="CommentReference"/>
          <w:sz w:val="24"/>
          <w:szCs w:val="30"/>
        </w:rPr>
        <w:commentReference w:id="103"/>
      </w:r>
      <w:commentRangeEnd w:id="104"/>
      <w:r w:rsidR="008A7784">
        <w:rPr>
          <w:rStyle w:val="CommentReference"/>
          <w:sz w:val="24"/>
          <w:szCs w:val="30"/>
        </w:rPr>
        <w:commentReference w:id="104"/>
      </w:r>
      <w:r w:rsidR="00C551F6">
        <w:t>, SXX)</w:t>
      </w:r>
      <w:r w:rsidRPr="006C603E">
        <w:t xml:space="preserve">. </w:t>
      </w:r>
    </w:p>
    <w:p w14:paraId="7B2536BA" w14:textId="77777777" w:rsidR="006C603E" w:rsidRPr="006C603E" w:rsidRDefault="006C603E" w:rsidP="006C603E"/>
    <w:p w14:paraId="046684EE" w14:textId="233D37CD" w:rsidR="006C603E" w:rsidDel="00747DD7" w:rsidRDefault="00747DD7" w:rsidP="004816FA">
      <w:pPr>
        <w:rPr>
          <w:del w:id="105" w:author="Rhodes, Justin S" w:date="2026-09-03T13:54:00Z" w16du:dateUtc="2026-09-03T18:54:00Z"/>
        </w:rPr>
      </w:pPr>
      <w:ins w:id="106" w:author="Rhodes, Justin S" w:date="2026-09-03T13:54:00Z" w16du:dateUtc="2026-09-03T18:54:00Z">
        <w:r w:rsidRPr="00747DD7">
          <w:t xml:space="preserve">Together, these analyses indicate that </w:t>
        </w:r>
      </w:ins>
      <w:ins w:id="107" w:author="Rhodes, Justin S" w:date="2026-09-03T13:55:00Z" w16du:dateUtc="2026-09-03T18:55:00Z">
        <w:r>
          <w:t xml:space="preserve">while </w:t>
        </w:r>
      </w:ins>
      <w:ins w:id="108" w:author="Rhodes, Justin S" w:date="2026-09-03T13:54:00Z" w16du:dateUtc="2026-09-03T18:54:00Z">
        <w:r w:rsidRPr="00747DD7">
          <w:t xml:space="preserve">direct overlap between </w:t>
        </w:r>
      </w:ins>
      <w:ins w:id="109" w:author="Rhodes, Justin S" w:date="2026-09-03T13:55:00Z" w16du:dateUtc="2026-09-03T18:55:00Z">
        <w:r>
          <w:t xml:space="preserve">DEGs </w:t>
        </w:r>
      </w:ins>
      <w:ins w:id="110" w:author="Rhodes, Justin S" w:date="2026-09-03T13:54:00Z" w16du:dateUtc="2026-09-03T18:54:00Z">
        <w:r w:rsidRPr="00747DD7">
          <w:t xml:space="preserve">and </w:t>
        </w:r>
      </w:ins>
      <w:ins w:id="111" w:author="Rhodes, Justin S" w:date="2026-09-03T13:55:00Z" w16du:dateUtc="2026-09-03T18:55:00Z">
        <w:r>
          <w:t>DARs</w:t>
        </w:r>
      </w:ins>
      <w:ins w:id="112" w:author="Rhodes, Justin S" w:date="2026-09-03T13:54:00Z" w16du:dateUtc="2026-09-03T18:54:00Z">
        <w:r w:rsidRPr="00747DD7">
          <w:t xml:space="preserve"> was limited, changes in local chromatin accessibility were nevertheless associated with the expression of a substantial subset of DEGs. Thus, chromatin accessibility appears to contribute to transcriptional remodeling during sex change, while the expression of many </w:t>
        </w:r>
      </w:ins>
      <w:ins w:id="113" w:author="Rhodes, Justin S" w:date="2026-09-03T19:08:00Z" w16du:dateUtc="2026-09-04T00:08:00Z">
        <w:r w:rsidR="006365CB">
          <w:t xml:space="preserve">other </w:t>
        </w:r>
      </w:ins>
      <w:ins w:id="114" w:author="Rhodes, Justin S" w:date="2026-09-03T13:54:00Z" w16du:dateUtc="2026-09-03T18:54:00Z">
        <w:r w:rsidRPr="00747DD7">
          <w:t>genes is likely influenced by additional regulatory mechanisms.</w:t>
        </w:r>
      </w:ins>
      <w:del w:id="115" w:author="Rhodes, Justin S" w:date="2026-09-03T13:54:00Z" w16du:dateUtc="2026-09-03T18:54:00Z">
        <w:r w:rsidR="006C603E" w:rsidRPr="006C603E" w:rsidDel="00747DD7">
          <w:delText xml:space="preserve">Together, these analyses indicate that although relatively few genes simultaneously met stringent criteria for both differential expression and differential accessibility during sex change, local chromatin accessibility </w:delText>
        </w:r>
        <w:r w:rsidR="00C551F6" w:rsidDel="00747DD7">
          <w:delText>markedly predicted</w:delText>
        </w:r>
        <w:r w:rsidR="006C603E" w:rsidRPr="006C603E" w:rsidDel="00747DD7">
          <w:delText xml:space="preserve"> transcriptional remodeling</w:delText>
        </w:r>
        <w:r w:rsidR="00C551F6" w:rsidDel="00747DD7">
          <w:delText xml:space="preserve"> (DEGs were predicted by chromatin), while transcriptional remodeling did not predict chromatin accessibility (DARs were not predicted by transcription)</w:delText>
        </w:r>
        <w:r w:rsidR="006C603E" w:rsidRPr="006C603E" w:rsidDel="00747DD7">
          <w:delText xml:space="preserve">. These findings </w:delText>
        </w:r>
        <w:r w:rsidR="00D770B1" w:rsidDel="00747DD7">
          <w:delText>suggest</w:delText>
        </w:r>
        <w:r w:rsidR="006C603E" w:rsidRPr="006C603E" w:rsidDel="00747DD7">
          <w:delText xml:space="preserve"> a substantial contribution of chromatin accessibility to transcriptional remodeling while also indicating that additional regulatory mechanisms influence the expression of many genes.</w:delText>
        </w:r>
      </w:del>
    </w:p>
    <w:p w14:paraId="71363FA6" w14:textId="77777777" w:rsidR="00747DD7" w:rsidRPr="006C603E" w:rsidRDefault="00747DD7" w:rsidP="006C603E">
      <w:pPr>
        <w:rPr>
          <w:ins w:id="116" w:author="Rhodes, Justin S" w:date="2026-09-03T13:56:00Z" w16du:dateUtc="2026-09-03T18:56:00Z"/>
        </w:rPr>
      </w:pPr>
    </w:p>
    <w:p w14:paraId="30DC6B12" w14:textId="77777777" w:rsidR="00395F94" w:rsidRDefault="00395F94" w:rsidP="004816FA"/>
    <w:p w14:paraId="7B5EE792" w14:textId="1C4980AB" w:rsidR="0031506B" w:rsidRPr="00695D81" w:rsidRDefault="00681942" w:rsidP="0031506B">
      <w:pPr>
        <w:rPr>
          <w:u w:val="single"/>
        </w:rPr>
      </w:pPr>
      <w:r>
        <w:rPr>
          <w:u w:val="single"/>
        </w:rPr>
        <w:t>Sex Change Occurs Asynchronously Across Cell Types</w:t>
      </w:r>
    </w:p>
    <w:p w14:paraId="6007913C" w14:textId="77777777" w:rsidR="00F00CD3" w:rsidRPr="00013D8B" w:rsidRDefault="0031506B" w:rsidP="00F00CD3">
      <w:pPr>
        <w:ind w:firstLine="720"/>
      </w:pPr>
      <w:r>
        <w:tab/>
      </w:r>
    </w:p>
    <w:p w14:paraId="14C02645" w14:textId="6EAE3446" w:rsidR="00F00CD3" w:rsidRPr="00013D8B" w:rsidRDefault="00B931D9" w:rsidP="00F00CD3">
      <w:pPr>
        <w:ind w:firstLine="720"/>
      </w:pPr>
      <w:commentRangeStart w:id="117"/>
      <w:ins w:id="118" w:author="Rhodes, Justin S" w:date="2026-09-07T16:52:00Z" w16du:dateUtc="2026-09-07T21:52:00Z">
        <w:r w:rsidRPr="00B931D9">
          <w:t>We next trained machine learning models to determine how far each cell cluster in each intermediate had progressed from the male toward the female state (Methods).</w:t>
        </w:r>
      </w:ins>
      <w:del w:id="119" w:author="Rhodes, Justin S" w:date="2026-09-07T16:51:00Z" w16du:dateUtc="2026-09-07T21:51:00Z">
        <w:r w:rsidR="00F00CD3" w:rsidRPr="00013D8B" w:rsidDel="00B931D9">
          <w:delText>To determine a temporal order for when sex change occurred in each cluster</w:delText>
        </w:r>
      </w:del>
      <w:del w:id="120" w:author="Rhodes, Justin S" w:date="2026-09-07T16:52:00Z" w16du:dateUtc="2026-09-07T21:52:00Z">
        <w:r w:rsidR="00F00CD3" w:rsidRPr="00013D8B" w:rsidDel="00B931D9">
          <w:delText>,</w:delText>
        </w:r>
      </w:del>
      <w:r w:rsidR="00F00CD3" w:rsidRPr="00013D8B">
        <w:t xml:space="preserve"> </w:t>
      </w:r>
      <w:del w:id="121" w:author="Rhodes, Justin S" w:date="2026-09-07T16:53:00Z" w16du:dateUtc="2026-09-07T21:53:00Z">
        <w:r w:rsidR="00F00CD3" w:rsidRPr="00013D8B" w:rsidDel="00B931D9">
          <w:delText xml:space="preserve">we </w:delText>
        </w:r>
      </w:del>
      <w:ins w:id="122" w:author="Rhodes, Justin S" w:date="2026-09-07T16:53:00Z" w16du:dateUtc="2026-09-07T21:53:00Z">
        <w:r>
          <w:t>W</w:t>
        </w:r>
        <w:r w:rsidRPr="00013D8B">
          <w:t xml:space="preserve">e </w:t>
        </w:r>
      </w:ins>
      <w:del w:id="123" w:author="Rhodes, Justin S" w:date="2026-09-07T16:53:00Z" w16du:dateUtc="2026-09-07T21:53:00Z">
        <w:r w:rsidR="00F00CD3" w:rsidRPr="00013D8B" w:rsidDel="00B931D9">
          <w:delText xml:space="preserve">next </w:delText>
        </w:r>
      </w:del>
      <w:r w:rsidR="00F00CD3" w:rsidRPr="00013D8B">
        <w:t xml:space="preserve">trained </w:t>
      </w:r>
      <w:del w:id="124" w:author="Rhodes, Justin S" w:date="2026-09-07T16:53:00Z" w16du:dateUtc="2026-09-07T21:53:00Z">
        <w:r w:rsidR="00F00CD3" w:rsidRPr="00013D8B" w:rsidDel="00B931D9">
          <w:delText>machine learning</w:delText>
        </w:r>
      </w:del>
      <w:ins w:id="125" w:author="Rhodes, Justin S" w:date="2026-09-07T16:53:00Z" w16du:dateUtc="2026-09-07T21:53:00Z">
        <w:r>
          <w:t>the</w:t>
        </w:r>
      </w:ins>
      <w:r w:rsidR="00F00CD3" w:rsidRPr="00013D8B">
        <w:t xml:space="preserve"> models </w:t>
      </w:r>
      <w:del w:id="126" w:author="Rhodes, Justin S" w:date="2026-09-07T16:53:00Z" w16du:dateUtc="2026-09-07T21:53:00Z">
        <w:r w:rsidR="00F00CD3" w:rsidRPr="00013D8B" w:rsidDel="00B931D9">
          <w:delText>to predict the sex of each cluster for each intermediate based on the</w:delText>
        </w:r>
      </w:del>
      <w:ins w:id="127" w:author="Rhodes, Justin S" w:date="2026-09-07T16:53:00Z" w16du:dateUtc="2026-09-07T21:53:00Z">
        <w:r>
          <w:t>using</w:t>
        </w:r>
      </w:ins>
      <w:r w:rsidR="00F00CD3" w:rsidRPr="00013D8B">
        <w:t xml:space="preserve"> expression of DEGs a</w:t>
      </w:r>
      <w:commentRangeEnd w:id="117"/>
      <w:r w:rsidRPr="00013D8B">
        <w:rPr>
          <w:rStyle w:val="CommentReference"/>
          <w:sz w:val="24"/>
          <w:szCs w:val="30"/>
        </w:rPr>
        <w:commentReference w:id="117"/>
      </w:r>
      <w:r w:rsidR="00F00CD3" w:rsidRPr="00013D8B">
        <w:t xml:space="preserve">nd accessibility of DARs that differed between males and </w:t>
      </w:r>
      <w:r w:rsidR="00F00CD3" w:rsidRPr="00013D8B">
        <w:lastRenderedPageBreak/>
        <w:t>females (</w:t>
      </w:r>
      <w:r w:rsidR="00376C7F">
        <w:rPr>
          <w:highlight w:val="yellow"/>
        </w:rPr>
        <w:t>M</w:t>
      </w:r>
      <w:r w:rsidR="00F00CD3" w:rsidRPr="00013D8B">
        <w:rPr>
          <w:highlight w:val="yellow"/>
        </w:rPr>
        <w:t>ethods</w:t>
      </w:r>
      <w:r w:rsidR="00F00CD3" w:rsidRPr="00013D8B">
        <w:t xml:space="preserve">). Because intermediates were all sampled at the same time, </w:t>
      </w:r>
      <w:ins w:id="128" w:author="Rhodes, Justin S" w:date="2026-09-07T16:56:00Z" w16du:dateUtc="2026-09-07T21:56:00Z">
        <w:r w:rsidRPr="00B931D9">
          <w:t xml:space="preserve">the mean predicted sex of each cluster provides an estimate of how early or late that cluster changes </w:t>
        </w:r>
        <w:r>
          <w:t>on average by 6 months in the intermediate state</w:t>
        </w:r>
      </w:ins>
      <w:del w:id="129" w:author="Rhodes, Justin S" w:date="2026-09-07T16:56:00Z" w16du:dateUtc="2026-09-07T21:56:00Z">
        <w:r w:rsidR="00F00CD3" w:rsidRPr="00013D8B" w:rsidDel="00B931D9">
          <w:delText>the mean prediction of the intermediates’ sex in a given cluster reflects the temporal order of when the cluster changes during sex change</w:delText>
        </w:r>
      </w:del>
      <w:r w:rsidR="00F00CD3" w:rsidRPr="00013D8B">
        <w:t xml:space="preserve">. A prediction of male (closer to 0) indicates the cluster has not changed sex by </w:t>
      </w:r>
      <w:r w:rsidR="00F00CD3">
        <w:t xml:space="preserve">six </w:t>
      </w:r>
      <w:r w:rsidR="00F00CD3" w:rsidRPr="00013D8B">
        <w:t>months, while a prediction of female (closer to 1) indicates it has. Of the 27 clusters, 16 passed quality control metrics and were analyzed (</w:t>
      </w:r>
      <w:r w:rsidR="00D770B1">
        <w:rPr>
          <w:highlight w:val="yellow"/>
        </w:rPr>
        <w:t>M</w:t>
      </w:r>
      <w:r w:rsidR="00F00CD3" w:rsidRPr="00013D8B">
        <w:rPr>
          <w:highlight w:val="yellow"/>
        </w:rPr>
        <w:t>ethods</w:t>
      </w:r>
      <w:r w:rsidR="00F00CD3" w:rsidRPr="00013D8B">
        <w:t xml:space="preserve">). The mean score of analyzed clusters was 0.340 ± 0.063 SE </w:t>
      </w:r>
      <w:r w:rsidR="00F00CD3">
        <w:t>(</w:t>
      </w:r>
      <w:r w:rsidR="00F00CD3" w:rsidRPr="00CF496A">
        <w:rPr>
          <w:highlight w:val="yellow"/>
        </w:rPr>
        <w:t>Appendix SX</w:t>
      </w:r>
      <w:r w:rsidR="00F00CD3" w:rsidRPr="00013D8B">
        <w:t xml:space="preserve">) implying that sex change is approximately 1/3 complete at </w:t>
      </w:r>
      <w:r w:rsidR="00F00CD3">
        <w:t xml:space="preserve">six </w:t>
      </w:r>
      <w:r w:rsidR="00F00CD3" w:rsidRPr="00013D8B">
        <w:t>months. Broadly, GABA and glutamatergic neurons tended to change sex before mixed neurons and glia. The final clusters to change sex in our analysis (i.e. the most male-like in intermediates) were 1_RGC, 6_POA_Mixed, 3_Spall_GABA (</w:t>
      </w:r>
      <w:r w:rsidR="00F00CD3" w:rsidRPr="00013D8B">
        <w:rPr>
          <w:highlight w:val="yellow"/>
        </w:rPr>
        <w:t>Fig.</w:t>
      </w:r>
      <w:r w:rsidR="00F00CD3" w:rsidRPr="003D6751">
        <w:rPr>
          <w:highlight w:val="yellow"/>
        </w:rPr>
        <w:t xml:space="preserve"> 3E</w:t>
      </w:r>
      <w:r w:rsidR="00F00CD3" w:rsidRPr="00013D8B">
        <w:t xml:space="preserve">). Taken together, these data support the idea that sex change occurs asynchronously across cell types. Further, they suggest that the clusters that undergo the greatest change during sex change (1_RGC, 6_POA_Mixed, 0_Spall_Mixed, and 11_MG) remain in a largely male-like state until after gonadal sex change occurs. </w:t>
      </w:r>
    </w:p>
    <w:p w14:paraId="1E470E54" w14:textId="77777777" w:rsidR="0054434D" w:rsidRPr="00013D8B" w:rsidRDefault="0054434D" w:rsidP="004816FA"/>
    <w:p w14:paraId="1BF4A2E3" w14:textId="37199DC8" w:rsidR="004816FA" w:rsidRPr="00013D8B" w:rsidRDefault="004816FA" w:rsidP="00753C87">
      <w:pPr>
        <w:rPr>
          <w:b/>
          <w:bCs/>
        </w:rPr>
      </w:pPr>
      <w:r w:rsidRPr="00013D8B">
        <w:rPr>
          <w:b/>
          <w:bCs/>
        </w:rPr>
        <w:t>The Intermediate State is Characterized by a Decrease in Estrogenic Signaling from Radial Glia</w:t>
      </w:r>
    </w:p>
    <w:p w14:paraId="0F6CAD5B" w14:textId="79BAF6AF" w:rsidR="00F00CD3" w:rsidRDefault="004816FA" w:rsidP="004816FA">
      <w:r w:rsidRPr="00013D8B">
        <w:rPr>
          <w:b/>
          <w:bCs/>
        </w:rPr>
        <w:tab/>
      </w:r>
      <w:r w:rsidR="00D770B1">
        <w:t>S</w:t>
      </w:r>
      <w:r w:rsidR="00D770B1" w:rsidRPr="00013D8B">
        <w:t>ex change is associated with extensive changes in cell population and steroid hormone signaling in the brain</w:t>
      </w:r>
      <w:r w:rsidR="00D770B1">
        <w:t>, both of which are controlled by RGCs</w:t>
      </w:r>
      <w:r w:rsidR="00D770B1" w:rsidRPr="00013D8B">
        <w:t xml:space="preserve"> </w:t>
      </w:r>
      <w:r w:rsidR="00D770B1" w:rsidRPr="00013D8B">
        <w:fldChar w:fldCharType="begin"/>
      </w:r>
      <w:r w:rsidR="00D770B1">
        <w:instrText xml:space="preserve"> ADDIN ZOTERO_ITEM CSL_CITATION {"citationID":"HiKP1KCv","properties":{"unsorted":false,"formattedCitation":"(17)","plainCitation":"(17)","noteIndex":0},"citationItems":[{"id":4149,"uris":["http://zotero.org/users/11313215/items/XBVTYWAC"],"itemData":{"id":4149,"type":"article-journal","abstract":"Sex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D770B1" w:rsidRPr="00013D8B">
        <w:fldChar w:fldCharType="separate"/>
      </w:r>
      <w:r w:rsidR="00D770B1">
        <w:rPr>
          <w:rFonts w:cs="Times New Roman"/>
        </w:rPr>
        <w:t>(17)</w:t>
      </w:r>
      <w:r w:rsidR="00D770B1" w:rsidRPr="00013D8B">
        <w:fldChar w:fldCharType="end"/>
      </w:r>
      <w:r w:rsidR="00D770B1">
        <w:t>. Indeed, a</w:t>
      </w:r>
      <w:r w:rsidR="0078035B" w:rsidRPr="0078035B">
        <w:t xml:space="preserve">mong all identified cell populations, cluster 1_RGC exhibited the second-highest number of DEGs and the greatest number of </w:t>
      </w:r>
      <w:r w:rsidR="00D770B1" w:rsidRPr="0078035B">
        <w:t>DARs.</w:t>
      </w:r>
      <w:r w:rsidR="00EE0CC4">
        <w:t xml:space="preserve"> Thus, </w:t>
      </w:r>
      <w:r w:rsidR="00EE0CC4" w:rsidRPr="00013D8B">
        <w:t xml:space="preserve">we next focused our analysis on cluster 1_RGC. </w:t>
      </w:r>
      <w:r w:rsidR="00112078">
        <w:tab/>
      </w:r>
    </w:p>
    <w:p w14:paraId="5645C4A1" w14:textId="0E2A6230" w:rsidR="004816FA" w:rsidRPr="00013D8B" w:rsidRDefault="00112078" w:rsidP="00D770B1">
      <w:pPr>
        <w:ind w:firstLine="720"/>
      </w:pPr>
      <w:r w:rsidRPr="00112078">
        <w:t>Among the most prominent changes in 1_RGC was transient downregulation of brain aromatase (</w:t>
      </w:r>
      <w:r w:rsidRPr="00021BBD">
        <w:rPr>
          <w:i/>
          <w:iCs/>
        </w:rPr>
        <w:t>cyp19a1b</w:t>
      </w:r>
      <w:r w:rsidRPr="00112078">
        <w:t xml:space="preserve">), the enzyme responsible for converting androgens to estrogens in the teleost brain </w:t>
      </w:r>
      <w:r w:rsidRPr="00013D8B">
        <w:fldChar w:fldCharType="begin"/>
      </w:r>
      <w:r w:rsidR="00D770B1">
        <w:instrText xml:space="preserve"> ADDIN ZOTERO_ITEM CSL_CITATION {"citationID":"dttOgGbo","properties":{"unsorted":false,"formattedCitation":"(17)","plainCitation":"(17)","noteIndex":0},"citationItems":[{"id":4149,"uris":["http://zotero.org/users/11313215/items/XBVTYWAC"],"itemData":{"id":4149,"type":"article-journal","abstract":"Sex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00D770B1">
        <w:rPr>
          <w:rFonts w:cs="Times New Roman"/>
        </w:rPr>
        <w:t>(17)</w:t>
      </w:r>
      <w:r w:rsidRPr="00013D8B">
        <w:fldChar w:fldCharType="end"/>
      </w:r>
      <w:r>
        <w:t>.</w:t>
      </w:r>
      <w:r w:rsidRPr="00112078">
        <w:t xml:space="preserve"> </w:t>
      </w:r>
      <w:r w:rsidR="00D770B1">
        <w:t>E</w:t>
      </w:r>
      <w:r w:rsidR="00D770B1" w:rsidRPr="00112078">
        <w:t xml:space="preserve">xpression </w:t>
      </w:r>
      <w:r w:rsidR="00D770B1">
        <w:t xml:space="preserve">of </w:t>
      </w:r>
      <w:r w:rsidRPr="00021BBD">
        <w:rPr>
          <w:i/>
          <w:iCs/>
        </w:rPr>
        <w:t>cyp19a1b</w:t>
      </w:r>
      <w:r w:rsidRPr="00112078">
        <w:t xml:space="preserve"> was significantly reduced in intermediates relative to both males and females, whereas males and females did not differ (</w:t>
      </w:r>
      <w:r w:rsidRPr="00112078">
        <w:rPr>
          <w:highlight w:val="yellow"/>
        </w:rPr>
        <w:t>Fig. 4A</w:t>
      </w:r>
      <w:r w:rsidRPr="00112078">
        <w:t>).</w:t>
      </w:r>
      <w:r>
        <w:t xml:space="preserve"> </w:t>
      </w:r>
      <w:r w:rsidR="004816FA" w:rsidRPr="00013D8B">
        <w:t xml:space="preserve">This is in contrast to previous findings which have shown that across sex change, </w:t>
      </w:r>
      <w:commentRangeStart w:id="130"/>
      <w:commentRangeStart w:id="131"/>
      <w:r w:rsidR="00120EF9">
        <w:t xml:space="preserve">brain </w:t>
      </w:r>
      <w:r w:rsidR="004816FA" w:rsidRPr="00013D8B">
        <w:t xml:space="preserve">aromatase increases gradually along the process </w:t>
      </w:r>
      <w:r w:rsidR="004816FA" w:rsidRPr="00013D8B">
        <w:fldChar w:fldCharType="begin"/>
      </w:r>
      <w:r w:rsidR="0066495D">
        <w:instrText xml:space="preserve"> ADDIN ZOTERO_ITEM CSL_CITATION {"citationID":"mMzLR23e","properties":{"formattedCitation":"(18)","plainCitation":"(18)","noteIndex":0},"citationItems":[{"id":518,"uris":["http://zotero.org/users/11313215/items/BJWDPF4G"],"itemData":{"id":518,"type":"article-journal","abstract":"Sequential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004816FA" w:rsidRPr="00013D8B">
        <w:fldChar w:fldCharType="separate"/>
      </w:r>
      <w:r w:rsidR="00D770B1">
        <w:rPr>
          <w:rFonts w:cs="Times New Roman"/>
        </w:rPr>
        <w:t>(18)</w:t>
      </w:r>
      <w:r w:rsidR="004816FA" w:rsidRPr="00013D8B">
        <w:fldChar w:fldCharType="end"/>
      </w:r>
      <w:r w:rsidR="004816FA" w:rsidRPr="00013D8B">
        <w:t xml:space="preserve">, suggesting that a reduction in </w:t>
      </w:r>
      <w:r w:rsidR="00F84539">
        <w:t>estradiol (E2)</w:t>
      </w:r>
      <w:r w:rsidR="00F84539" w:rsidRPr="00013D8B">
        <w:t xml:space="preserve"> </w:t>
      </w:r>
      <w:r w:rsidR="004816FA" w:rsidRPr="00013D8B">
        <w:t xml:space="preserve">production may be specific to the </w:t>
      </w:r>
      <w:r w:rsidR="00F40EEE" w:rsidRPr="00013D8B">
        <w:t>ve</w:t>
      </w:r>
      <w:r w:rsidR="0097327E" w:rsidRPr="00013D8B">
        <w:t>ntrocaudal telencephal</w:t>
      </w:r>
      <w:r w:rsidR="00EE0CC4">
        <w:t>on</w:t>
      </w:r>
      <w:r w:rsidR="004816FA" w:rsidRPr="00013D8B">
        <w:t xml:space="preserve">, while E2 production increases linearly when the whole brain is analyzed. </w:t>
      </w:r>
      <w:commentRangeEnd w:id="130"/>
      <w:r w:rsidR="00120EF9" w:rsidRPr="00013D8B">
        <w:rPr>
          <w:rStyle w:val="CommentReference"/>
          <w:sz w:val="24"/>
          <w:szCs w:val="30"/>
        </w:rPr>
        <w:commentReference w:id="130"/>
      </w:r>
      <w:commentRangeEnd w:id="131"/>
      <w:r w:rsidR="00E31021" w:rsidRPr="00013D8B">
        <w:rPr>
          <w:rStyle w:val="CommentReference"/>
          <w:sz w:val="24"/>
          <w:szCs w:val="30"/>
        </w:rPr>
        <w:commentReference w:id="131"/>
      </w:r>
    </w:p>
    <w:p w14:paraId="4D952D34" w14:textId="77777777" w:rsidR="004816FA" w:rsidRPr="00013D8B" w:rsidRDefault="004816FA" w:rsidP="004816FA"/>
    <w:p w14:paraId="09E38C2F" w14:textId="7D0D5BF5" w:rsidR="00112078" w:rsidRPr="00D770B1" w:rsidRDefault="00F00CD3" w:rsidP="004816FA">
      <w:pPr>
        <w:rPr>
          <w:b/>
          <w:bCs/>
        </w:rPr>
      </w:pPr>
      <w:r w:rsidRPr="00F00CD3" w:rsidDel="00F00CD3">
        <w:rPr>
          <w:b/>
          <w:bCs/>
        </w:rPr>
        <w:t xml:space="preserve"> </w:t>
      </w:r>
      <w:r>
        <w:rPr>
          <w:b/>
          <w:bCs/>
        </w:rPr>
        <w:t>Evidence for Increased Neurogenesis During the Intermediate Phase</w:t>
      </w:r>
    </w:p>
    <w:p w14:paraId="27C2623B" w14:textId="04563238" w:rsidR="00F00CD3" w:rsidRPr="00013D8B" w:rsidRDefault="00112078" w:rsidP="00F00CD3">
      <w:r>
        <w:tab/>
      </w:r>
      <w:r w:rsidR="00F00CD3" w:rsidRPr="00013D8B">
        <w:t xml:space="preserve">E2 signaling is known to inhibit stem cell differentiation and neurogenesis in zebrafish, </w:t>
      </w:r>
      <w:r w:rsidR="00F00CD3" w:rsidRPr="00013D8B">
        <w:fldChar w:fldCharType="begin"/>
      </w:r>
      <w:r w:rsidR="00D770B1">
        <w:instrText xml:space="preserve"> ADDIN ZOTERO_ITEM CSL_CITATION {"citationID":"TRCJ2GcC","properties":{"formattedCitation":"(19, 20)","plainCitation":"(19, 20)","noteIndex":0},"citationItems":[{"id":5843,"uris":["http://zotero.org/users/11313215/items/FI8565AV"],"itemData":{"id":5843,"type":"article-journal","abstract":"This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5842,"uris":["http://zotero.org/users/11313215/items/5QIXBX3Y"],"itemData":{"id":5842,"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F00CD3" w:rsidRPr="00013D8B">
        <w:fldChar w:fldCharType="separate"/>
      </w:r>
      <w:r w:rsidR="00D770B1">
        <w:rPr>
          <w:rFonts w:cs="Times New Roman"/>
        </w:rPr>
        <w:t>(19, 20)</w:t>
      </w:r>
      <w:r w:rsidR="00F00CD3" w:rsidRPr="00013D8B">
        <w:fldChar w:fldCharType="end"/>
      </w:r>
      <w:r w:rsidR="00F00CD3" w:rsidRPr="00013D8B">
        <w:t xml:space="preserve"> and in mammals is known to promote brain masculinization during development </w:t>
      </w:r>
      <w:r w:rsidR="00F00CD3" w:rsidRPr="00013D8B">
        <w:fldChar w:fldCharType="begin"/>
      </w:r>
      <w:r w:rsidR="00D770B1">
        <w:instrText xml:space="preserve"> ADDIN ZOTERO_ITEM CSL_CITATION {"citationID":"ZfoWW8RG","properties":{"formattedCitation":"(21, 22)","plainCitation":"(21, 22)","noteIndex":0},"citationItems":[{"id":5367,"uris":["http://zotero.org/users/11313215/items/4WYTLM78"],"itemData":{"id":5367,"type":"article-journal","abstract":"The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Angeles"},{"family":"Azcoitia","given":"Iñigo"}],"issued":{"date-parts":[["2023",10,1]]}}},{"id":3809,"uris":["http://zotero.org/users/11313215/items/ASVUWB88"],"itemData":{"id":3809,"type":"article-journal","abstract":"Many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00F00CD3" w:rsidRPr="00013D8B">
        <w:fldChar w:fldCharType="separate"/>
      </w:r>
      <w:r w:rsidR="00D770B1">
        <w:rPr>
          <w:rFonts w:cs="Times New Roman"/>
        </w:rPr>
        <w:t>(21, 22)</w:t>
      </w:r>
      <w:r w:rsidR="00F00CD3" w:rsidRPr="00013D8B">
        <w:fldChar w:fldCharType="end"/>
      </w:r>
      <w:r w:rsidR="00F00CD3" w:rsidRPr="00013D8B">
        <w:t>. In our DEG analysis, the largest single group of DEGs in 1_RGC were transcription factors  known to play roles in neuro- and gliogenesis or genes related to the epigenome</w:t>
      </w:r>
      <w:r w:rsidR="00120EF9">
        <w:t xml:space="preserve"> </w:t>
      </w:r>
      <w:r w:rsidR="00F00CD3" w:rsidRPr="00013D8B">
        <w:t>(</w:t>
      </w:r>
      <w:r w:rsidR="00F00CD3" w:rsidRPr="00013D8B">
        <w:rPr>
          <w:highlight w:val="yellow"/>
        </w:rPr>
        <w:t>Fig. 4</w:t>
      </w:r>
      <w:r w:rsidR="00F00CD3" w:rsidRPr="00D75AD5">
        <w:rPr>
          <w:highlight w:val="yellow"/>
        </w:rPr>
        <w:t>B</w:t>
      </w:r>
      <w:r w:rsidR="00F00CD3" w:rsidRPr="00013D8B">
        <w:t>). Additionally, our DAR analysis in 1_RGC detected differences in several transcription factors and cell adhesion proteins (</w:t>
      </w:r>
      <w:r w:rsidR="00F00CD3" w:rsidRPr="00013D8B">
        <w:rPr>
          <w:highlight w:val="yellow"/>
        </w:rPr>
        <w:t>Fig. S</w:t>
      </w:r>
      <w:r w:rsidR="00376C7F">
        <w:t>7</w:t>
      </w:r>
      <w:r w:rsidR="00F00CD3" w:rsidRPr="00013D8B">
        <w:t xml:space="preserve">). Given these observations along with the downregulation of </w:t>
      </w:r>
      <w:r w:rsidR="00F00CD3" w:rsidRPr="00013D8B">
        <w:rPr>
          <w:i/>
          <w:iCs/>
        </w:rPr>
        <w:t>cyp19a1b</w:t>
      </w:r>
      <w:r w:rsidR="00F00CD3" w:rsidRPr="00013D8B">
        <w:t xml:space="preserve"> and changes in neuronal cell populations, we next examined how </w:t>
      </w:r>
      <w:r w:rsidR="00F84539">
        <w:t>the neurogenic state of 1_RGC</w:t>
      </w:r>
      <w:r w:rsidR="00F84539" w:rsidRPr="00013D8B">
        <w:t xml:space="preserve"> </w:t>
      </w:r>
      <w:r w:rsidR="00F00CD3" w:rsidRPr="00013D8B">
        <w:t>changed over the course of sex change. Because RGCs are a heterogenous cell type, we subclustered 1_RGC into 4 subclusters (</w:t>
      </w:r>
      <w:r w:rsidR="00F00CD3" w:rsidRPr="00013D8B">
        <w:rPr>
          <w:highlight w:val="yellow"/>
        </w:rPr>
        <w:t>Fig. 4</w:t>
      </w:r>
      <w:r w:rsidR="00F00CD3" w:rsidRPr="00970814">
        <w:rPr>
          <w:highlight w:val="yellow"/>
        </w:rPr>
        <w:t>C</w:t>
      </w:r>
      <w:r w:rsidR="00F00CD3" w:rsidRPr="00013D8B">
        <w:t>). Analysis of marker genes paired with CytoTRACE, a tool that infers cellular immaturity</w:t>
      </w:r>
      <w:r w:rsidR="00D770B1">
        <w:t xml:space="preserve"> </w:t>
      </w:r>
      <w:r w:rsidR="00F00CD3" w:rsidRPr="00013D8B">
        <w:fldChar w:fldCharType="begin"/>
      </w:r>
      <w:r w:rsidR="00120EF9">
        <w:instrText xml:space="preserve"> ADDIN ZOTERO_ITEM CSL_CITATION {"citationID":"OTJvsLJ2","properties":{"unsorted":false,"formattedCitation":"(23)","plainCitation":"(23)","noteIndex":0},"citationItems":[{"id":5714,"uris":["http://zotero.org/users/11313215/items/MEV7TCRJ"],"itemData":{"id":5714,"type":"article-journal","abstract":"Single-cell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013D8B">
        <w:fldChar w:fldCharType="separate"/>
      </w:r>
      <w:r w:rsidR="00120EF9">
        <w:rPr>
          <w:rFonts w:cs="Times New Roman"/>
        </w:rPr>
        <w:t>(23)</w:t>
      </w:r>
      <w:r w:rsidR="00F00CD3" w:rsidRPr="00013D8B">
        <w:fldChar w:fldCharType="end"/>
      </w:r>
      <w:r w:rsidR="00F00CD3" w:rsidRPr="00013D8B">
        <w:t xml:space="preserve"> revealed a neural stem cell (NSC) population (1_NSC), a neural progenitor (NP) population (1_NP), as well as </w:t>
      </w:r>
      <w:r w:rsidR="00F00CD3" w:rsidRPr="00013D8B">
        <w:rPr>
          <w:i/>
          <w:iCs/>
        </w:rPr>
        <w:t>shha</w:t>
      </w:r>
      <w:r w:rsidR="00F00CD3" w:rsidRPr="00013D8B">
        <w:t xml:space="preserve"> and </w:t>
      </w:r>
      <w:r w:rsidR="00F00CD3" w:rsidRPr="00013D8B">
        <w:rPr>
          <w:i/>
          <w:iCs/>
        </w:rPr>
        <w:t>gfap</w:t>
      </w:r>
      <w:r w:rsidR="00F00CD3" w:rsidRPr="00013D8B">
        <w:t xml:space="preserve"> expressing populations (1_shha and 1_gfap respectively) (</w:t>
      </w:r>
      <w:r w:rsidR="00F00CD3" w:rsidRPr="00013D8B">
        <w:rPr>
          <w:highlight w:val="yellow"/>
        </w:rPr>
        <w:t>Figs. 4D</w:t>
      </w:r>
      <w:r w:rsidR="00F00CD3">
        <w:rPr>
          <w:highlight w:val="yellow"/>
        </w:rPr>
        <w:t>,</w:t>
      </w:r>
      <w:r w:rsidR="00F00CD3" w:rsidRPr="00013D8B">
        <w:rPr>
          <w:highlight w:val="yellow"/>
        </w:rPr>
        <w:t>E,  S</w:t>
      </w:r>
      <w:r w:rsidR="00376C7F">
        <w:rPr>
          <w:highlight w:val="yellow"/>
        </w:rPr>
        <w:t>8</w:t>
      </w:r>
      <w:r w:rsidR="00F00CD3" w:rsidRPr="00013D8B">
        <w:rPr>
          <w:highlight w:val="yellow"/>
        </w:rPr>
        <w:t>A</w:t>
      </w:r>
      <w:r w:rsidR="00F00CD3" w:rsidRPr="00970814">
        <w:rPr>
          <w:highlight w:val="yellow"/>
        </w:rPr>
        <w:t>-D</w:t>
      </w:r>
      <w:r w:rsidR="00F00CD3" w:rsidRPr="00013D8B">
        <w:t>).</w:t>
      </w:r>
    </w:p>
    <w:p w14:paraId="18360575" w14:textId="465C7A17" w:rsidR="00F84539" w:rsidRDefault="00F00CD3" w:rsidP="00F00CD3">
      <w:r w:rsidRPr="00013D8B">
        <w:tab/>
      </w:r>
      <w:r w:rsidR="00D770B1">
        <w:t>We found</w:t>
      </w:r>
      <w:r w:rsidRPr="00013D8B">
        <w:t xml:space="preserve"> significant </w:t>
      </w:r>
      <w:r w:rsidR="00D770B1">
        <w:t>differences</w:t>
      </w:r>
      <w:r w:rsidRPr="00013D8B">
        <w:t xml:space="preserve"> in the populations of 1_NSC and 1_NP by phase. In intermediates, the </w:t>
      </w:r>
      <w:r w:rsidR="00D770B1">
        <w:t>abundance</w:t>
      </w:r>
      <w:r w:rsidRPr="00013D8B">
        <w:t xml:space="preserve"> of 1_NSC was significantly </w:t>
      </w:r>
      <w:r w:rsidR="00F84539">
        <w:t>lower</w:t>
      </w:r>
      <w:r w:rsidR="00F84539" w:rsidRPr="00013D8B">
        <w:t xml:space="preserve"> </w:t>
      </w:r>
      <w:r w:rsidR="00F84539">
        <w:t>than in</w:t>
      </w:r>
      <w:r w:rsidRPr="00013D8B">
        <w:t xml:space="preserve"> males </w:t>
      </w:r>
      <w:r w:rsidR="00F84539">
        <w:t>or</w:t>
      </w:r>
      <w:r w:rsidR="00F84539" w:rsidRPr="00013D8B">
        <w:t xml:space="preserve"> </w:t>
      </w:r>
      <w:r w:rsidRPr="00013D8B">
        <w:t>females (</w:t>
      </w:r>
      <w:r w:rsidRPr="00013D8B">
        <w:rPr>
          <w:highlight w:val="yellow"/>
        </w:rPr>
        <w:t>Fig</w:t>
      </w:r>
      <w:r w:rsidRPr="00970814">
        <w:rPr>
          <w:highlight w:val="yellow"/>
        </w:rPr>
        <w:t>. 4F</w:t>
      </w:r>
      <w:r w:rsidRPr="00013D8B">
        <w:t xml:space="preserve">). Conversely, intermediates had the largest population of 1_NP, while females had the </w:t>
      </w:r>
      <w:r w:rsidRPr="00013D8B">
        <w:lastRenderedPageBreak/>
        <w:t>smallest (</w:t>
      </w:r>
      <w:r w:rsidRPr="00013D8B">
        <w:rPr>
          <w:highlight w:val="yellow"/>
        </w:rPr>
        <w:t>Fig</w:t>
      </w:r>
      <w:r w:rsidRPr="00970814">
        <w:rPr>
          <w:highlight w:val="yellow"/>
        </w:rPr>
        <w:t>. 4G</w:t>
      </w:r>
      <w:r w:rsidRPr="00013D8B">
        <w:t xml:space="preserve">). </w:t>
      </w:r>
      <w:r w:rsidR="00F84539" w:rsidRPr="0025005C">
        <w:t xml:space="preserve">This reciprocal shift in the composition of the </w:t>
      </w:r>
      <w:r w:rsidR="00D770B1">
        <w:t>RGC</w:t>
      </w:r>
      <w:r w:rsidR="00F84539" w:rsidRPr="0025005C">
        <w:t xml:space="preserve"> population is consistent with increased progression from the </w:t>
      </w:r>
      <w:r w:rsidR="00120EF9">
        <w:t>NSC state</w:t>
      </w:r>
      <w:r w:rsidR="00F84539" w:rsidRPr="0025005C">
        <w:t xml:space="preserve"> to the </w:t>
      </w:r>
      <w:r w:rsidR="00120EF9">
        <w:t>NP</w:t>
      </w:r>
      <w:r w:rsidR="00F84539" w:rsidRPr="0025005C">
        <w:t xml:space="preserve"> state during the intermediate phase.</w:t>
      </w:r>
    </w:p>
    <w:p w14:paraId="673F2C2D" w14:textId="0AB1137A" w:rsidR="00F00CD3" w:rsidRPr="00013D8B" w:rsidRDefault="00F00CD3" w:rsidP="00D770B1">
      <w:pPr>
        <w:ind w:firstLine="720"/>
      </w:pPr>
      <w:r w:rsidRPr="00013D8B">
        <w:t>To assess the neurogenic state of 1_NP in each phase, we</w:t>
      </w:r>
      <w:r w:rsidR="00120EF9">
        <w:t xml:space="preserve"> next</w:t>
      </w:r>
      <w:r w:rsidRPr="00013D8B">
        <w:t xml:space="preserve"> created a “neuron differentiation” gene expression module </w:t>
      </w:r>
      <w:r w:rsidR="00F84539">
        <w:t>composed</w:t>
      </w:r>
      <w:r w:rsidR="00F84539" w:rsidRPr="00013D8B">
        <w:t xml:space="preserve"> </w:t>
      </w:r>
      <w:r w:rsidRPr="00013D8B">
        <w:t>of genes annotated with that GO term (GO: 0030182</w:t>
      </w:r>
      <w:r>
        <w:t xml:space="preserve">, </w:t>
      </w:r>
      <w:r w:rsidR="00F84539">
        <w:rPr>
          <w:highlight w:val="yellow"/>
        </w:rPr>
        <w:t>M</w:t>
      </w:r>
      <w:r w:rsidRPr="00013D8B">
        <w:rPr>
          <w:highlight w:val="yellow"/>
        </w:rPr>
        <w:t>ethods</w:t>
      </w:r>
      <w:r w:rsidRPr="00013D8B">
        <w:t>). Males and intermediates expressed this module at similar levels, while females expressed this module significantly less (</w:t>
      </w:r>
      <w:r w:rsidRPr="00013D8B">
        <w:rPr>
          <w:highlight w:val="yellow"/>
        </w:rPr>
        <w:t xml:space="preserve">Fig. </w:t>
      </w:r>
      <w:r w:rsidRPr="00970814">
        <w:rPr>
          <w:highlight w:val="yellow"/>
        </w:rPr>
        <w:t>4H</w:t>
      </w:r>
      <w:r w:rsidRPr="00013D8B">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t xml:space="preserve"> leading to reduced neurogenesis</w:t>
      </w:r>
      <w:r w:rsidRPr="00013D8B">
        <w:t xml:space="preserve">.  </w:t>
      </w:r>
      <w:r w:rsidR="008C3E81">
        <w:t>T</w:t>
      </w:r>
      <w:r w:rsidR="00F84539" w:rsidRPr="0025005C">
        <w:t>hese findings are consistent with increased recruitment of neural stem cells into the neurogenic lineage during the intermediate phase, followed by reduced neurogenic activity in females.</w:t>
      </w:r>
    </w:p>
    <w:p w14:paraId="242640B8" w14:textId="7D8EA3C5" w:rsidR="00267A9B" w:rsidRDefault="00267A9B" w:rsidP="00F00CD3"/>
    <w:p w14:paraId="55AB43D3" w14:textId="77777777" w:rsidR="00267A9B" w:rsidRDefault="00267A9B" w:rsidP="00267A9B">
      <w:pPr>
        <w:rPr>
          <w:b/>
          <w:bCs/>
        </w:rPr>
      </w:pPr>
      <w:r w:rsidRPr="00267A9B">
        <w:rPr>
          <w:b/>
          <w:bCs/>
        </w:rPr>
        <w:t>Evidence for Neurogenesis and Neuronal Maturation in 6_POA_Mixed</w:t>
      </w:r>
    </w:p>
    <w:p w14:paraId="5DF68DFB" w14:textId="0FDCB6BF" w:rsidR="008C3E81" w:rsidRDefault="00F00CD3" w:rsidP="00D770B1">
      <w:r w:rsidRPr="00013D8B">
        <w:t>Given the changes in cell population (</w:t>
      </w:r>
      <w:r w:rsidRPr="00013D8B">
        <w:rPr>
          <w:highlight w:val="yellow"/>
        </w:rPr>
        <w:t>Fig.</w:t>
      </w:r>
      <w:r w:rsidRPr="00491F69">
        <w:rPr>
          <w:highlight w:val="yellow"/>
        </w:rPr>
        <w:t>3B</w:t>
      </w:r>
      <w:r w:rsidRPr="00013D8B">
        <w:t>), late sex change prediction (</w:t>
      </w:r>
      <w:r w:rsidRPr="00013D8B">
        <w:rPr>
          <w:highlight w:val="yellow"/>
        </w:rPr>
        <w:t>Fig</w:t>
      </w:r>
      <w:r w:rsidRPr="00491F69">
        <w:rPr>
          <w:highlight w:val="yellow"/>
        </w:rPr>
        <w:t>.3E</w:t>
      </w:r>
      <w:r w:rsidRPr="00013D8B">
        <w:t>), and large number of DEGs (</w:t>
      </w:r>
      <w:r w:rsidRPr="00013D8B">
        <w:rPr>
          <w:highlight w:val="yellow"/>
        </w:rPr>
        <w:t>Fi</w:t>
      </w:r>
      <w:r w:rsidRPr="00491F69">
        <w:rPr>
          <w:highlight w:val="yellow"/>
        </w:rPr>
        <w:t>g. 3C</w:t>
      </w:r>
      <w:r w:rsidRPr="00013D8B">
        <w:t>), we next focused our analysis on 6_POA_Mixed (</w:t>
      </w:r>
      <w:r w:rsidRPr="00013D8B">
        <w:rPr>
          <w:highlight w:val="yellow"/>
        </w:rPr>
        <w:t>Fig. 5</w:t>
      </w:r>
      <w:r w:rsidRPr="004428A4">
        <w:rPr>
          <w:highlight w:val="yellow"/>
        </w:rPr>
        <w:t>A</w:t>
      </w:r>
      <w:r w:rsidRPr="00013D8B">
        <w:t>).</w:t>
      </w:r>
      <w:r w:rsidR="008C3E81" w:rsidRPr="008C3E81">
        <w:t xml:space="preserve"> </w:t>
      </w:r>
      <w:r w:rsidR="008C3E81" w:rsidRPr="000B2652">
        <w:t xml:space="preserve">Previous studies have demonstrated that neurogenesis occurs in the anterior </w:t>
      </w:r>
      <w:r w:rsidR="00D770B1">
        <w:t>POA</w:t>
      </w:r>
      <w:r w:rsidR="008C3E81" w:rsidRPr="000B2652">
        <w:t xml:space="preserve"> during sex change</w:t>
      </w:r>
      <w:r w:rsidR="008C3E81">
        <w:t xml:space="preserve"> </w:t>
      </w:r>
      <w:r w:rsidR="008C3E81" w:rsidRPr="00013D8B">
        <w:fldChar w:fldCharType="begin"/>
      </w:r>
      <w:r w:rsidR="00D770B1">
        <w:instrText xml:space="preserve"> ADDIN ZOTERO_ITEM CSL_CITATION {"citationID":"JSAeGNA5","properties":{"unsorted":false,"formattedCitation":"(4)","plainCitation":"(4)","noteIndex":0},"citationItems":[{"id":16,"uris":["http://zotero.org/users/11313215/items/VGA9PBJ3"],"itemData":{"id":16,"type":"article-journal","abstract":"Sex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013D8B">
        <w:fldChar w:fldCharType="separate"/>
      </w:r>
      <w:r w:rsidR="00D770B1">
        <w:rPr>
          <w:rFonts w:cs="Times New Roman"/>
        </w:rPr>
        <w:t>(4)</w:t>
      </w:r>
      <w:r w:rsidR="008C3E81" w:rsidRPr="00013D8B">
        <w:fldChar w:fldCharType="end"/>
      </w:r>
      <w:r w:rsidR="008C3E81" w:rsidRPr="00013D8B">
        <w:t>,</w:t>
      </w:r>
      <w:r w:rsidR="008C3E81" w:rsidRPr="000B2652">
        <w:t xml:space="preserve"> but the identity and maturation of the newly generated cells have remained unknown. We therefore asked whether the transcriptional changes observed in 6_POA_Mixed were consistent with the addition and maturation of newly generated neurons.</w:t>
      </w:r>
      <w:r w:rsidR="008C3E81" w:rsidRPr="00013D8B">
        <w:t xml:space="preserve"> </w:t>
      </w:r>
    </w:p>
    <w:p w14:paraId="007873E6" w14:textId="7DCA70AB" w:rsidR="008C3E81" w:rsidRPr="00641B20" w:rsidRDefault="00F00CD3" w:rsidP="00D770B1">
      <w:pPr>
        <w:ind w:firstLine="720"/>
      </w:pPr>
      <w:r w:rsidRPr="00013D8B">
        <w:t xml:space="preserve"> GO analysis of the DEGs in 6_POA_Mixed </w:t>
      </w:r>
      <w:r w:rsidR="008C3E81">
        <w:t>identified genes</w:t>
      </w:r>
      <w:r w:rsidRPr="00013D8B">
        <w:t xml:space="preserve"> related to the perineuronal net change during sex change (</w:t>
      </w:r>
      <w:r w:rsidRPr="00013D8B">
        <w:rPr>
          <w:highlight w:val="yellow"/>
        </w:rPr>
        <w:t xml:space="preserve">Fig. </w:t>
      </w:r>
      <w:r w:rsidRPr="00491F69">
        <w:rPr>
          <w:highlight w:val="yellow"/>
        </w:rPr>
        <w:t>S</w:t>
      </w:r>
      <w:r w:rsidR="00376C7F">
        <w:t>9</w:t>
      </w:r>
      <w:r w:rsidRPr="00013D8B">
        <w:t>). Further</w:t>
      </w:r>
      <w:r w:rsidR="00D770B1">
        <w:t>,</w:t>
      </w:r>
      <w:r w:rsidRPr="00013D8B">
        <w:t xml:space="preserve"> several genes associated with the extracellular matrix (ECM) and cell adhesion were found to be DARs or DEGs (</w:t>
      </w:r>
      <w:r w:rsidRPr="00013D8B">
        <w:rPr>
          <w:highlight w:val="yellow"/>
        </w:rPr>
        <w:t xml:space="preserve">Fig.5B, </w:t>
      </w:r>
      <w:r w:rsidRPr="003C0375">
        <w:rPr>
          <w:highlight w:val="yellow"/>
        </w:rPr>
        <w:t>C</w:t>
      </w:r>
      <w:r w:rsidRPr="00013D8B">
        <w:t>)</w:t>
      </w:r>
      <w:r w:rsidR="00D770B1">
        <w:t xml:space="preserve">. </w:t>
      </w:r>
      <w:r w:rsidR="00D770B1" w:rsidRPr="00641B20">
        <w:t xml:space="preserve">Because </w:t>
      </w:r>
      <w:r w:rsidR="00D770B1">
        <w:t>modification of the extracellular matrix and perineuronal net</w:t>
      </w:r>
      <w:r w:rsidR="00D770B1" w:rsidRPr="00641B20">
        <w:t xml:space="preserve"> are required for neurite extension, synapse formation, and remodeling of neuronal connectivity during development and adult neurogenesis</w:t>
      </w:r>
      <w:r w:rsidR="00D770B1">
        <w:t xml:space="preserve">, </w:t>
      </w:r>
      <w:r w:rsidR="00D770B1" w:rsidRPr="00641B20">
        <w:t xml:space="preserve">we hypothesized that neurons actively expressing these genes represent a population undergoing maturation and integration into </w:t>
      </w:r>
      <w:r w:rsidR="00120EF9">
        <w:t>local environments</w:t>
      </w:r>
      <w:r w:rsidR="00D770B1" w:rsidRPr="00641B20">
        <w:t>.</w:t>
      </w:r>
      <w:r w:rsidR="00D770B1">
        <w:t xml:space="preserve"> </w:t>
      </w:r>
    </w:p>
    <w:p w14:paraId="46169064" w14:textId="79D143EA" w:rsidR="00D770B1" w:rsidRDefault="00F00CD3" w:rsidP="00D770B1">
      <w:pPr>
        <w:ind w:firstLine="720"/>
      </w:pPr>
      <w:r w:rsidRPr="00013D8B">
        <w:t xml:space="preserve">To test the hypothesis that DEGs related to the ECM or cell adhesion (ECM-DEGs) in 6_POA_Mixed were indicative of </w:t>
      </w:r>
      <w:r w:rsidR="00D770B1">
        <w:t>the maturation of new neurons</w:t>
      </w:r>
      <w:r w:rsidRPr="00013D8B">
        <w:t>, we compared the relative maturity of cells expressing ECM-DEGs to those not expressing ECM-DEGs (</w:t>
      </w:r>
      <w:r w:rsidR="00D770B1">
        <w:rPr>
          <w:highlight w:val="yellow"/>
        </w:rPr>
        <w:t>M</w:t>
      </w:r>
      <w:r w:rsidRPr="00013D8B">
        <w:rPr>
          <w:highlight w:val="yellow"/>
        </w:rPr>
        <w:t>ethods</w:t>
      </w:r>
      <w:r w:rsidRPr="00013D8B">
        <w:t xml:space="preserve">). Indeed, ECM-DEG+ cells were significantly less mature than their ECM-DEG- counterparts, and </w:t>
      </w:r>
      <w:r w:rsidR="00120EF9">
        <w:t xml:space="preserve">in </w:t>
      </w:r>
      <w:r w:rsidRPr="00013D8B">
        <w:t xml:space="preserve">females ECM-DEG+ cells </w:t>
      </w:r>
      <w:r w:rsidR="00D770B1">
        <w:t xml:space="preserve">were significantly more mature </w:t>
      </w:r>
      <w:r w:rsidRPr="00013D8B">
        <w:t xml:space="preserve">than </w:t>
      </w:r>
      <w:r w:rsidR="00D770B1">
        <w:t xml:space="preserve">in </w:t>
      </w:r>
      <w:r w:rsidRPr="00013D8B">
        <w:t>males and intermediates (</w:t>
      </w:r>
      <w:r w:rsidRPr="00013D8B">
        <w:rPr>
          <w:highlight w:val="yellow"/>
        </w:rPr>
        <w:t>Fig.</w:t>
      </w:r>
      <w:r w:rsidRPr="00491F69">
        <w:rPr>
          <w:highlight w:val="yellow"/>
        </w:rPr>
        <w:t>5D</w:t>
      </w:r>
      <w:r w:rsidRPr="00013D8B">
        <w:t xml:space="preserve">). In 6_POA_Mixed as a whole, intermediates </w:t>
      </w:r>
      <w:r w:rsidR="00D770B1">
        <w:t>cells were significantly</w:t>
      </w:r>
      <w:r w:rsidRPr="00013D8B">
        <w:t xml:space="preserve"> less mature than </w:t>
      </w:r>
      <w:r w:rsidR="00D770B1">
        <w:t xml:space="preserve">in </w:t>
      </w:r>
      <w:r w:rsidRPr="00013D8B">
        <w:t>females suggesting that intermediates in general are characterized by lower cellular maturity than males or females (</w:t>
      </w:r>
      <w:r w:rsidRPr="00013D8B">
        <w:rPr>
          <w:highlight w:val="yellow"/>
        </w:rPr>
        <w:t>Fig</w:t>
      </w:r>
      <w:r w:rsidRPr="00491F69">
        <w:rPr>
          <w:highlight w:val="yellow"/>
        </w:rPr>
        <w:t>. 5E</w:t>
      </w:r>
      <w:r w:rsidRPr="00013D8B">
        <w:t>). As further evidence for the hypothesis that new cells are added during the intermediate state, intermediates showed significantly higher expression for a module consisting of genes annotated with the GO terms “brain development” (GO:0007420) (</w:t>
      </w:r>
      <w:r w:rsidRPr="00013D8B">
        <w:rPr>
          <w:highlight w:val="yellow"/>
        </w:rPr>
        <w:t>Fig.</w:t>
      </w:r>
      <w:r w:rsidRPr="00936738">
        <w:rPr>
          <w:highlight w:val="yellow"/>
        </w:rPr>
        <w:t xml:space="preserve"> 5F</w:t>
      </w:r>
      <w:r w:rsidRPr="00013D8B">
        <w:t>) and “axon guidance receptor activity” (GO:0097484) (</w:t>
      </w:r>
      <w:r w:rsidRPr="00013D8B">
        <w:rPr>
          <w:highlight w:val="yellow"/>
        </w:rPr>
        <w:t xml:space="preserve">Fig. </w:t>
      </w:r>
      <w:r w:rsidRPr="00936738">
        <w:rPr>
          <w:highlight w:val="yellow"/>
        </w:rPr>
        <w:t>5G</w:t>
      </w:r>
      <w:r w:rsidRPr="00013D8B">
        <w:t xml:space="preserve">). </w:t>
      </w:r>
      <w:r w:rsidR="008C3E81" w:rsidRPr="00D14500">
        <w:t>Together with the increase in the relative abundance of 6_POA_Mixed</w:t>
      </w:r>
      <w:r w:rsidR="00120EF9">
        <w:t xml:space="preserve"> and previous data showing neurogenesis in the POA </w:t>
      </w:r>
      <w:r w:rsidR="00120EF9">
        <w:fldChar w:fldCharType="begin"/>
      </w:r>
      <w:r w:rsidR="00120EF9">
        <w:instrText xml:space="preserve"> ADDIN ZOTERO_ITEM CSL_CITATION {"citationID":"36WGZwQb","properties":{"unsorted":false,"formattedCitation":"(4)","plainCitation":"(4)","noteIndex":0},"citationItems":[{"id":16,"uris":["http://zotero.org/users/11313215/items/VGA9PBJ3"],"itemData":{"id":16,"type":"article-journal","abstract":"Sex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120EF9">
        <w:fldChar w:fldCharType="separate"/>
      </w:r>
      <w:r w:rsidR="00120EF9">
        <w:rPr>
          <w:noProof/>
        </w:rPr>
        <w:t>(4)</w:t>
      </w:r>
      <w:r w:rsidR="00120EF9">
        <w:fldChar w:fldCharType="end"/>
      </w:r>
      <w:r w:rsidR="008C3E81" w:rsidRPr="00D14500">
        <w:t>, these findings are consistent with newly generated neurons being incorporated into this population during the male-to-intermediate transition and subsequently maturing during the intermediate-to-female transition.</w:t>
      </w:r>
    </w:p>
    <w:p w14:paraId="64F9288B" w14:textId="77777777" w:rsidR="00D770B1" w:rsidRPr="00013D8B" w:rsidRDefault="00D770B1" w:rsidP="00D770B1">
      <w:pPr>
        <w:ind w:firstLine="720"/>
      </w:pPr>
    </w:p>
    <w:p w14:paraId="02707CA2" w14:textId="77777777" w:rsidR="00267A9B" w:rsidRDefault="00267A9B" w:rsidP="004816FA">
      <w:pPr>
        <w:rPr>
          <w:b/>
          <w:bCs/>
        </w:rPr>
      </w:pPr>
      <w:r w:rsidRPr="00267A9B">
        <w:rPr>
          <w:b/>
          <w:bCs/>
        </w:rPr>
        <w:t>Candidate Gonadotroph-Regulating Neurons Undergo Distinct Modes of Remodeling During Sex Change</w:t>
      </w:r>
    </w:p>
    <w:p w14:paraId="66C759F5" w14:textId="38E38294" w:rsidR="00CE51AB" w:rsidRDefault="00CE51AB" w:rsidP="004816FA">
      <w:r>
        <w:lastRenderedPageBreak/>
        <w:tab/>
      </w:r>
      <w:r w:rsidRPr="00CE51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3BA2C054" w:rsidR="00D231FF" w:rsidRDefault="00CE51AB" w:rsidP="004816FA">
      <w:r>
        <w:tab/>
      </w:r>
      <w:r w:rsidR="000E3F08" w:rsidRPr="000E3F08">
        <w:t>We detected significant changes in several molecularly defined neuronal populations implicated in gonadotroph regulation</w:t>
      </w:r>
      <w:r w:rsidR="00D770B1">
        <w:t>: neurons expressing</w:t>
      </w:r>
      <w:r w:rsidR="000E3F08" w:rsidRPr="000E3F08">
        <w:t xml:space="preserve"> </w:t>
      </w:r>
      <w:r w:rsidR="000E3F08" w:rsidRPr="0077473A">
        <w:rPr>
          <w:i/>
          <w:iCs/>
        </w:rPr>
        <w:t>drd3</w:t>
      </w:r>
      <w:r w:rsidR="000E3F08" w:rsidRPr="000E3F08">
        <w:t xml:space="preserve">, </w:t>
      </w:r>
      <w:r w:rsidR="000E3F08" w:rsidRPr="0077473A">
        <w:rPr>
          <w:i/>
          <w:iCs/>
        </w:rPr>
        <w:t>tacr3a</w:t>
      </w:r>
      <w:r w:rsidR="000E3F08" w:rsidRPr="000E3F08">
        <w:t xml:space="preserve">, </w:t>
      </w:r>
      <w:r w:rsidR="000E3F08" w:rsidRPr="0077473A">
        <w:rPr>
          <w:i/>
          <w:iCs/>
        </w:rPr>
        <w:t>npy7r</w:t>
      </w:r>
      <w:r w:rsidR="000E3F08" w:rsidRPr="000E3F08">
        <w:t xml:space="preserve">, </w:t>
      </w:r>
      <w:r w:rsidR="000E3F08" w:rsidRPr="0077473A">
        <w:rPr>
          <w:i/>
          <w:iCs/>
        </w:rPr>
        <w:t>nmbr</w:t>
      </w:r>
      <w:r w:rsidR="000E3F08" w:rsidRPr="000E3F08">
        <w:t xml:space="preserve">, </w:t>
      </w:r>
      <w:r w:rsidR="00120EF9">
        <w:t xml:space="preserve">or </w:t>
      </w:r>
      <w:r w:rsidR="000E3F08" w:rsidRPr="0077473A">
        <w:rPr>
          <w:i/>
          <w:iCs/>
        </w:rPr>
        <w:t>cckb</w:t>
      </w:r>
      <w:r w:rsidR="000E3F08" w:rsidRPr="000E3F08">
        <w:t xml:space="preserve"> (</w:t>
      </w:r>
      <w:r w:rsidR="000E3F08" w:rsidRPr="000E3F08">
        <w:rPr>
          <w:highlight w:val="yellow"/>
        </w:rPr>
        <w:t>Fig. 5C; Fig. S</w:t>
      </w:r>
      <w:r w:rsidR="00376C7F">
        <w:t>10</w:t>
      </w:r>
      <w:r w:rsidR="000E3F08" w:rsidRPr="000E3F08">
        <w:t xml:space="preserve">) </w:t>
      </w:r>
      <w:commentRangeStart w:id="132"/>
      <w:r w:rsidR="000E3F08" w:rsidRPr="00013D8B">
        <w:fldChar w:fldCharType="begin"/>
      </w:r>
      <w:r w:rsidR="00120EF9">
        <w:instrText xml:space="preserve"> ADDIN ZOTERO_ITEM CSL_CITATION {"citationID":"D8gNTmfL","properties":{"unsorted":false,"formattedCitation":"(24)","plainCitation":"(24)","noteIndex":0},"citationItems":[{"id":6357,"uris":["http://zotero.org/users/11313215/items/PS74WG8G"],"itemData":{"id":6357,"type":"article-journal","abstract":"From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E3F08" w:rsidRPr="00013D8B">
        <w:fldChar w:fldCharType="separate"/>
      </w:r>
      <w:r w:rsidR="00120EF9">
        <w:rPr>
          <w:rFonts w:cs="Times New Roman"/>
        </w:rPr>
        <w:t>(24)</w:t>
      </w:r>
      <w:r w:rsidR="000E3F08" w:rsidRPr="00013D8B">
        <w:fldChar w:fldCharType="end"/>
      </w:r>
      <w:commentRangeEnd w:id="132"/>
      <w:r w:rsidR="00D770B1">
        <w:rPr>
          <w:rStyle w:val="CommentReference"/>
          <w:sz w:val="24"/>
          <w:szCs w:val="30"/>
        </w:rPr>
        <w:commentReference w:id="132"/>
      </w:r>
      <w:r w:rsidR="000E3F08">
        <w:t>.</w:t>
      </w:r>
      <w:r w:rsidR="000E3F08" w:rsidRPr="000E3F08">
        <w:t xml:space="preserve"> During the intermediate-to-female transition, both the proportion of </w:t>
      </w:r>
      <w:r w:rsidR="000E3F08" w:rsidRPr="0077473A">
        <w:rPr>
          <w:i/>
          <w:iCs/>
        </w:rPr>
        <w:t>drd3</w:t>
      </w:r>
      <w:r w:rsidR="000E3F08" w:rsidRPr="000E3F08">
        <w:t xml:space="preserve">-expressing neurons and </w:t>
      </w:r>
      <w:r w:rsidR="000E3F08" w:rsidRPr="0077473A">
        <w:rPr>
          <w:i/>
          <w:iCs/>
        </w:rPr>
        <w:t xml:space="preserve">drd3 </w:t>
      </w:r>
      <w:r w:rsidR="000E3F08" w:rsidRPr="000E3F08">
        <w:t xml:space="preserve">expression increased, while </w:t>
      </w:r>
      <w:r w:rsidR="000E3F08" w:rsidRPr="0077473A">
        <w:rPr>
          <w:i/>
          <w:iCs/>
        </w:rPr>
        <w:t>tacr3a</w:t>
      </w:r>
      <w:r w:rsidR="000E3F08" w:rsidRPr="000E3F08">
        <w:t xml:space="preserve"> expression and the proportion of </w:t>
      </w:r>
      <w:r w:rsidR="000E3F08" w:rsidRPr="0077473A">
        <w:rPr>
          <w:i/>
          <w:iCs/>
        </w:rPr>
        <w:t>tacr3a</w:t>
      </w:r>
      <w:r w:rsidR="000E3F08" w:rsidRPr="000E3F08">
        <w:t>-expressing neurons increased transiently during the intermediate phase before declining below male levels in females (</w:t>
      </w:r>
      <w:r w:rsidR="000E3F08" w:rsidRPr="000E3F08">
        <w:rPr>
          <w:highlight w:val="yellow"/>
        </w:rPr>
        <w:t>Fig. 6A,B</w:t>
      </w:r>
      <w:r w:rsidR="000E3F08" w:rsidRPr="000E3F08">
        <w:t xml:space="preserve">). </w:t>
      </w:r>
      <w:r w:rsidR="00D770B1">
        <w:t>By</w:t>
      </w:r>
      <w:r w:rsidR="000E3F08" w:rsidRPr="000E3F08">
        <w:t xml:space="preserve"> contrast, </w:t>
      </w:r>
      <w:r w:rsidR="000E3F08" w:rsidRPr="0077473A">
        <w:rPr>
          <w:i/>
          <w:iCs/>
        </w:rPr>
        <w:t>npy7r</w:t>
      </w:r>
      <w:r w:rsidR="000E3F08" w:rsidRPr="000E3F08">
        <w:t xml:space="preserve"> and </w:t>
      </w:r>
      <w:r w:rsidR="000E3F08" w:rsidRPr="0077473A">
        <w:rPr>
          <w:i/>
          <w:iCs/>
        </w:rPr>
        <w:t>nmbr</w:t>
      </w:r>
      <w:r w:rsidR="000E3F08" w:rsidRPr="000E3F08">
        <w:t xml:space="preserve"> expression decreased during the male-to-intermediate transition </w:t>
      </w:r>
      <w:r w:rsidR="00120EF9">
        <w:t>with</w:t>
      </w:r>
      <w:r w:rsidR="000E3F08" w:rsidRPr="000E3F08">
        <w:t xml:space="preserve"> corresponding changes in the abundance</w:t>
      </w:r>
      <w:r w:rsidR="00D770B1">
        <w:t xml:space="preserve">. </w:t>
      </w:r>
      <w:r w:rsidR="00120EF9">
        <w:t>Interestingly, n</w:t>
      </w:r>
      <w:r w:rsidR="000E3F08" w:rsidRPr="000E3F08">
        <w:t xml:space="preserve">either </w:t>
      </w:r>
      <w:r w:rsidR="000E3F08" w:rsidRPr="0077473A">
        <w:rPr>
          <w:i/>
          <w:iCs/>
        </w:rPr>
        <w:t>gnrh1</w:t>
      </w:r>
      <w:r w:rsidR="000E3F08" w:rsidRPr="000E3F08">
        <w:t xml:space="preserve"> expression nor the proportion of </w:t>
      </w:r>
      <w:r w:rsidR="000E3F08" w:rsidRPr="0077473A">
        <w:rPr>
          <w:i/>
          <w:iCs/>
        </w:rPr>
        <w:t>gnrh1</w:t>
      </w:r>
      <w:r w:rsidR="000E3F08" w:rsidRPr="000E3F08">
        <w:t>-expressing neurons changed across sex change (</w:t>
      </w:r>
      <w:r w:rsidR="000E3F08" w:rsidRPr="000E3F08">
        <w:rPr>
          <w:highlight w:val="yellow"/>
        </w:rPr>
        <w:t>Fig. S</w:t>
      </w:r>
      <w:r w:rsidR="00376C7F">
        <w:t>10</w:t>
      </w:r>
      <w:r w:rsidR="000E3F08" w:rsidRPr="000E3F08">
        <w:t xml:space="preserve">). Unlike these patterns, the proportion of </w:t>
      </w:r>
      <w:r w:rsidR="000E3F08" w:rsidRPr="0077473A">
        <w:rPr>
          <w:i/>
          <w:iCs/>
        </w:rPr>
        <w:t>cckb</w:t>
      </w:r>
      <w:r w:rsidR="000E3F08" w:rsidRPr="000E3F08">
        <w:t>-expressing neurons increased significantly during the intermediate-to-female transition despite no detectable change in</w:t>
      </w:r>
      <w:r w:rsidR="000E3F08" w:rsidRPr="0077473A">
        <w:rPr>
          <w:i/>
          <w:iCs/>
        </w:rPr>
        <w:t xml:space="preserve"> cckb</w:t>
      </w:r>
      <w:r w:rsidR="000E3F08" w:rsidRPr="000E3F08">
        <w:t xml:space="preserve"> expression (</w:t>
      </w:r>
      <w:r w:rsidR="000E3F08" w:rsidRPr="000E3F08">
        <w:rPr>
          <w:highlight w:val="yellow"/>
        </w:rPr>
        <w:t>Fig. 6C</w:t>
      </w:r>
      <w:r w:rsidR="000E3F08" w:rsidRPr="000E3F08">
        <w:t>)</w:t>
      </w:r>
      <w:r w:rsidR="00C14CF5">
        <w:t xml:space="preserve">. </w:t>
      </w:r>
      <w:r w:rsidR="00C14CF5" w:rsidRPr="00C14CF5">
        <w:t>Th</w:t>
      </w:r>
      <w:r w:rsidR="00C14CF5">
        <w:t>is suggests</w:t>
      </w:r>
      <w:r w:rsidR="0077473A">
        <w:t xml:space="preserve"> </w:t>
      </w:r>
      <w:r w:rsidR="00120EF9">
        <w:t xml:space="preserve">the population </w:t>
      </w:r>
      <w:r w:rsidR="00C14CF5" w:rsidRPr="0077473A">
        <w:rPr>
          <w:i/>
          <w:iCs/>
        </w:rPr>
        <w:t>cckb</w:t>
      </w:r>
      <w:r w:rsidR="00120EF9">
        <w:rPr>
          <w:i/>
          <w:iCs/>
        </w:rPr>
        <w:t>+</w:t>
      </w:r>
      <w:r w:rsidR="00C14CF5">
        <w:t xml:space="preserve"> neurons</w:t>
      </w:r>
      <w:r w:rsidR="00C14CF5" w:rsidRPr="00C14CF5">
        <w:t xml:space="preserve"> might remodel through a mechanism distinct from the other candidate neuroendocrine populations. </w:t>
      </w:r>
    </w:p>
    <w:p w14:paraId="57281F1B" w14:textId="6DB9342C" w:rsidR="00E55315" w:rsidRDefault="0077473A" w:rsidP="004816FA">
      <w:r>
        <w:tab/>
      </w:r>
      <w:r w:rsidR="00D231FF">
        <w:t xml:space="preserve">For the cell types that increased during sex change, we </w:t>
      </w:r>
      <w:r w:rsidR="00D770B1">
        <w:t>next</w:t>
      </w:r>
      <w:r w:rsidR="00D231FF">
        <w:t xml:space="preserve"> </w:t>
      </w:r>
      <w:r w:rsidR="00C14CF5" w:rsidRPr="00C14CF5">
        <w:t>compared the predicted maturity of marker-positive cells across phases to determine whether these changes were more consistent with incorporation of newly generated neurons or transcriptional remodeling of preexisting neurons.</w:t>
      </w:r>
      <w:r w:rsidR="00E55315" w:rsidRPr="00E55315">
        <w:t xml:space="preserve"> Neither </w:t>
      </w:r>
      <w:r w:rsidR="00E55315" w:rsidRPr="0077473A">
        <w:rPr>
          <w:i/>
          <w:iCs/>
        </w:rPr>
        <w:t>drd3</w:t>
      </w:r>
      <w:r w:rsidR="00E55315" w:rsidRPr="00E55315">
        <w:t xml:space="preserve">- nor </w:t>
      </w:r>
      <w:r w:rsidR="00E55315" w:rsidRPr="0077473A">
        <w:rPr>
          <w:i/>
          <w:iCs/>
        </w:rPr>
        <w:t>tacr3a</w:t>
      </w:r>
      <w:r w:rsidR="00E55315" w:rsidRPr="00E55315">
        <w:t xml:space="preserve">-expressing neurons differed in maturity </w:t>
      </w:r>
      <w:r w:rsidR="00D770B1">
        <w:t>by phase</w:t>
      </w:r>
      <w:r w:rsidR="00D770B1" w:rsidRPr="00E55315">
        <w:t xml:space="preserve"> (</w:t>
      </w:r>
      <w:r w:rsidR="00E55315" w:rsidRPr="0077473A">
        <w:rPr>
          <w:highlight w:val="yellow"/>
        </w:rPr>
        <w:t>Fig. 6A,B</w:t>
      </w:r>
      <w:r w:rsidR="00E55315" w:rsidRPr="00E55315">
        <w:t xml:space="preserve">), suggesting that the increased abundance of these populations is </w:t>
      </w:r>
      <w:r w:rsidR="00D770B1">
        <w:t>due to</w:t>
      </w:r>
      <w:r w:rsidR="00E55315" w:rsidRPr="00E55315">
        <w:t xml:space="preserve"> transcriptional reprogramming</w:t>
      </w:r>
      <w:r w:rsidR="00D770B1">
        <w:t xml:space="preserve"> rather than</w:t>
      </w:r>
      <w:r w:rsidR="00E55315" w:rsidRPr="00E55315">
        <w:t xml:space="preserve"> incorporation of newly generated neurons. </w:t>
      </w:r>
    </w:p>
    <w:p w14:paraId="60729ECB" w14:textId="2F97440F" w:rsidR="00E55315" w:rsidRDefault="00E55315" w:rsidP="004816FA">
      <w:r>
        <w:tab/>
      </w:r>
      <w:r w:rsidR="00120EF9">
        <w:t>By</w:t>
      </w:r>
      <w:r w:rsidRPr="00E55315">
        <w:t xml:space="preserve"> contrast, </w:t>
      </w:r>
      <w:r w:rsidRPr="0077473A">
        <w:rPr>
          <w:i/>
          <w:iCs/>
        </w:rPr>
        <w:t>cckb</w:t>
      </w:r>
      <w:r w:rsidR="00120EF9">
        <w:t>+</w:t>
      </w:r>
      <w:r w:rsidRPr="00E55315">
        <w:t xml:space="preserve"> neurons were significantly less mature in males and intermediates than in females (</w:t>
      </w:r>
      <w:r w:rsidRPr="0077473A">
        <w:rPr>
          <w:highlight w:val="yellow"/>
        </w:rPr>
        <w:t>Fig. 6C</w:t>
      </w:r>
      <w:r w:rsidRPr="00E55315">
        <w:t xml:space="preserve">), consistent with </w:t>
      </w:r>
      <w:r w:rsidR="00E34A71" w:rsidRPr="00E34A71">
        <w:t xml:space="preserve">progressive maturation of newly generated neurons </w:t>
      </w:r>
      <w:r w:rsidRPr="00E55315">
        <w:t xml:space="preserve">during the intermediate-to-female transition. Together with their expansion during the intermediate-female transition and progressive maturation across sex change, these findings identify </w:t>
      </w:r>
      <w:r w:rsidRPr="0077473A">
        <w:rPr>
          <w:i/>
          <w:iCs/>
        </w:rPr>
        <w:t>cckb</w:t>
      </w:r>
      <w:r w:rsidRPr="00E55315">
        <w:t xml:space="preserve">+ neurons as the strongest candidate population generated </w:t>
      </w:r>
      <w:r w:rsidR="00E34A71">
        <w:t xml:space="preserve">by neurogenesis in the POA </w:t>
      </w:r>
      <w:r w:rsidRPr="00E55315">
        <w:t>during sex change</w:t>
      </w:r>
      <w:r w:rsidR="00E34A71">
        <w:t xml:space="preserve">.  </w:t>
      </w:r>
    </w:p>
    <w:p w14:paraId="46815C40" w14:textId="77777777" w:rsidR="00E939CE" w:rsidRDefault="00E939CE" w:rsidP="004816FA"/>
    <w:p w14:paraId="3AFA79B9" w14:textId="234CD1D9" w:rsidR="00E939CE" w:rsidRPr="007D232F" w:rsidRDefault="005263E4" w:rsidP="00E939CE">
      <w:pPr>
        <w:rPr>
          <w:b/>
          <w:bCs/>
        </w:rPr>
      </w:pPr>
      <w:commentRangeStart w:id="133"/>
      <w:commentRangeStart w:id="134"/>
      <w:r w:rsidRPr="007D232F">
        <w:rPr>
          <w:b/>
          <w:bCs/>
        </w:rPr>
        <w:t xml:space="preserve">Gene Regulatory Changes Underlying Transcriptomic Sex Change </w:t>
      </w:r>
      <w:commentRangeEnd w:id="133"/>
      <w:r w:rsidR="00D770B1" w:rsidRPr="007D232F">
        <w:rPr>
          <w:rStyle w:val="CommentReference"/>
          <w:b/>
          <w:bCs/>
          <w:sz w:val="24"/>
          <w:szCs w:val="30"/>
        </w:rPr>
        <w:commentReference w:id="133"/>
      </w:r>
      <w:commentRangeEnd w:id="134"/>
      <w:r w:rsidR="00C32F02" w:rsidRPr="007D232F">
        <w:rPr>
          <w:rStyle w:val="CommentReference"/>
          <w:b/>
          <w:bCs/>
          <w:sz w:val="24"/>
          <w:szCs w:val="30"/>
        </w:rPr>
        <w:commentReference w:id="134"/>
      </w:r>
    </w:p>
    <w:p w14:paraId="361C8ABF" w14:textId="5BDBA8E7" w:rsidR="00E939CE" w:rsidRDefault="00D770B1" w:rsidP="00141C2A">
      <w:pPr>
        <w:ind w:firstLine="720"/>
      </w:pPr>
      <w:r>
        <w:t>Given the transcriptional changes in 1_</w:t>
      </w:r>
      <w:commentRangeStart w:id="135"/>
      <w:r>
        <w:t xml:space="preserve">RGC </w:t>
      </w:r>
      <w:commentRangeEnd w:id="135"/>
      <w:r>
        <w:rPr>
          <w:rStyle w:val="CommentReference"/>
          <w:sz w:val="24"/>
          <w:szCs w:val="30"/>
        </w:rPr>
        <w:commentReference w:id="135"/>
      </w:r>
      <w:r>
        <w:t>and 6_POA_Mixed identified above, we next sought t</w:t>
      </w:r>
      <w:r w:rsidR="00E939CE">
        <w:t xml:space="preserve">o identify candidate transcription factor (TF) regulators </w:t>
      </w:r>
      <w:r>
        <w:t>underlying them. To do this</w:t>
      </w:r>
      <w:r w:rsidR="00E939CE">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t xml:space="preserve">. </w:t>
      </w:r>
      <w:r w:rsidR="00E939CE">
        <w:t xml:space="preserve">This analysis revealed distinct regulatory networks in the two populations. 1_RGC formed an extensive interconnected network of accessibility-supported TF–target relationships, whereas 6_POA_Mixed contained a more restricted set of accessibility-coupled modules. We therefore additionally examined </w:t>
      </w:r>
      <w:r w:rsidR="005263E4">
        <w:t>6_POA_Mixed</w:t>
      </w:r>
      <w:r w:rsidR="00E939CE">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F31C19">
        <w:rPr>
          <w:highlight w:val="yellow"/>
        </w:rPr>
        <w:t>Fig.</w:t>
      </w:r>
      <w:r w:rsidR="00376C7F">
        <w:rPr>
          <w:highlight w:val="yellow"/>
        </w:rPr>
        <w:t xml:space="preserve"> S11 A,B</w:t>
      </w:r>
      <w:r w:rsidR="00E939CE" w:rsidRPr="00F31C19">
        <w:rPr>
          <w:highlight w:val="yellow"/>
        </w:rPr>
        <w:t xml:space="preserve"> </w:t>
      </w:r>
      <w:commentRangeStart w:id="136"/>
      <w:commentRangeStart w:id="137"/>
      <w:r w:rsidR="00E939CE" w:rsidRPr="00F31C19">
        <w:rPr>
          <w:highlight w:val="yellow"/>
        </w:rPr>
        <w:t>xx</w:t>
      </w:r>
      <w:commentRangeEnd w:id="136"/>
      <w:r w:rsidR="005263E4">
        <w:rPr>
          <w:rStyle w:val="CommentReference"/>
          <w:sz w:val="24"/>
          <w:szCs w:val="30"/>
        </w:rPr>
        <w:commentReference w:id="136"/>
      </w:r>
      <w:commentRangeEnd w:id="137"/>
      <w:r w:rsidR="0001613D">
        <w:rPr>
          <w:rStyle w:val="CommentReference"/>
          <w:sz w:val="24"/>
          <w:szCs w:val="30"/>
        </w:rPr>
        <w:commentReference w:id="137"/>
      </w:r>
      <w:r w:rsidR="00E939CE">
        <w:t>).</w:t>
      </w:r>
    </w:p>
    <w:p w14:paraId="00038161" w14:textId="77777777" w:rsidR="00E939CE" w:rsidRDefault="00E939CE" w:rsidP="00E939CE"/>
    <w:p w14:paraId="40BBADF9" w14:textId="77777777" w:rsidR="007D232F" w:rsidRDefault="007D232F" w:rsidP="007D232F">
      <w:pPr>
        <w:ind w:firstLine="720"/>
      </w:pPr>
    </w:p>
    <w:p w14:paraId="640307E2" w14:textId="66643C4C" w:rsidR="007D232F" w:rsidRPr="007D232F" w:rsidRDefault="007D232F" w:rsidP="007D232F">
      <w:pPr>
        <w:rPr>
          <w:u w:val="single"/>
        </w:rPr>
      </w:pPr>
      <w:r w:rsidRPr="007D232F">
        <w:rPr>
          <w:u w:val="single"/>
        </w:rPr>
        <w:t>Neurogenesis is coupled to aromatase expression in 1_RGC</w:t>
      </w:r>
    </w:p>
    <w:p w14:paraId="5FC8DB7D" w14:textId="5486521C" w:rsidR="00D770B1" w:rsidRPr="003C2A6F" w:rsidRDefault="00D770B1" w:rsidP="007D232F">
      <w:pPr>
        <w:ind w:firstLine="720"/>
      </w:pPr>
      <w:r>
        <w:t>Analysis of 1_RGC’s GRN</w:t>
      </w:r>
      <w:r w:rsidRPr="003C2A6F">
        <w:t xml:space="preserve"> revealed </w:t>
      </w:r>
      <w:r>
        <w:t>highly interconnected</w:t>
      </w:r>
      <w:r w:rsidRPr="003C2A6F">
        <w:t xml:space="preserve"> network organized around several candidate TF hubs (</w:t>
      </w:r>
      <w:r w:rsidRPr="003C2A6F">
        <w:rPr>
          <w:highlight w:val="yellow"/>
        </w:rPr>
        <w:t xml:space="preserve">Fig. </w:t>
      </w:r>
      <w:r w:rsidR="00376C7F">
        <w:t>S11A</w:t>
      </w:r>
      <w:r w:rsidRPr="003C2A6F">
        <w:t>).</w:t>
      </w:r>
      <w:r>
        <w:t xml:space="preserve"> Of note,</w:t>
      </w:r>
      <w:r w:rsidRPr="003C2A6F">
        <w:t xml:space="preserve"> </w:t>
      </w:r>
      <w:r w:rsidRPr="003C2A6F">
        <w:rPr>
          <w:i/>
          <w:iCs/>
        </w:rPr>
        <w:t>gli1</w:t>
      </w:r>
      <w:r w:rsidRPr="003C2A6F">
        <w:t xml:space="preserve"> occupied a central position and was associated with multiple accessibility-supported targets, including strong positive relationships with </w:t>
      </w:r>
      <w:r>
        <w:t>the notch signaling pathway member</w:t>
      </w:r>
      <w:r w:rsidRPr="003C2A6F">
        <w:t xml:space="preserve"> </w:t>
      </w:r>
      <w:r w:rsidRPr="003C2A6F">
        <w:rPr>
          <w:i/>
          <w:iCs/>
        </w:rPr>
        <w:t>ccdc85cb</w:t>
      </w:r>
      <w:r w:rsidR="00120EF9">
        <w:t xml:space="preserve"> </w:t>
      </w:r>
      <w:r w:rsidR="00120EF9" w:rsidRPr="00120EF9">
        <w:fldChar w:fldCharType="begin"/>
      </w:r>
      <w:r w:rsidR="00120EF9" w:rsidRPr="00120EF9">
        <w:instrText xml:space="preserve"> ADDIN ZOTERO_ITEM CSL_CITATION {"citationID":"buenUS7S","properties":{"unsorted":false,"formattedCitation":"(25)","plainCitation":"(25)","noteIndex":0},"citationItems":[{"id":6594,"uris":["http://zotero.org/users/11313215/items/RLHTSB58"],"itemData":{"id":6594,"type":"article-journal","abstract":"Polarity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120EF9">
        <w:fldChar w:fldCharType="separate"/>
      </w:r>
      <w:r w:rsidR="00120EF9" w:rsidRPr="00120EF9">
        <w:t>(25)</w:t>
      </w:r>
      <w:r w:rsidR="00120EF9" w:rsidRPr="00120EF9">
        <w:fldChar w:fldCharType="end"/>
      </w:r>
      <w:r>
        <w:t xml:space="preserve"> </w:t>
      </w:r>
      <w:r>
        <w:rPr>
          <w:i/>
          <w:iCs/>
        </w:rPr>
        <w:t>, dab1b</w:t>
      </w:r>
      <w:r>
        <w:t xml:space="preserve"> which is important for neuronal migration</w:t>
      </w:r>
      <w:r w:rsidR="009112E5">
        <w:t xml:space="preserve"> via reelin signaling </w:t>
      </w:r>
      <w:r w:rsidR="009112E5">
        <w:fldChar w:fldCharType="begin"/>
      </w:r>
      <w:r w:rsidR="009112E5">
        <w:instrText xml:space="preserve"> ADDIN ZOTERO_ITEM CSL_CITATION {"citationID":"SCFWqLgP","properties":{"unsorted":false,"formattedCitation":"(26)","plainCitation":"(26)","noteIndex":0},"citationItems":[{"id":6597,"uris":["http://zotero.org/users/11313215/items/DILVCJGI"],"itemData":{"id":6597,"type":"article-journal","abstract":"The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fldChar w:fldCharType="separate"/>
      </w:r>
      <w:r w:rsidR="009112E5">
        <w:rPr>
          <w:noProof/>
        </w:rPr>
        <w:t>(26)</w:t>
      </w:r>
      <w:r w:rsidR="009112E5">
        <w:fldChar w:fldCharType="end"/>
      </w:r>
      <w:r>
        <w:t xml:space="preserve">, and </w:t>
      </w:r>
      <w:r w:rsidRPr="00D770B1">
        <w:rPr>
          <w:i/>
          <w:iCs/>
        </w:rPr>
        <w:t>pknox2</w:t>
      </w:r>
      <w:r>
        <w:rPr>
          <w:i/>
          <w:iCs/>
        </w:rPr>
        <w:t xml:space="preserve">, </w:t>
      </w:r>
      <w:r>
        <w:t xml:space="preserve">a homeobox transcription factor known to play roles in </w:t>
      </w:r>
      <w:r w:rsidR="009112E5">
        <w:t>cell</w:t>
      </w:r>
      <w:r>
        <w:t xml:space="preserve"> differentiation </w:t>
      </w:r>
      <w:r w:rsidR="009112E5">
        <w:fldChar w:fldCharType="begin"/>
      </w:r>
      <w:r w:rsidR="009112E5">
        <w:instrText xml:space="preserve"> ADDIN ZOTERO_ITEM CSL_CITATION {"citationID":"RSoQdNwG","properties":{"unsorted":false,"formattedCitation":"(27)","plainCitation":"(27)","noteIndex":0},"citationItems":[{"id":6600,"uris":["http://zotero.org/users/11313215/items/PCAIATWQ"],"itemData":{"id":6600,"type":"article-journal","abstract":"Human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fldChar w:fldCharType="separate"/>
      </w:r>
      <w:r w:rsidR="009112E5">
        <w:rPr>
          <w:noProof/>
        </w:rPr>
        <w:t>(27)</w:t>
      </w:r>
      <w:r w:rsidR="009112E5">
        <w:fldChar w:fldCharType="end"/>
      </w:r>
      <w:r w:rsidRPr="003C2A6F">
        <w:t xml:space="preserve">. </w:t>
      </w:r>
      <w:r>
        <w:rPr>
          <w:i/>
          <w:iCs/>
        </w:rPr>
        <w:t xml:space="preserve">gli1 </w:t>
      </w:r>
      <w:r>
        <w:t xml:space="preserve">itself received positive inputs from several transcription factors known to control neurogenesis, notably </w:t>
      </w:r>
      <w:r>
        <w:rPr>
          <w:i/>
          <w:iCs/>
        </w:rPr>
        <w:t xml:space="preserve">uncx </w:t>
      </w:r>
      <w:r w:rsidR="009112E5" w:rsidRPr="009112E5">
        <w:fldChar w:fldCharType="begin"/>
      </w:r>
      <w:r w:rsidR="009112E5" w:rsidRPr="009112E5">
        <w:instrText xml:space="preserve"> ADDIN ZOTERO_ITEM CSL_CITATION {"citationID":"afj3A1V9","properties":{"unsorted":false,"formattedCitation":"(28)","plainCitation":"(28)","noteIndex":0},"citationItems":[{"id":6602,"uris":["http://zotero.org/users/11313215/items/WH284AHW"],"itemData":{"id":6602,"type":"article-journal","abstract":"Uncx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9112E5">
        <w:fldChar w:fldCharType="separate"/>
      </w:r>
      <w:r w:rsidR="009112E5" w:rsidRPr="009112E5">
        <w:rPr>
          <w:noProof/>
        </w:rPr>
        <w:t>(28)</w:t>
      </w:r>
      <w:r w:rsidR="009112E5" w:rsidRPr="009112E5">
        <w:fldChar w:fldCharType="end"/>
      </w:r>
      <w:r>
        <w:t xml:space="preserve"> and </w:t>
      </w:r>
      <w:r>
        <w:rPr>
          <w:i/>
          <w:iCs/>
        </w:rPr>
        <w:t xml:space="preserve">zic3, </w:t>
      </w:r>
      <w:r>
        <w:t xml:space="preserve">and a negative input from </w:t>
      </w:r>
      <w:r>
        <w:rPr>
          <w:i/>
          <w:iCs/>
        </w:rPr>
        <w:t>nfia</w:t>
      </w:r>
      <w:r>
        <w:t xml:space="preserve"> </w:t>
      </w:r>
      <w:r>
        <w:fldChar w:fldCharType="begin"/>
      </w:r>
      <w:r w:rsidR="009112E5">
        <w:instrText xml:space="preserve"> ADDIN ZOTERO_ITEM CSL_CITATION {"citationID":"yL2IQ4mW","properties":{"unsorted":false,"formattedCitation":"(29)","plainCitation":"(29)","noteIndex":0},"citationItems":[{"id":2653,"uris":["http://zotero.org/users/11313215/items/S2XWVMWT"],"itemData":{"id":2653,"type":"article-journal","abstract":"Olfactory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fldChar w:fldCharType="separate"/>
      </w:r>
      <w:r w:rsidR="009112E5">
        <w:rPr>
          <w:noProof/>
        </w:rPr>
        <w:t>(29)</w:t>
      </w:r>
      <w:r>
        <w:fldChar w:fldCharType="end"/>
      </w:r>
      <w:r w:rsidRPr="003C2A6F">
        <w:t xml:space="preserve"> suggesting a hierarchical and coordinated regulatory </w:t>
      </w:r>
      <w:r>
        <w:t>network</w:t>
      </w:r>
      <w:r w:rsidRPr="003C2A6F">
        <w:t xml:space="preserve">. </w:t>
      </w:r>
    </w:p>
    <w:p w14:paraId="46C614A9" w14:textId="5B72914B" w:rsidR="00D770B1" w:rsidRDefault="00D770B1" w:rsidP="007D232F">
      <w:pPr>
        <w:ind w:firstLine="720"/>
      </w:pPr>
      <w:r>
        <w:t xml:space="preserve">The transcription factor </w:t>
      </w:r>
      <w:r>
        <w:rPr>
          <w:i/>
          <w:iCs/>
        </w:rPr>
        <w:t xml:space="preserve">uncx </w:t>
      </w:r>
      <w:r>
        <w:t>is a particularly interesting component of the 1_</w:t>
      </w:r>
      <w:commentRangeStart w:id="138"/>
      <w:commentRangeStart w:id="139"/>
      <w:commentRangeStart w:id="140"/>
      <w:r>
        <w:t xml:space="preserve">RGC </w:t>
      </w:r>
      <w:commentRangeEnd w:id="138"/>
      <w:r>
        <w:rPr>
          <w:rStyle w:val="CommentReference"/>
          <w:sz w:val="24"/>
          <w:szCs w:val="30"/>
        </w:rPr>
        <w:commentReference w:id="138"/>
      </w:r>
      <w:commentRangeEnd w:id="139"/>
      <w:r>
        <w:rPr>
          <w:rStyle w:val="CommentReference"/>
          <w:sz w:val="24"/>
          <w:szCs w:val="30"/>
        </w:rPr>
        <w:commentReference w:id="139"/>
      </w:r>
      <w:commentRangeEnd w:id="140"/>
      <w:r w:rsidR="0001613D">
        <w:rPr>
          <w:rStyle w:val="CommentReference"/>
          <w:sz w:val="24"/>
          <w:szCs w:val="30"/>
        </w:rPr>
        <w:commentReference w:id="140"/>
      </w:r>
      <w:r>
        <w:t xml:space="preserve">network due to its dual regulation of the TF hub </w:t>
      </w:r>
      <w:r>
        <w:rPr>
          <w:i/>
          <w:iCs/>
        </w:rPr>
        <w:t>gli1</w:t>
      </w:r>
      <w:r>
        <w:t xml:space="preserve"> and </w:t>
      </w:r>
      <w:r>
        <w:rPr>
          <w:i/>
          <w:iCs/>
        </w:rPr>
        <w:t>cyp19a1b</w:t>
      </w:r>
      <w:r>
        <w:t xml:space="preserve">. </w:t>
      </w:r>
      <w:r w:rsidRPr="009112E5">
        <w:rPr>
          <w:i/>
          <w:iCs/>
        </w:rPr>
        <w:t>uncx</w:t>
      </w:r>
      <w:r>
        <w:t xml:space="preserve"> was positively associated with </w:t>
      </w:r>
      <w:r w:rsidR="009112E5" w:rsidRPr="00D770B1">
        <w:rPr>
          <w:i/>
          <w:iCs/>
        </w:rPr>
        <w:t>gli1</w:t>
      </w:r>
      <w:r w:rsidR="009112E5">
        <w:t xml:space="preserve"> but</w:t>
      </w:r>
      <w:r>
        <w:t xml:space="preserve"> negatively associated with </w:t>
      </w:r>
      <w:r w:rsidRPr="00D770B1">
        <w:rPr>
          <w:i/>
          <w:iCs/>
        </w:rPr>
        <w:t>cyp19a1</w:t>
      </w:r>
      <w:r>
        <w:rPr>
          <w:i/>
          <w:iCs/>
        </w:rPr>
        <w:t>b</w:t>
      </w:r>
      <w:r>
        <w:t xml:space="preserve">. This suggests that brain aromatase expression and neuronal differentiation in RGCs are inversely correlated. Given </w:t>
      </w:r>
      <w:r>
        <w:rPr>
          <w:i/>
          <w:iCs/>
        </w:rPr>
        <w:t xml:space="preserve">cyp19a1b </w:t>
      </w:r>
      <w:r>
        <w:t xml:space="preserve">is transiently downregulated in intermediates, this further supports the idea that 1_RGC in intermediates increases the rate of </w:t>
      </w:r>
      <w:commentRangeStart w:id="141"/>
      <w:commentRangeStart w:id="142"/>
      <w:r>
        <w:t>neurogenesis</w:t>
      </w:r>
      <w:commentRangeEnd w:id="141"/>
      <w:r>
        <w:rPr>
          <w:rStyle w:val="CommentReference"/>
          <w:sz w:val="24"/>
          <w:szCs w:val="30"/>
        </w:rPr>
        <w:commentReference w:id="141"/>
      </w:r>
      <w:commentRangeEnd w:id="142"/>
      <w:r w:rsidR="003964CD">
        <w:rPr>
          <w:rStyle w:val="CommentReference"/>
          <w:sz w:val="24"/>
          <w:szCs w:val="30"/>
        </w:rPr>
        <w:commentReference w:id="142"/>
      </w:r>
      <w:r>
        <w:t>.</w:t>
      </w:r>
    </w:p>
    <w:p w14:paraId="40EBD9D1" w14:textId="77777777" w:rsidR="007D232F" w:rsidRDefault="007D232F" w:rsidP="007D232F">
      <w:pPr>
        <w:ind w:firstLine="720"/>
      </w:pPr>
    </w:p>
    <w:p w14:paraId="3688E079" w14:textId="4F5683CB" w:rsidR="007D232F" w:rsidRPr="007D232F" w:rsidRDefault="007D232F" w:rsidP="007D232F">
      <w:pPr>
        <w:rPr>
          <w:u w:val="single"/>
        </w:rPr>
      </w:pPr>
      <w:r>
        <w:rPr>
          <w:u w:val="single"/>
        </w:rPr>
        <w:t>Immediate early genes and sex steroid hormones are coupled to gonadotroph regulating factors in 6_POA_Mixed</w:t>
      </w:r>
    </w:p>
    <w:p w14:paraId="1E4A78ED" w14:textId="553CE08F" w:rsidR="00E939CE" w:rsidRDefault="007D232F" w:rsidP="007D232F">
      <w:pPr>
        <w:ind w:firstLine="720"/>
      </w:pPr>
      <w:r>
        <w:t>Our</w:t>
      </w:r>
      <w:r w:rsidR="00E939CE" w:rsidRPr="00F31C19">
        <w:t xml:space="preserve"> complementary analysis </w:t>
      </w:r>
      <w:r>
        <w:t xml:space="preserve">of 6_POA_Mixed </w:t>
      </w:r>
      <w:r w:rsidR="00E939CE" w:rsidRPr="00F31C19">
        <w:t>identified candidate regulators of several genes implicated in neuroendocrine control of reproduction that were not captured by the accessibility-coupled analysis (</w:t>
      </w:r>
      <w:r w:rsidR="00E939CE" w:rsidRPr="00F31C19">
        <w:rPr>
          <w:highlight w:val="yellow"/>
        </w:rPr>
        <w:t xml:space="preserve">Fig. </w:t>
      </w:r>
      <w:r w:rsidR="00376C7F">
        <w:t>S11B</w:t>
      </w:r>
      <w:r w:rsidR="00E939CE" w:rsidRPr="00F31C19">
        <w:t xml:space="preserve">). </w:t>
      </w:r>
      <w:r>
        <w:t>Intriguingly, e</w:t>
      </w:r>
      <w:r w:rsidR="00E939CE" w:rsidRPr="00C81874">
        <w:t xml:space="preserve">arly-downregulated </w:t>
      </w:r>
      <w:r w:rsidR="00E939CE" w:rsidRPr="00C81874">
        <w:rPr>
          <w:i/>
          <w:iCs/>
        </w:rPr>
        <w:t>npy7r</w:t>
      </w:r>
      <w:r w:rsidR="00E939CE" w:rsidRPr="00C81874">
        <w:t xml:space="preserve"> was </w:t>
      </w:r>
      <w:commentRangeStart w:id="143"/>
      <w:commentRangeStart w:id="144"/>
      <w:r w:rsidR="00E939CE" w:rsidRPr="00C81874">
        <w:t>positively associated with</w:t>
      </w:r>
      <w:r>
        <w:t xml:space="preserve"> the immediate early gene </w:t>
      </w:r>
      <w:r w:rsidR="00E939CE" w:rsidRPr="00C81874">
        <w:rPr>
          <w:i/>
          <w:iCs/>
        </w:rPr>
        <w:t>egr</w:t>
      </w:r>
      <w:r w:rsidR="00376C7F">
        <w:rPr>
          <w:i/>
          <w:iCs/>
        </w:rPr>
        <w:t>1</w:t>
      </w:r>
      <w:commentRangeEnd w:id="143"/>
      <w:r>
        <w:rPr>
          <w:rStyle w:val="CommentReference"/>
          <w:sz w:val="24"/>
          <w:szCs w:val="30"/>
        </w:rPr>
        <w:commentReference w:id="143"/>
      </w:r>
      <w:commentRangeEnd w:id="144"/>
      <w:r w:rsidR="005805F7">
        <w:rPr>
          <w:rStyle w:val="CommentReference"/>
          <w:sz w:val="24"/>
          <w:szCs w:val="30"/>
        </w:rPr>
        <w:commentReference w:id="144"/>
      </w:r>
      <w:r w:rsidR="00D770B1">
        <w:t>.</w:t>
      </w:r>
      <w:r>
        <w:t xml:space="preserve"> Given </w:t>
      </w:r>
      <w:r>
        <w:rPr>
          <w:i/>
          <w:iCs/>
        </w:rPr>
        <w:t xml:space="preserve">npy7r </w:t>
      </w:r>
      <w:r>
        <w:t xml:space="preserve">downregulation is one of the earliest changes in 6_POA_Mixed that could impact the pituitary gonadotrophs </w:t>
      </w:r>
      <w:r w:rsidR="00376C7F">
        <w:fldChar w:fldCharType="begin"/>
      </w:r>
      <w:r w:rsidR="009112E5">
        <w:instrText xml:space="preserve"> ADDIN ZOTERO_ITEM CSL_CITATION {"citationID":"Jg5TAHD2","properties":{"unsorted":false,"formattedCitation":"(30, 31)","plainCitation":"(30, 31)","noteIndex":0},"citationItems":[{"id":6345,"uris":["http://zotero.org/users/11313215/items/3PT68SU6"],"itemData":{"id":6345,"type":"article-journal","abstract":"During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376C7F">
        <w:fldChar w:fldCharType="separate"/>
      </w:r>
      <w:r w:rsidR="009112E5">
        <w:rPr>
          <w:noProof/>
        </w:rPr>
        <w:t>(30, 31)</w:t>
      </w:r>
      <w:r w:rsidR="00376C7F">
        <w:fldChar w:fldCharType="end"/>
      </w:r>
      <w:r>
        <w:t>, this connection provides a plausible connection by which changes in neuronal activity caused by social experience are transduced into changes in gonadotropin production.</w:t>
      </w:r>
    </w:p>
    <w:p w14:paraId="5A7A9DEE" w14:textId="00B60FD7" w:rsidR="00E939CE" w:rsidRPr="005805F7" w:rsidRDefault="00E939CE" w:rsidP="007D232F">
      <w:pPr>
        <w:ind w:firstLine="720"/>
      </w:pPr>
      <w:r>
        <w:t>The 6_</w:t>
      </w:r>
      <w:commentRangeStart w:id="145"/>
      <w:commentRangeStart w:id="146"/>
      <w:r>
        <w:t>POA</w:t>
      </w:r>
      <w:commentRangeEnd w:id="145"/>
      <w:r w:rsidR="007D232F">
        <w:rPr>
          <w:rStyle w:val="CommentReference"/>
          <w:sz w:val="24"/>
          <w:szCs w:val="30"/>
        </w:rPr>
        <w:commentReference w:id="145"/>
      </w:r>
      <w:commentRangeEnd w:id="146"/>
      <w:r w:rsidR="003964CD">
        <w:rPr>
          <w:rStyle w:val="CommentReference"/>
          <w:sz w:val="24"/>
          <w:szCs w:val="30"/>
        </w:rPr>
        <w:commentReference w:id="146"/>
      </w:r>
      <w:r>
        <w:t>_Mixed network prominently implicated steroid hormone signaling</w:t>
      </w:r>
      <w:r w:rsidR="005805F7">
        <w:t xml:space="preserve"> in regulating neuroplasticity</w:t>
      </w:r>
      <w:r>
        <w:t xml:space="preserve">. </w:t>
      </w:r>
      <w:r w:rsidRPr="00F31C19">
        <w:rPr>
          <w:i/>
          <w:iCs/>
        </w:rPr>
        <w:t>pgr,</w:t>
      </w:r>
      <w:r>
        <w:t xml:space="preserve"> which was itself transiently downregulated, was strongly </w:t>
      </w:r>
      <w:r w:rsidR="005805F7">
        <w:t>negatively</w:t>
      </w:r>
      <w:r>
        <w:t xml:space="preserve"> associated with </w:t>
      </w:r>
      <w:r w:rsidR="005805F7">
        <w:t xml:space="preserve">the potassium channel </w:t>
      </w:r>
      <w:r w:rsidR="005805F7">
        <w:rPr>
          <w:i/>
          <w:iCs/>
        </w:rPr>
        <w:t>kcnd3,</w:t>
      </w:r>
      <w:r w:rsidR="005805F7">
        <w:t xml:space="preserve"> the synaptic vesicle protein</w:t>
      </w:r>
      <w:r w:rsidR="005805F7">
        <w:rPr>
          <w:i/>
          <w:iCs/>
        </w:rPr>
        <w:t xml:space="preserve"> stxbp6, </w:t>
      </w:r>
      <w:r w:rsidR="005805F7">
        <w:t xml:space="preserve">and presynaptic cell adhesin protein </w:t>
      </w:r>
      <w:r w:rsidR="005805F7">
        <w:rPr>
          <w:i/>
          <w:iCs/>
        </w:rPr>
        <w:t>cntap4</w:t>
      </w:r>
      <w:r w:rsidR="00141C2A">
        <w:t>.</w:t>
      </w:r>
      <w:r w:rsidR="005805F7">
        <w:t xml:space="preserve"> Similarly, </w:t>
      </w:r>
      <w:commentRangeStart w:id="147"/>
      <w:commentRangeStart w:id="148"/>
      <w:r w:rsidR="005805F7">
        <w:rPr>
          <w:i/>
          <w:iCs/>
        </w:rPr>
        <w:t xml:space="preserve">ar </w:t>
      </w:r>
      <w:commentRangeEnd w:id="147"/>
      <w:r w:rsidR="005805F7">
        <w:rPr>
          <w:rStyle w:val="CommentReference"/>
          <w:sz w:val="24"/>
          <w:szCs w:val="30"/>
        </w:rPr>
        <w:commentReference w:id="147"/>
      </w:r>
      <w:commentRangeEnd w:id="148"/>
      <w:r w:rsidR="005739D4">
        <w:rPr>
          <w:rStyle w:val="CommentReference"/>
          <w:sz w:val="24"/>
          <w:szCs w:val="30"/>
        </w:rPr>
        <w:commentReference w:id="148"/>
      </w:r>
      <w:r w:rsidR="005805F7">
        <w:t xml:space="preserve">was negatively associated with </w:t>
      </w:r>
      <w:r w:rsidR="005805F7">
        <w:rPr>
          <w:i/>
          <w:iCs/>
        </w:rPr>
        <w:t>stxbp1</w:t>
      </w:r>
      <w:r w:rsidR="005805F7">
        <w:t>. Conversely</w:t>
      </w:r>
      <w:r w:rsidR="00141C2A">
        <w:t xml:space="preserve"> </w:t>
      </w:r>
      <w:commentRangeStart w:id="149"/>
      <w:commentRangeStart w:id="150"/>
      <w:r w:rsidRPr="00F31C19">
        <w:rPr>
          <w:i/>
          <w:iCs/>
        </w:rPr>
        <w:t>esr2b</w:t>
      </w:r>
      <w:r>
        <w:t xml:space="preserve"> </w:t>
      </w:r>
      <w:commentRangeEnd w:id="149"/>
      <w:r w:rsidR="007D232F">
        <w:rPr>
          <w:rStyle w:val="CommentReference"/>
          <w:sz w:val="24"/>
          <w:szCs w:val="30"/>
        </w:rPr>
        <w:commentReference w:id="149"/>
      </w:r>
      <w:commentRangeEnd w:id="150"/>
      <w:r w:rsidR="00D24F7D">
        <w:rPr>
          <w:rStyle w:val="CommentReference"/>
          <w:sz w:val="24"/>
          <w:szCs w:val="30"/>
        </w:rPr>
        <w:commentReference w:id="150"/>
      </w:r>
      <w:r>
        <w:t>was positively associated with</w:t>
      </w:r>
      <w:r w:rsidR="005805F7">
        <w:t xml:space="preserve"> the potassium channel</w:t>
      </w:r>
      <w:r w:rsidRPr="00F31C19">
        <w:rPr>
          <w:i/>
          <w:iCs/>
        </w:rPr>
        <w:t xml:space="preserve"> </w:t>
      </w:r>
      <w:r w:rsidR="005805F7">
        <w:rPr>
          <w:i/>
          <w:iCs/>
        </w:rPr>
        <w:t>kcnh4</w:t>
      </w:r>
      <w:r w:rsidR="005805F7">
        <w:t xml:space="preserve"> and the synaptic plasticity protein </w:t>
      </w:r>
      <w:r w:rsidR="005805F7">
        <w:rPr>
          <w:i/>
          <w:iCs/>
        </w:rPr>
        <w:t>nxph1</w:t>
      </w:r>
      <w:r w:rsidR="005805F7">
        <w:t>. Thus, while immediate early genes may regulate some parts of the neuroendocrine inputs to the pituitary, the steroid hormones function to drive synaptic plasticity in 6_POA_Mixed.</w:t>
      </w:r>
    </w:p>
    <w:p w14:paraId="34808F34" w14:textId="7DBC02E3" w:rsidR="004816FA" w:rsidRDefault="00E939CE" w:rsidP="00141C2A">
      <w:pPr>
        <w:ind w:firstLine="720"/>
      </w:pPr>
      <w:r>
        <w:t xml:space="preserve">The candidate regulation of </w:t>
      </w:r>
      <w:r w:rsidRPr="004D27F3">
        <w:rPr>
          <w:i/>
          <w:iCs/>
        </w:rPr>
        <w:t>cyp19a1b</w:t>
      </w:r>
      <w:r>
        <w:t xml:space="preserve"> is particularly significant because it provides a potential functional connection between the two networks: while the </w:t>
      </w:r>
      <w:r w:rsidR="0000259D">
        <w:t>1_RGC</w:t>
      </w:r>
      <w:r>
        <w:t xml:space="preserve"> network identifies a candidate pathway regulating local </w:t>
      </w:r>
      <w:r w:rsidR="005805F7">
        <w:t>E2</w:t>
      </w:r>
      <w:r>
        <w:t xml:space="preserve"> production, </w:t>
      </w:r>
      <w:r w:rsidRPr="004D27F3">
        <w:rPr>
          <w:i/>
          <w:iCs/>
        </w:rPr>
        <w:t>esr2b</w:t>
      </w:r>
      <w:r>
        <w:t xml:space="preserve"> emerged as a prominent candidate regulator in </w:t>
      </w:r>
      <w:r w:rsidR="005263E4">
        <w:t>6_POA_Mixed</w:t>
      </w:r>
      <w:r>
        <w:t xml:space="preserve">. Together, these results raise the possibility that regulation of </w:t>
      </w:r>
      <w:r w:rsidR="005805F7">
        <w:rPr>
          <w:i/>
          <w:iCs/>
        </w:rPr>
        <w:t>cyp191b</w:t>
      </w:r>
      <w:r>
        <w:t xml:space="preserve"> in </w:t>
      </w:r>
      <w:r w:rsidR="005805F7">
        <w:t>1_RGC</w:t>
      </w:r>
      <w:r>
        <w:t xml:space="preserve"> and estrogen-responsive transcription in neighboring </w:t>
      </w:r>
      <w:r w:rsidR="005805F7">
        <w:t>6_POA_Mixed</w:t>
      </w:r>
      <w:r>
        <w:t xml:space="preserve"> represent coordinated components of the transcriptional remodeling associated with sex change.</w:t>
      </w:r>
    </w:p>
    <w:p w14:paraId="10A7D17C" w14:textId="77777777" w:rsidR="00141C2A" w:rsidRPr="00141C2A" w:rsidRDefault="00141C2A" w:rsidP="00141C2A">
      <w:pPr>
        <w:ind w:firstLine="720"/>
      </w:pPr>
    </w:p>
    <w:p w14:paraId="528FB49E" w14:textId="3B1CEA72" w:rsidR="004816FA" w:rsidRDefault="004816FA" w:rsidP="00753C87">
      <w:pPr>
        <w:rPr>
          <w:b/>
          <w:bCs/>
        </w:rPr>
      </w:pPr>
      <w:r w:rsidRPr="00013D8B">
        <w:rPr>
          <w:b/>
          <w:bCs/>
        </w:rPr>
        <w:t>Discussion</w:t>
      </w:r>
    </w:p>
    <w:p w14:paraId="50E8269C" w14:textId="77777777" w:rsidR="00DD445A" w:rsidRDefault="00DD445A" w:rsidP="00753C87">
      <w:pPr>
        <w:rPr>
          <w:b/>
          <w:bCs/>
        </w:rPr>
      </w:pPr>
    </w:p>
    <w:p w14:paraId="22FDBCE2" w14:textId="58DBC9D2" w:rsidR="0066495D" w:rsidRDefault="0066495D" w:rsidP="00675A71">
      <w:pPr>
        <w:ind w:firstLine="720"/>
      </w:pPr>
      <w:r>
        <w:t xml:space="preserve">Here, we combine single-nucleus multiomics with spatial transcriptomics, behavior, sex steroid hormone measures, and gonadal </w:t>
      </w:r>
      <w:del w:id="151" w:author="Rhodes, Justin S" w:date="2026-09-03T07:44:00Z" w16du:dateUtc="2026-09-03T12:44:00Z">
        <w:r w:rsidDel="005F3162">
          <w:delText xml:space="preserve">physiology </w:delText>
        </w:r>
      </w:del>
      <w:ins w:id="152" w:author="Rhodes, Justin S" w:date="2026-09-03T07:44:00Z" w16du:dateUtc="2026-09-03T12:44:00Z">
        <w:r w:rsidR="005F3162">
          <w:t xml:space="preserve">histology </w:t>
        </w:r>
      </w:ins>
      <w:r>
        <w:t xml:space="preserve">to document the neural substrates of protandrous sex change at the highest resolution to date. We show that sex change in the brain is </w:t>
      </w:r>
      <w:r>
        <w:lastRenderedPageBreak/>
        <w:t xml:space="preserve">an asynchronous process with some cell types changing sex early in the process prior to gonadal transformation, while others change sex later only after the gonads have changed. Our analyses identify RGCs and </w:t>
      </w:r>
      <w:del w:id="153" w:author="Rhodes, Justin S" w:date="2026-09-03T07:44:00Z" w16du:dateUtc="2026-09-03T12:44:00Z">
        <w:r w:rsidDel="005F3162">
          <w:delText xml:space="preserve">the </w:delText>
        </w:r>
      </w:del>
      <w:r>
        <w:t xml:space="preserve">POA </w:t>
      </w:r>
      <w:ins w:id="154" w:author="Rhodes, Justin S" w:date="2026-09-03T07:44:00Z" w16du:dateUtc="2026-09-03T12:44:00Z">
        <w:r w:rsidR="005F3162">
          <w:t xml:space="preserve">cells </w:t>
        </w:r>
      </w:ins>
      <w:r>
        <w:t xml:space="preserve">as the major drivers of sex change in the anemonefish </w:t>
      </w:r>
      <w:r w:rsidR="009112E5">
        <w:t>brain and</w:t>
      </w:r>
      <w:r>
        <w:t xml:space="preserve"> show </w:t>
      </w:r>
      <w:del w:id="155" w:author="Rhodes, Justin S" w:date="2026-09-03T07:45:00Z" w16du:dateUtc="2026-09-03T12:45:00Z">
        <w:r w:rsidDel="005F3162">
          <w:delText>that they are highly</w:delText>
        </w:r>
      </w:del>
      <w:ins w:id="156" w:author="Rhodes, Justin S" w:date="2026-09-03T07:45:00Z" w16du:dateUtc="2026-09-03T12:45:00Z">
        <w:r w:rsidR="005F3162">
          <w:t>how they are</w:t>
        </w:r>
      </w:ins>
      <w:r>
        <w:t xml:space="preserve"> coordinated during </w:t>
      </w:r>
      <w:del w:id="157" w:author="Rhodes, Justin S" w:date="2026-09-03T07:45:00Z" w16du:dateUtc="2026-09-03T12:45:00Z">
        <w:r w:rsidDel="005F3162">
          <w:delText xml:space="preserve">this </w:delText>
        </w:r>
      </w:del>
      <w:ins w:id="158" w:author="Rhodes, Justin S" w:date="2026-09-03T07:45:00Z" w16du:dateUtc="2026-09-03T12:45:00Z">
        <w:r w:rsidR="005F3162">
          <w:t xml:space="preserve">the </w:t>
        </w:r>
      </w:ins>
      <w:r>
        <w:t xml:space="preserve">process. This work provides a novel mechanistic framework </w:t>
      </w:r>
      <w:del w:id="159" w:author="Rhodes, Justin S" w:date="2026-09-03T07:45:00Z" w16du:dateUtc="2026-09-03T12:45:00Z">
        <w:r w:rsidDel="005F3162">
          <w:delText xml:space="preserve">by </w:delText>
        </w:r>
      </w:del>
      <w:ins w:id="160" w:author="Rhodes, Justin S" w:date="2026-09-03T07:45:00Z" w16du:dateUtc="2026-09-03T12:45:00Z">
        <w:r w:rsidR="005F3162">
          <w:t xml:space="preserve">for how </w:t>
        </w:r>
      </w:ins>
      <w:r>
        <w:t xml:space="preserve">changes in social status are integrated into the brain and transduced to the pituitary, driving physiological sex change. </w:t>
      </w:r>
    </w:p>
    <w:p w14:paraId="777E1294" w14:textId="79B0AE93" w:rsidR="0066495D" w:rsidRDefault="0066495D" w:rsidP="00675A71">
      <w:pPr>
        <w:ind w:firstLine="720"/>
      </w:pPr>
      <w: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Intriguingly, this transitional RGC state is defined by a reduction in </w:t>
      </w:r>
      <w:r>
        <w:rPr>
          <w:i/>
          <w:iCs/>
        </w:rPr>
        <w:t>cyp19a1b</w:t>
      </w:r>
      <w:r>
        <w:t xml:space="preserve"> expression and an elevation of neurogenic TFs. P</w:t>
      </w:r>
      <w:r w:rsidRPr="00EA726B">
        <w:t>revious whole-brain transcriptomic analyses reported progressive increases in brain aromatase expression during protandrous sex change</w:t>
      </w:r>
      <w:r>
        <w:t xml:space="preserve"> </w:t>
      </w:r>
      <w:r>
        <w:fldChar w:fldCharType="begin"/>
      </w:r>
      <w:r>
        <w:instrText xml:space="preserve"> ADDIN ZOTERO_ITEM CSL_CITATION {"citationID":"HoyvJA2h","properties":{"unsorted":false,"formattedCitation":"(18)","plainCitation":"(18)","noteIndex":0},"citationItems":[{"id":518,"uris":["http://zotero.org/users/11313215/items/BJWDPF4G"],"itemData":{"id":518,"type":"article-journal","abstract":"Sequential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fldChar w:fldCharType="separate"/>
      </w:r>
      <w:r>
        <w:rPr>
          <w:noProof/>
        </w:rPr>
        <w:t>(18)</w:t>
      </w:r>
      <w:r>
        <w:fldChar w:fldCharType="end"/>
      </w:r>
      <w:r>
        <w:t xml:space="preserve">. </w:t>
      </w:r>
      <w:r w:rsidR="009112E5">
        <w:t>This</w:t>
      </w:r>
      <w:r w:rsidRPr="00EA726B">
        <w:t xml:space="preserve"> apparent discrepancy may reflect regional specialization that becomes obscured in bulk tissue analyses, differences in sampling stage, or species-specific differences between </w:t>
      </w:r>
      <w:r w:rsidRPr="00AF03D5">
        <w:rPr>
          <w:i/>
          <w:iCs/>
        </w:rPr>
        <w:t>A. ocellaris</w:t>
      </w:r>
      <w:r w:rsidRPr="00EA726B">
        <w:t xml:space="preserve"> and </w:t>
      </w:r>
      <w:r w:rsidRPr="00AF03D5">
        <w:rPr>
          <w:i/>
          <w:iCs/>
        </w:rPr>
        <w:t>A. bicinctus</w:t>
      </w:r>
      <w:r w:rsidRPr="00EA726B">
        <w:t>. Among these possibilities, the regional specificity revealed by our cell-type-resolved analysis appears the most likely explanation.</w:t>
      </w:r>
    </w:p>
    <w:p w14:paraId="01FC01B5" w14:textId="2105E1B5" w:rsidR="0066495D" w:rsidRDefault="0066495D" w:rsidP="00675A71">
      <w:pPr>
        <w:ind w:firstLine="720"/>
      </w:pPr>
      <w:r>
        <w:t xml:space="preserve">Our GRN analysis provides a plausible connection by which the observed increases in neurogenesis and decrease in </w:t>
      </w:r>
      <w:r>
        <w:rPr>
          <w:i/>
          <w:iCs/>
        </w:rPr>
        <w:t>cyp19a1b</w:t>
      </w:r>
      <w:r>
        <w:t xml:space="preserve"> are coupled: the TF </w:t>
      </w:r>
      <w:r>
        <w:rPr>
          <w:i/>
          <w:iCs/>
        </w:rPr>
        <w:t>uncx</w:t>
      </w:r>
      <w:r>
        <w:t xml:space="preserve">. We identified </w:t>
      </w:r>
      <w:r>
        <w:rPr>
          <w:i/>
          <w:iCs/>
        </w:rPr>
        <w:t>uncx</w:t>
      </w:r>
      <w:r>
        <w:t xml:space="preserve"> as being a putative negative regulator of </w:t>
      </w:r>
      <w:r>
        <w:rPr>
          <w:i/>
          <w:iCs/>
        </w:rPr>
        <w:t>cyp19a1b</w:t>
      </w:r>
      <w:r>
        <w:t xml:space="preserve"> expression and a putative positive regulator of the primary neurogenic hub TF </w:t>
      </w:r>
      <w:r>
        <w:rPr>
          <w:i/>
          <w:iCs/>
        </w:rPr>
        <w:t xml:space="preserve">gli1. </w:t>
      </w:r>
      <w:r>
        <w:t xml:space="preserve">Thus, as </w:t>
      </w:r>
      <w:r>
        <w:rPr>
          <w:i/>
          <w:iCs/>
        </w:rPr>
        <w:t>uncx</w:t>
      </w:r>
      <w:r>
        <w:t xml:space="preserve"> activity increases in RGCs, </w:t>
      </w:r>
      <w:r>
        <w:rPr>
          <w:i/>
          <w:iCs/>
        </w:rPr>
        <w:t xml:space="preserve">cyp19a1b </w:t>
      </w:r>
      <w:r>
        <w:t xml:space="preserve">expression is repressed and </w:t>
      </w:r>
      <w:r>
        <w:rPr>
          <w:i/>
          <w:iCs/>
        </w:rPr>
        <w:t xml:space="preserve">gli1 </w:t>
      </w:r>
      <w:r>
        <w:t>expression is amplified resulting in increased neurogenesis and decreased brain aromatase</w:t>
      </w:r>
      <w:r>
        <w:rPr>
          <w:i/>
          <w:iCs/>
        </w:rPr>
        <w:t xml:space="preserve"> </w:t>
      </w:r>
      <w:r>
        <w:t xml:space="preserve">production. Indeed, this phenomenon of reduced brain aromatase expression in neurogenic RGCs has been observed before. Following brain injury in zebrafish, </w:t>
      </w:r>
      <w:r>
        <w:rPr>
          <w:i/>
          <w:iCs/>
        </w:rPr>
        <w:t xml:space="preserve">cyp19a1b </w:t>
      </w:r>
      <w:r>
        <w:t xml:space="preserve">expression is similarly downregulated in RGCs as they differentiate into neurons to heal the injury </w:t>
      </w:r>
      <w:r>
        <w:fldChar w:fldCharType="begin"/>
      </w:r>
      <w:r>
        <w:instrText xml:space="preserve"> ADDIN ZOTERO_ITEM CSL_CITATION {"citationID":"TXqopea0","properties":{"unsorted":false,"formattedCitation":"(19)","plainCitation":"(19)","noteIndex":0},"citationItems":[{"id":5843,"uris":["http://zotero.org/users/11313215/items/FI8565AV"],"itemData":{"id":5843,"type":"article-journal","abstract":"This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fldChar w:fldCharType="separate"/>
      </w:r>
      <w:r>
        <w:rPr>
          <w:noProof/>
        </w:rPr>
        <w:t>(19)</w:t>
      </w:r>
      <w:r>
        <w:fldChar w:fldCharType="end"/>
      </w:r>
      <w:r>
        <w:t xml:space="preserve">. </w:t>
      </w:r>
    </w:p>
    <w:p w14:paraId="3D95AC4E" w14:textId="10780795" w:rsidR="0066495D" w:rsidRDefault="0066495D" w:rsidP="00675A71">
      <w:pPr>
        <w:ind w:firstLine="720"/>
      </w:pPr>
      <w:r>
        <w:t xml:space="preserve">Our GRN analysis provides further evidence that the transitional RGC state is connected with neuroplasticity in the POA. Specifically, the downregulation of brain aromatase production implies a </w:t>
      </w:r>
      <w:commentRangeStart w:id="161"/>
      <w:commentRangeStart w:id="162"/>
      <w:commentRangeStart w:id="163"/>
      <w:r>
        <w:t>decrease in estrogenic signaling in the brains of intermediates. I</w:t>
      </w:r>
      <w:commentRangeEnd w:id="161"/>
      <w:r>
        <w:rPr>
          <w:rStyle w:val="CommentReference"/>
          <w:sz w:val="24"/>
          <w:szCs w:val="30"/>
        </w:rPr>
        <w:commentReference w:id="161"/>
      </w:r>
      <w:commentRangeEnd w:id="162"/>
      <w:r w:rsidR="005739D4">
        <w:rPr>
          <w:rStyle w:val="CommentReference"/>
          <w:sz w:val="24"/>
          <w:szCs w:val="30"/>
        </w:rPr>
        <w:commentReference w:id="162"/>
      </w:r>
      <w:commentRangeEnd w:id="163"/>
      <w:r w:rsidR="008D78EA">
        <w:rPr>
          <w:rStyle w:val="CommentReference"/>
          <w:sz w:val="24"/>
          <w:szCs w:val="30"/>
        </w:rPr>
        <w:commentReference w:id="163"/>
      </w:r>
      <w:r>
        <w:t xml:space="preserve">n 6_POA_Mixed, our GRN analysis identified several genes related to neuroplasticity as being under the positive regulation of the estrogen receptor </w:t>
      </w:r>
      <w:commentRangeStart w:id="164"/>
      <w:commentRangeStart w:id="165"/>
      <w:r w:rsidRPr="00C25617">
        <w:rPr>
          <w:i/>
          <w:iCs/>
          <w:highlight w:val="yellow"/>
        </w:rPr>
        <w:t>esr2b</w:t>
      </w:r>
      <w:commentRangeEnd w:id="164"/>
      <w:r>
        <w:rPr>
          <w:rStyle w:val="CommentReference"/>
          <w:sz w:val="24"/>
          <w:szCs w:val="30"/>
        </w:rPr>
        <w:commentReference w:id="164"/>
      </w:r>
      <w:commentRangeEnd w:id="165"/>
      <w:r w:rsidR="00D24F7D">
        <w:rPr>
          <w:rStyle w:val="CommentReference"/>
          <w:sz w:val="24"/>
          <w:szCs w:val="30"/>
        </w:rPr>
        <w:commentReference w:id="165"/>
      </w:r>
      <w:r>
        <w:t xml:space="preserve">. </w:t>
      </w:r>
      <w:commentRangeStart w:id="166"/>
      <w:commentRangeStart w:id="167"/>
      <w:r>
        <w:t xml:space="preserve">Indeed, </w:t>
      </w:r>
      <w:r>
        <w:rPr>
          <w:i/>
          <w:iCs/>
        </w:rPr>
        <w:t>esr2b</w:t>
      </w:r>
      <w:r>
        <w:t xml:space="preserve"> positively regulates </w:t>
      </w:r>
      <w:r>
        <w:rPr>
          <w:i/>
          <w:iCs/>
        </w:rPr>
        <w:t xml:space="preserve">nxph1, </w:t>
      </w:r>
      <w:r>
        <w:t xml:space="preserve">a synaptic adhesion protein, the potassium channel </w:t>
      </w:r>
      <w:r>
        <w:rPr>
          <w:i/>
          <w:iCs/>
        </w:rPr>
        <w:t>kcnh4</w:t>
      </w:r>
      <w:r>
        <w:t xml:space="preserve">, and the reelin receptor </w:t>
      </w:r>
      <w:r>
        <w:rPr>
          <w:i/>
          <w:iCs/>
        </w:rPr>
        <w:t>lrp8</w:t>
      </w:r>
      <w:r>
        <w:t xml:space="preserve">. </w:t>
      </w:r>
      <w:ins w:id="168" w:author="Rhodes, Justin S" w:date="2026-09-08T10:11:00Z" w16du:dateUtc="2026-09-08T15:11:00Z">
        <w:r w:rsidR="00A04A52" w:rsidRPr="00A04A52">
          <w:t>The distinct temporal regulation of these targets suggests that estrogen-responsive signaling may contribute to the progressive remodeling of neuronal function during sex change.</w:t>
        </w:r>
      </w:ins>
      <w:del w:id="169" w:author="Rhodes, Justin S" w:date="2026-09-08T10:11:00Z" w16du:dateUtc="2026-09-08T15:11:00Z">
        <w:r w:rsidDel="00A04A52">
          <w:delText>A reduction in these genes until final feminization indicates the POA adopts more plastic state allowing new synaptic connections to form during sex change.</w:delText>
        </w:r>
        <w:commentRangeEnd w:id="166"/>
        <w:r w:rsidDel="00A04A52">
          <w:rPr>
            <w:rStyle w:val="CommentReference"/>
            <w:sz w:val="24"/>
            <w:szCs w:val="30"/>
          </w:rPr>
          <w:commentReference w:id="166"/>
        </w:r>
      </w:del>
      <w:commentRangeEnd w:id="167"/>
      <w:r w:rsidR="00A04A52">
        <w:rPr>
          <w:rStyle w:val="CommentReference"/>
          <w:sz w:val="24"/>
          <w:szCs w:val="30"/>
        </w:rPr>
        <w:commentReference w:id="167"/>
      </w:r>
    </w:p>
    <w:p w14:paraId="45B4C120" w14:textId="7C77838F" w:rsidR="0066495D" w:rsidRDefault="0066495D" w:rsidP="00675A71">
      <w:pPr>
        <w:ind w:firstLine="720"/>
      </w:pPr>
      <w:r>
        <w:t xml:space="preserve">Further evidence for an RGC – POA axis mediating sex change </w:t>
      </w:r>
      <w:del w:id="170" w:author="Rhodes, Justin S" w:date="2026-09-08T10:28:00Z" w16du:dateUtc="2026-09-08T15:28:00Z">
        <w:r w:rsidDel="00ED5593">
          <w:delText xml:space="preserve">are </w:delText>
        </w:r>
      </w:del>
      <w:ins w:id="171" w:author="Rhodes, Justin S" w:date="2026-09-08T10:28:00Z" w16du:dateUtc="2026-09-08T15:28:00Z">
        <w:r w:rsidR="00ED5593">
          <w:t xml:space="preserve">includes </w:t>
        </w:r>
      </w:ins>
      <w:r>
        <w:t xml:space="preserve">the findings that 1) RGCs upregulate neurogenic gene expression modules in intermediates 2), the population of RGCs shifts from NSCs to NPs in intermediates, and 3) new </w:t>
      </w:r>
      <w:r w:rsidRPr="00C25617">
        <w:rPr>
          <w:i/>
          <w:iCs/>
        </w:rPr>
        <w:t>cckb</w:t>
      </w:r>
      <w:r>
        <w:t xml:space="preserve">+ neurons are </w:t>
      </w:r>
      <w:r w:rsidR="009112E5">
        <w:t xml:space="preserve">potentially </w:t>
      </w:r>
      <w:r>
        <w:t xml:space="preserve">born during </w:t>
      </w:r>
      <w:r w:rsidR="009112E5">
        <w:t>sex change</w:t>
      </w:r>
      <w:r>
        <w:t xml:space="preserve">. Previous work has shown that neurogenesis occurs in the POA during protandrous sex change, however the identity of those cells remained unknown </w:t>
      </w:r>
      <w:r>
        <w:fldChar w:fldCharType="begin"/>
      </w:r>
      <w:r>
        <w:instrText xml:space="preserve"> ADDIN ZOTERO_ITEM CSL_CITATION {"citationID":"bEuIBiZm","properties":{"unsorted":false,"formattedCitation":"(4)","plainCitation":"(4)","noteIndex":0},"citationItems":[{"id":16,"uris":["http://zotero.org/users/11313215/items/VGA9PBJ3"],"itemData":{"id":16,"type":"article-journal","abstract":"Sex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fldChar w:fldCharType="separate"/>
      </w:r>
      <w:r>
        <w:rPr>
          <w:noProof/>
        </w:rPr>
        <w:t>(4)</w:t>
      </w:r>
      <w:r>
        <w:fldChar w:fldCharType="end"/>
      </w:r>
      <w:r>
        <w:t>. Further, work in zebrafish has shown that cholecystokinin signaling in the pituitary is necessary for FSH release and proper ovarian development</w:t>
      </w:r>
      <w:r w:rsidR="00376C7F">
        <w:t xml:space="preserve"> </w:t>
      </w:r>
      <w:r>
        <w:fldChar w:fldCharType="begin"/>
      </w:r>
      <w:r w:rsidR="009112E5">
        <w:instrText xml:space="preserve"> ADDIN ZOTERO_ITEM CSL_CITATION {"citationID":"FyKyoLIK","properties":{"unsorted":false,"formattedCitation":"(32)","plainCitation":"(32)","noteIndex":0},"citationItems":[{"id":2344,"uris":["http://zotero.org/users/11313215/items/AJL2IH3T"],"itemData":{"id":2344,"type":"article-journal","abstract":"Life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fldChar w:fldCharType="separate"/>
      </w:r>
      <w:r w:rsidR="009112E5">
        <w:rPr>
          <w:noProof/>
        </w:rPr>
        <w:t>(32)</w:t>
      </w:r>
      <w:r>
        <w:fldChar w:fldCharType="end"/>
      </w:r>
      <w:r>
        <w:t xml:space="preserve">. Our CytoTRACE and cell abundance analyses reveal both that the population of </w:t>
      </w:r>
      <w:r>
        <w:rPr>
          <w:i/>
          <w:iCs/>
        </w:rPr>
        <w:t>cckb+</w:t>
      </w:r>
      <w:r>
        <w:t xml:space="preserve"> cells increase</w:t>
      </w:r>
      <w:ins w:id="172" w:author="Rhodes, Justin S" w:date="2026-09-08T10:29:00Z" w16du:dateUtc="2026-09-08T15:29:00Z">
        <w:r w:rsidR="00ED5593">
          <w:t>s</w:t>
        </w:r>
      </w:ins>
      <w:r>
        <w:t xml:space="preserve"> in 6_POA_Mixed, and that in intermediates </w:t>
      </w:r>
      <w:r>
        <w:rPr>
          <w:i/>
          <w:iCs/>
        </w:rPr>
        <w:t>cckb+</w:t>
      </w:r>
      <w:r>
        <w:t xml:space="preserve"> cells are relatively more immature than in females. </w:t>
      </w:r>
      <w:commentRangeStart w:id="173"/>
      <w:ins w:id="174" w:author="Rhodes, Justin S" w:date="2026-09-08T10:27:00Z" w16du:dateUtc="2026-09-08T15:27:00Z">
        <w:r w:rsidR="00ED5593" w:rsidRPr="00ED5593">
          <w:t xml:space="preserve">Taken together, these data suggest that newly generated </w:t>
        </w:r>
        <w:r w:rsidR="00ED5593" w:rsidRPr="00ED5593">
          <w:rPr>
            <w:i/>
            <w:iCs/>
            <w:rPrChange w:id="175" w:author="Rhodes, Justin S" w:date="2026-09-08T10:29:00Z" w16du:dateUtc="2026-09-08T15:29:00Z">
              <w:rPr/>
            </w:rPrChange>
          </w:rPr>
          <w:t>cckb</w:t>
        </w:r>
        <w:r w:rsidR="00ED5593" w:rsidRPr="00ED5593">
          <w:t>+ neurons in the POA may contribute to neuroendocrine regulation of ovarian development, potentially through modulation of pituitary FSH release</w:t>
        </w:r>
      </w:ins>
      <w:commentRangeEnd w:id="173"/>
      <w:r w:rsidR="00ED5593" w:rsidRPr="00ED5593">
        <w:rPr>
          <w:rStyle w:val="CommentReference"/>
          <w:sz w:val="24"/>
          <w:szCs w:val="30"/>
        </w:rPr>
        <w:commentReference w:id="173"/>
      </w:r>
      <w:ins w:id="176" w:author="Rhodes, Justin S" w:date="2026-09-08T10:27:00Z" w16du:dateUtc="2026-09-08T15:27:00Z">
        <w:r w:rsidR="00ED5593" w:rsidRPr="00ED5593">
          <w:t>.</w:t>
        </w:r>
      </w:ins>
      <w:del w:id="177" w:author="Rhodes, Justin S" w:date="2026-09-08T10:27:00Z" w16du:dateUtc="2026-09-08T15:27:00Z">
        <w:r w:rsidDel="00ED5593">
          <w:delText xml:space="preserve">Taken these data suggest that changes in pituitary FSH signaling and subsequent ovarian development are driven by new </w:delText>
        </w:r>
        <w:r w:rsidDel="00ED5593">
          <w:rPr>
            <w:i/>
            <w:iCs/>
          </w:rPr>
          <w:delText>cckb+</w:delText>
        </w:r>
        <w:r w:rsidDel="00ED5593">
          <w:delText xml:space="preserve"> neurons in the POA. </w:delText>
        </w:r>
      </w:del>
    </w:p>
    <w:p w14:paraId="38EFFD9D" w14:textId="26BF197D" w:rsidR="0066495D" w:rsidRDefault="00ED5593" w:rsidP="00675A71">
      <w:pPr>
        <w:ind w:firstLine="720"/>
      </w:pPr>
      <w:ins w:id="178" w:author="Rhodes, Justin S" w:date="2026-09-08T10:23:00Z" w16du:dateUtc="2026-09-08T15:23:00Z">
        <w:r w:rsidRPr="00ED5593">
          <w:lastRenderedPageBreak/>
          <w:t>While we argue that changes in FSH signaling are accomplished via neurogenesis of cckb+ ne</w:t>
        </w:r>
        <w:commentRangeStart w:id="179"/>
        <w:r w:rsidRPr="00ED5593">
          <w:t>urons in the POA, our data also suggest coordinated changes in pathways that regulate LH release</w:t>
        </w:r>
      </w:ins>
      <w:commentRangeEnd w:id="179"/>
      <w:r>
        <w:rPr>
          <w:rStyle w:val="CommentReference"/>
          <w:sz w:val="24"/>
          <w:szCs w:val="30"/>
        </w:rPr>
        <w:commentReference w:id="179"/>
      </w:r>
      <w:del w:id="180" w:author="Rhodes, Justin S" w:date="2026-09-08T10:23:00Z" w16du:dateUtc="2026-09-08T15:23:00Z">
        <w:r w:rsidR="0066495D" w:rsidDel="00ED5593">
          <w:delText xml:space="preserve">While we argue that changes in FSH signaling are accomplished via neurogenesis of </w:delText>
        </w:r>
        <w:r w:rsidR="0066495D" w:rsidDel="00ED5593">
          <w:rPr>
            <w:i/>
            <w:iCs/>
          </w:rPr>
          <w:delText>cckb+</w:delText>
        </w:r>
        <w:r w:rsidR="0066495D" w:rsidDel="00ED5593">
          <w:delText xml:space="preserve"> </w:delText>
        </w:r>
        <w:r w:rsidR="009112E5" w:rsidDel="00ED5593">
          <w:delText>neurons in the POA</w:delText>
        </w:r>
        <w:r w:rsidR="0066495D" w:rsidDel="00ED5593">
          <w:delText>, there is also substantial evidence indicating a decrease in LH signaling from the POA</w:delText>
        </w:r>
      </w:del>
      <w:r w:rsidR="0066495D">
        <w:t xml:space="preserve">. In 6_POA_Mixed, we found significant changes in the expression and or population of cells expressing </w:t>
      </w:r>
      <w:r w:rsidR="0066495D">
        <w:rPr>
          <w:i/>
          <w:iCs/>
        </w:rPr>
        <w:t xml:space="preserve">npy7r, nmbr, tacr3a, </w:t>
      </w:r>
      <w:r w:rsidR="0066495D">
        <w:t xml:space="preserve">and </w:t>
      </w:r>
      <w:r w:rsidR="0066495D">
        <w:rPr>
          <w:i/>
          <w:iCs/>
        </w:rPr>
        <w:t>drd3</w:t>
      </w:r>
      <w:r w:rsidR="0066495D">
        <w:t xml:space="preserve">. In teleosts, neuropeptide Y (NPY) and neurokinin B (encoded by </w:t>
      </w:r>
      <w:r w:rsidR="0066495D" w:rsidRPr="00C25617">
        <w:rPr>
          <w:i/>
          <w:iCs/>
        </w:rPr>
        <w:t>tac3</w:t>
      </w:r>
      <w:r w:rsidR="0066495D">
        <w:t>) are known to stimulate LH release in species specific manners</w:t>
      </w:r>
      <w:r w:rsidR="00376C7F">
        <w:t xml:space="preserve"> </w:t>
      </w:r>
      <w:r w:rsidR="00376C7F">
        <w:fldChar w:fldCharType="begin"/>
      </w:r>
      <w:r w:rsidR="009112E5">
        <w:instrText xml:space="preserve"> ADDIN ZOTERO_ITEM CSL_CITATION {"citationID":"GONvdI9A","properties":{"unsorted":false,"formattedCitation":"(30, 31, 33, 34)","plainCitation":"(30, 31, 33, 34)","noteIndex":0},"citationItems":[{"id":3702,"uris":["http://zotero.org/users/11313215/items/P2XAW2FJ"],"itemData":{"id":3702,"type":"article-journal","abstract":"Female-to-male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fldChar w:fldCharType="separate"/>
      </w:r>
      <w:r w:rsidR="009112E5">
        <w:rPr>
          <w:rFonts w:cs="Times New Roman"/>
          <w:color w:val="000000"/>
          <w:kern w:val="0"/>
          <w:szCs w:val="24"/>
        </w:rPr>
        <w:t>(30, 31, 33, 34)</w:t>
      </w:r>
      <w:r w:rsidR="00376C7F">
        <w:fldChar w:fldCharType="end"/>
      </w:r>
      <w:r w:rsidR="00376C7F">
        <w:t xml:space="preserve"> </w:t>
      </w:r>
      <w:r w:rsidR="0066495D">
        <w:t>, and neuromedin b has been implicated in regulating LH release</w:t>
      </w:r>
      <w:r w:rsidR="0066495D">
        <w:rPr>
          <w:i/>
          <w:iCs/>
        </w:rPr>
        <w:t xml:space="preserve"> </w:t>
      </w:r>
      <w:r w:rsidR="0066495D">
        <w:rPr>
          <w:i/>
          <w:iCs/>
        </w:rPr>
        <w:fldChar w:fldCharType="begin"/>
      </w:r>
      <w:r w:rsidR="00120EF9">
        <w:rPr>
          <w:i/>
          <w:iCs/>
        </w:rPr>
        <w:instrText xml:space="preserve"> ADDIN ZOTERO_ITEM CSL_CITATION {"citationID":"FQGD49Ei","properties":{"unsorted":false,"formattedCitation":"(24)","plainCitation":"(24)","noteIndex":0},"citationItems":[{"id":6357,"uris":["http://zotero.org/users/11313215/items/PS74WG8G"],"itemData":{"id":6357,"type":"article-journal","abstract":"From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Pr>
          <w:i/>
          <w:iCs/>
        </w:rPr>
        <w:fldChar w:fldCharType="separate"/>
      </w:r>
      <w:r w:rsidR="00120EF9">
        <w:rPr>
          <w:noProof/>
        </w:rPr>
        <w:t>(24)</w:t>
      </w:r>
      <w:r w:rsidR="0066495D">
        <w:rPr>
          <w:i/>
          <w:iCs/>
        </w:rPr>
        <w:fldChar w:fldCharType="end"/>
      </w:r>
      <w:r w:rsidR="0066495D">
        <w:t>. Further, NPY is</w:t>
      </w:r>
      <w:r w:rsidR="0066495D" w:rsidRPr="00C25617">
        <w:t xml:space="preserve"> </w:t>
      </w:r>
      <w:r w:rsidR="0066495D" w:rsidRPr="00013D8B">
        <w:t>known to be a pro-masculinizing agent during protogynous sex change</w:t>
      </w:r>
      <w:r w:rsidR="0066495D">
        <w:t xml:space="preserve"> </w:t>
      </w:r>
      <w:r w:rsidR="0066495D">
        <w:fldChar w:fldCharType="begin"/>
      </w:r>
      <w:r w:rsidR="009112E5">
        <w:instrText xml:space="preserve"> ADDIN ZOTERO_ITEM CSL_CITATION {"citationID":"xFpBBCh5","properties":{"unsorted":false,"formattedCitation":"(31)","plainCitation":"(31)","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fldChar w:fldCharType="separate"/>
      </w:r>
      <w:r w:rsidR="009112E5">
        <w:rPr>
          <w:noProof/>
        </w:rPr>
        <w:t>(31)</w:t>
      </w:r>
      <w:r w:rsidR="0066495D">
        <w:fldChar w:fldCharType="end"/>
      </w:r>
      <w:r w:rsidR="0066495D">
        <w:t>.</w:t>
      </w:r>
      <w:r w:rsidR="0066495D" w:rsidRPr="00013D8B">
        <w:fldChar w:fldCharType="begin"/>
      </w:r>
      <w:r w:rsidR="0066495D">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Pr>
          <w:rFonts w:ascii="Cambria Math" w:hAnsi="Cambria Math" w:cs="Cambria Math"/>
        </w:rPr>
        <w:instrText>∼</w:instrText>
      </w:r>
      <w:r w:rsidR="0066495D">
        <w:instrText xml:space="preserve">20 stimulatory and </w:instrText>
      </w:r>
      <w:r w:rsidR="0066495D">
        <w:rPr>
          <w:rFonts w:ascii="Cambria Math" w:hAnsi="Cambria Math" w:cs="Cambria Math"/>
        </w:rPr>
        <w:instrText>∼</w:instrText>
      </w:r>
      <w:r w:rsidR="0066495D">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Pr>
          <w:rFonts w:ascii="Cambria Math" w:hAnsi="Cambria Math" w:cs="Cambria Math"/>
        </w:rPr>
        <w:instrText>∼</w:instrText>
      </w:r>
      <w:r w:rsidR="0066495D">
        <w:instrText xml:space="preserve">20 stimulatory and </w:instrText>
      </w:r>
      <w:r w:rsidR="0066495D">
        <w:rPr>
          <w:rFonts w:ascii="Cambria Math" w:hAnsi="Cambria Math" w:cs="Cambria Math"/>
        </w:rPr>
        <w:instrText>∼</w:instrText>
      </w:r>
      <w:r w:rsidR="0066495D">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013D8B">
        <w:fldChar w:fldCharType="separate"/>
      </w:r>
      <w:r w:rsidR="0066495D" w:rsidRPr="00013D8B">
        <w:fldChar w:fldCharType="end"/>
      </w:r>
      <w:r w:rsidR="0066495D">
        <w:rPr>
          <w:i/>
          <w:iCs/>
        </w:rPr>
        <w:t xml:space="preserve"> </w:t>
      </w:r>
      <w:r w:rsidR="0066495D">
        <w:t xml:space="preserve">Conversely, dopamine is known to inhibit LH release </w:t>
      </w:r>
      <w:r w:rsidR="0066495D">
        <w:fldChar w:fldCharType="begin"/>
      </w:r>
      <w:r w:rsidR="009112E5">
        <w:instrText xml:space="preserve"> ADDIN ZOTERO_ITEM CSL_CITATION {"citationID":"1tpKhXJD","properties":{"unsorted":false,"formattedCitation":"(30)","plainCitation":"(30)","noteIndex":0},"citationItems":[{"id":6345,"uris":["http://zotero.org/users/11313215/items/3PT68SU6"],"itemData":{"id":6345,"type":"article-journal","abstract":"During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fldChar w:fldCharType="separate"/>
      </w:r>
      <w:r w:rsidR="009112E5">
        <w:rPr>
          <w:noProof/>
        </w:rPr>
        <w:t>(30)</w:t>
      </w:r>
      <w:r w:rsidR="0066495D">
        <w:fldChar w:fldCharType="end"/>
      </w:r>
      <w:r w:rsidR="0066495D">
        <w:t xml:space="preserve">. We saw significant reductions in </w:t>
      </w:r>
      <w:r w:rsidR="0066495D">
        <w:rPr>
          <w:i/>
          <w:iCs/>
        </w:rPr>
        <w:t xml:space="preserve">npy7r, nmbr, </w:t>
      </w:r>
      <w:r w:rsidR="0066495D">
        <w:t xml:space="preserve">and </w:t>
      </w:r>
      <w:r w:rsidR="0066495D">
        <w:rPr>
          <w:i/>
          <w:iCs/>
        </w:rPr>
        <w:t xml:space="preserve">tacr3a, </w:t>
      </w:r>
      <w:r w:rsidR="0066495D">
        <w:t xml:space="preserve">and a significant increase in </w:t>
      </w:r>
      <w:r w:rsidR="0066495D">
        <w:rPr>
          <w:i/>
          <w:iCs/>
        </w:rPr>
        <w:t xml:space="preserve">drd3 </w:t>
      </w:r>
      <w:r w:rsidR="0066495D">
        <w:t xml:space="preserve">in 6_POA_Mixed. </w:t>
      </w:r>
      <w:ins w:id="181" w:author="Rhodes, Justin S" w:date="2026-09-03T08:16:00Z" w16du:dateUtc="2026-09-03T13:16:00Z">
        <w:r w:rsidR="00C742E7">
          <w:t>To the extent that</w:t>
        </w:r>
      </w:ins>
      <w:ins w:id="182" w:author="Rhodes, Justin S" w:date="2026-09-03T08:15:00Z" w16du:dateUtc="2026-09-03T13:15:00Z">
        <w:r w:rsidR="00C742E7">
          <w:t xml:space="preserve"> the changes in gene expression reflect </w:t>
        </w:r>
      </w:ins>
      <w:ins w:id="183" w:author="Rhodes, Justin S" w:date="2026-09-03T08:16:00Z" w16du:dateUtc="2026-09-03T13:16:00Z">
        <w:r w:rsidR="00C742E7">
          <w:t>protein expression and parallel changes in</w:t>
        </w:r>
      </w:ins>
      <w:ins w:id="184" w:author="Rhodes, Justin S" w:date="2026-09-03T08:15:00Z" w16du:dateUtc="2026-09-03T13:15:00Z">
        <w:r w:rsidR="00C742E7">
          <w:t xml:space="preserve"> signaling</w:t>
        </w:r>
      </w:ins>
      <w:ins w:id="185" w:author="Rhodes, Justin S" w:date="2026-09-03T08:16:00Z" w16du:dateUtc="2026-09-03T13:16:00Z">
        <w:r w:rsidR="00C742E7">
          <w:t xml:space="preserve"> levels, t</w:t>
        </w:r>
      </w:ins>
      <w:del w:id="186" w:author="Rhodes, Justin S" w:date="2026-09-03T08:16:00Z" w16du:dateUtc="2026-09-03T13:16:00Z">
        <w:r w:rsidR="0066495D" w:rsidDel="00C742E7">
          <w:delText>T</w:delText>
        </w:r>
      </w:del>
      <w:r w:rsidR="0066495D">
        <w:t xml:space="preserve">hese findings </w:t>
      </w:r>
      <w:del w:id="187" w:author="Rhodes, Justin S" w:date="2026-09-03T08:17:00Z" w16du:dateUtc="2026-09-03T13:17:00Z">
        <w:r w:rsidR="0066495D" w:rsidDel="00C742E7">
          <w:delText>are consistent with a decrease in</w:delText>
        </w:r>
      </w:del>
      <w:ins w:id="188" w:author="Rhodes, Justin S" w:date="2026-09-03T08:17:00Z" w16du:dateUtc="2026-09-03T13:17:00Z">
        <w:r w:rsidR="00C742E7">
          <w:t>support the hypothesis that</w:t>
        </w:r>
      </w:ins>
      <w:r w:rsidR="0066495D">
        <w:t xml:space="preserve"> LH </w:t>
      </w:r>
      <w:ins w:id="189" w:author="Rhodes, Justin S" w:date="2026-09-03T08:17:00Z" w16du:dateUtc="2026-09-03T13:17:00Z">
        <w:r w:rsidR="00C742E7">
          <w:t xml:space="preserve">singling is reduced </w:t>
        </w:r>
      </w:ins>
      <w:commentRangeStart w:id="190"/>
      <w:del w:id="191" w:author="Rhodes, Justin S" w:date="2026-09-03T08:17:00Z" w16du:dateUtc="2026-09-03T13:17:00Z">
        <w:r w:rsidR="009112E5" w:rsidDel="00C742E7">
          <w:delText>release</w:delText>
        </w:r>
        <w:r w:rsidR="0066495D" w:rsidDel="00C742E7">
          <w:delText xml:space="preserve"> </w:delText>
        </w:r>
      </w:del>
      <w:r w:rsidR="0066495D">
        <w:t>as sex change progresses</w:t>
      </w:r>
      <w:commentRangeEnd w:id="190"/>
      <w:r w:rsidR="00C742E7">
        <w:rPr>
          <w:rStyle w:val="CommentReference"/>
          <w:sz w:val="24"/>
          <w:szCs w:val="30"/>
        </w:rPr>
        <w:commentReference w:id="190"/>
      </w:r>
      <w:r w:rsidR="0066495D">
        <w:t xml:space="preserve">. </w:t>
      </w:r>
    </w:p>
    <w:p w14:paraId="01EA72EA" w14:textId="4EE0293C" w:rsidR="0066495D" w:rsidRPr="00675A71" w:rsidRDefault="0066495D" w:rsidP="00675A71">
      <w:pPr>
        <w:ind w:firstLine="720"/>
      </w:pPr>
      <w:r>
        <w:t xml:space="preserve">NPY is of particular interest here for two reasons. First, </w:t>
      </w:r>
      <w:r>
        <w:rPr>
          <w:i/>
          <w:iCs/>
        </w:rPr>
        <w:t>npy7r</w:t>
      </w:r>
      <w:r>
        <w:t xml:space="preserve"> is strongly downregulated during the male-intermediate transition, a time when we hypothesize the groundwork for gonadal sex change is being laid. Second, our GRN analysis indicates that </w:t>
      </w:r>
      <w:r>
        <w:rPr>
          <w:i/>
          <w:iCs/>
        </w:rPr>
        <w:t>npy7r</w:t>
      </w:r>
      <w:r>
        <w:t xml:space="preserve"> is under positive regulation </w:t>
      </w:r>
      <w:r w:rsidR="00675A71">
        <w:t>from</w:t>
      </w:r>
      <w:r>
        <w:t xml:space="preserve"> the activity dependent immediate early gene </w:t>
      </w:r>
      <w:r>
        <w:rPr>
          <w:i/>
          <w:iCs/>
        </w:rPr>
        <w:t>egr1</w:t>
      </w:r>
      <w:r>
        <w:t>. This provides a plausible connection by which changes in neural activity</w:t>
      </w:r>
      <w:ins w:id="192" w:author="Rhodes, Justin S" w:date="2026-09-03T08:18:00Z" w16du:dateUtc="2026-09-03T13:18:00Z">
        <w:r w:rsidR="00C742E7">
          <w:t xml:space="preserve"> during social</w:t>
        </w:r>
      </w:ins>
      <w:ins w:id="193" w:author="Rhodes, Justin S" w:date="2026-09-03T08:19:00Z" w16du:dateUtc="2026-09-03T13:19:00Z">
        <w:r w:rsidR="00C742E7">
          <w:t xml:space="preserve"> ascent</w:t>
        </w:r>
      </w:ins>
      <w:r>
        <w:t xml:space="preserve"> are transduced to changes in gonadotroph regulation.</w:t>
      </w:r>
    </w:p>
    <w:p w14:paraId="37E05BF2" w14:textId="423DBE67" w:rsidR="0066495D" w:rsidRDefault="00675A71" w:rsidP="00675A71">
      <w:pPr>
        <w:ind w:firstLine="720"/>
      </w:pPr>
      <w:r>
        <w:t xml:space="preserve">Given the data, we </w:t>
      </w:r>
      <w:del w:id="194" w:author="Rhodes, Justin S" w:date="2026-09-03T08:19:00Z" w16du:dateUtc="2026-09-03T13:19:00Z">
        <w:r w:rsidDel="00C742E7">
          <w:delText xml:space="preserve">propose </w:delText>
        </w:r>
      </w:del>
      <w:ins w:id="195" w:author="Rhodes, Justin S" w:date="2026-09-03T08:19:00Z" w16du:dateUtc="2026-09-03T13:19:00Z">
        <w:r w:rsidR="00C742E7">
          <w:t xml:space="preserve">hypothesize </w:t>
        </w:r>
      </w:ins>
      <w:r>
        <w:t>p</w:t>
      </w:r>
      <w:r w:rsidR="0066495D">
        <w:t xml:space="preserve">rotandrous sex change proceeds as follows. First, a male ascends to the dominant position of its </w:t>
      </w:r>
      <w:r>
        <w:t xml:space="preserve">social </w:t>
      </w:r>
      <w:r w:rsidR="0066495D">
        <w:t xml:space="preserve">dominance hierarchy. Sensory cues indicating this ascension are integrated by higher brain regions like the dorsomedial telencephalon (Dm) and result in </w:t>
      </w:r>
      <w:del w:id="196" w:author="Rhodes, Justin S" w:date="2026-09-03T08:19:00Z" w16du:dateUtc="2026-09-03T13:19:00Z">
        <w:r w:rsidR="0066495D" w:rsidDel="00C742E7">
          <w:delText xml:space="preserve">a </w:delText>
        </w:r>
      </w:del>
      <w:r w:rsidR="0066495D">
        <w:t>change</w:t>
      </w:r>
      <w:ins w:id="197" w:author="Rhodes, Justin S" w:date="2026-09-03T08:19:00Z" w16du:dateUtc="2026-09-03T13:19:00Z">
        <w:r w:rsidR="00C742E7">
          <w:t>s</w:t>
        </w:r>
      </w:ins>
      <w:r w:rsidR="0066495D">
        <w:t xml:space="preserve"> in neural activity </w:t>
      </w:r>
      <w:r w:rsidR="0066495D">
        <w:fldChar w:fldCharType="begin"/>
      </w:r>
      <w:r w:rsidR="0066495D">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fldChar w:fldCharType="separate"/>
      </w:r>
      <w:r w:rsidR="0066495D">
        <w:rPr>
          <w:noProof/>
        </w:rPr>
        <w:t>(5)</w:t>
      </w:r>
      <w:r w:rsidR="0066495D">
        <w:fldChar w:fldCharType="end"/>
      </w:r>
      <w:r w:rsidR="0066495D">
        <w:t xml:space="preserve">. Via Dm’s connections with the POA </w:t>
      </w:r>
      <w:r w:rsidR="0066495D">
        <w:fldChar w:fldCharType="begin"/>
      </w:r>
      <w:r w:rsidR="0066495D">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fldChar w:fldCharType="separate"/>
      </w:r>
      <w:r w:rsidR="0066495D">
        <w:rPr>
          <w:noProof/>
        </w:rPr>
        <w:t>(5)</w:t>
      </w:r>
      <w:r w:rsidR="0066495D">
        <w:fldChar w:fldCharType="end"/>
      </w:r>
      <w:r w:rsidR="0066495D">
        <w:t xml:space="preserve">,  </w:t>
      </w:r>
      <w:r w:rsidR="0066495D">
        <w:rPr>
          <w:i/>
          <w:iCs/>
        </w:rPr>
        <w:t>egr1</w:t>
      </w:r>
      <w:r w:rsidR="0066495D">
        <w:t xml:space="preserve"> becomes differentially active leading to reduced production of </w:t>
      </w:r>
      <w:r w:rsidR="0066495D">
        <w:rPr>
          <w:i/>
          <w:iCs/>
        </w:rPr>
        <w:t xml:space="preserve">npy7r. </w:t>
      </w:r>
      <w:r w:rsidR="0066495D">
        <w:t xml:space="preserve">This reduction of </w:t>
      </w:r>
      <w:r w:rsidR="0066495D">
        <w:rPr>
          <w:i/>
          <w:iCs/>
        </w:rPr>
        <w:t>npy7r</w:t>
      </w:r>
      <w:r w:rsidR="0066495D">
        <w:t xml:space="preserve"> initiates the </w:t>
      </w:r>
      <w:commentRangeStart w:id="198"/>
      <w:r w:rsidR="0066495D">
        <w:t>loss of LH production from the pituitary</w:t>
      </w:r>
      <w:commentRangeEnd w:id="198"/>
      <w:r w:rsidR="00C742E7">
        <w:rPr>
          <w:rStyle w:val="CommentReference"/>
          <w:sz w:val="24"/>
          <w:szCs w:val="30"/>
        </w:rPr>
        <w:commentReference w:id="198"/>
      </w:r>
      <w:r w:rsidR="0066495D">
        <w:t xml:space="preserve">, leading to losses in testicular tissue and androgen production late in sex change. In parallel, via some unknown input, </w:t>
      </w:r>
      <w:r w:rsidRPr="00675A71">
        <w:rPr>
          <w:i/>
          <w:iCs/>
        </w:rPr>
        <w:t>uncx</w:t>
      </w:r>
      <w:r w:rsidR="0066495D">
        <w:t xml:space="preserve"> activity increases in RGCs leading to increased production of </w:t>
      </w:r>
      <w:r w:rsidR="0066495D">
        <w:rPr>
          <w:i/>
          <w:iCs/>
        </w:rPr>
        <w:t>gli1</w:t>
      </w:r>
      <w:r w:rsidR="0066495D">
        <w:t xml:space="preserve"> and decreased production of </w:t>
      </w:r>
      <w:r w:rsidR="0066495D">
        <w:rPr>
          <w:i/>
          <w:iCs/>
        </w:rPr>
        <w:t>cyp19a1b</w:t>
      </w:r>
      <w:r w:rsidR="0066495D">
        <w:t xml:space="preserve">. The loss of </w:t>
      </w:r>
      <w:r w:rsidR="0066495D">
        <w:rPr>
          <w:i/>
          <w:iCs/>
        </w:rPr>
        <w:t xml:space="preserve">cyp19a1b </w:t>
      </w:r>
      <w:r w:rsidR="0066495D">
        <w:t xml:space="preserve">and subsequent reduction in estrogenic signaling increases neuroplasticity in the POA via reduction in </w:t>
      </w:r>
      <w:r w:rsidR="0066495D">
        <w:rPr>
          <w:i/>
          <w:iCs/>
        </w:rPr>
        <w:t>esr2b</w:t>
      </w:r>
      <w:r w:rsidR="0066495D">
        <w:t xml:space="preserve"> activity and thus transcription of </w:t>
      </w:r>
      <w:r w:rsidR="0066495D">
        <w:rPr>
          <w:i/>
          <w:iCs/>
        </w:rPr>
        <w:t xml:space="preserve">nxph1, lrp8, </w:t>
      </w:r>
      <w:r w:rsidR="0066495D">
        <w:t xml:space="preserve">and </w:t>
      </w:r>
      <w:r w:rsidR="0066495D">
        <w:rPr>
          <w:i/>
          <w:iCs/>
        </w:rPr>
        <w:t>kcnh4</w:t>
      </w:r>
      <w:r w:rsidR="0066495D">
        <w:t xml:space="preserve">. This further results in a reduction of </w:t>
      </w:r>
      <w:r w:rsidR="0066495D">
        <w:rPr>
          <w:i/>
          <w:iCs/>
        </w:rPr>
        <w:t>tacr3a</w:t>
      </w:r>
      <w:r w:rsidR="0066495D">
        <w:t xml:space="preserve"> and an increase in </w:t>
      </w:r>
      <w:r w:rsidR="0066495D">
        <w:rPr>
          <w:i/>
          <w:iCs/>
        </w:rPr>
        <w:t xml:space="preserve">drd3 </w:t>
      </w:r>
      <w:r w:rsidR="0066495D">
        <w:t>production which f</w:t>
      </w:r>
      <w:ins w:id="199" w:author="Rhodes, Justin S" w:date="2026-09-03T08:21:00Z" w16du:dateUtc="2026-09-03T13:21:00Z">
        <w:r w:rsidR="00C742E7">
          <w:t>u</w:t>
        </w:r>
      </w:ins>
      <w:del w:id="200" w:author="Rhodes, Justin S" w:date="2026-09-03T08:21:00Z" w16du:dateUtc="2026-09-03T13:21:00Z">
        <w:r w:rsidR="0066495D" w:rsidDel="00C742E7">
          <w:delText>a</w:delText>
        </w:r>
      </w:del>
      <w:r w:rsidR="0066495D">
        <w:t xml:space="preserve">rther reinforce the loss of LH signaling and testicular tissue. In RGCs, the elevated </w:t>
      </w:r>
      <w:r w:rsidR="0066495D">
        <w:rPr>
          <w:i/>
          <w:iCs/>
        </w:rPr>
        <w:t>gli1</w:t>
      </w:r>
      <w:r w:rsidR="0066495D">
        <w:t xml:space="preserve"> activity increases the rate of neurogenesis of what will become </w:t>
      </w:r>
      <w:r w:rsidR="0066495D">
        <w:rPr>
          <w:i/>
          <w:iCs/>
        </w:rPr>
        <w:t xml:space="preserve">cckb+ </w:t>
      </w:r>
      <w:r w:rsidR="0066495D">
        <w:t xml:space="preserve">neurons in the POA. Once these neurons mature late in sex change, their </w:t>
      </w:r>
      <w:r w:rsidR="0066495D">
        <w:rPr>
          <w:i/>
          <w:iCs/>
        </w:rPr>
        <w:t>cckb</w:t>
      </w:r>
      <w:r w:rsidR="0066495D">
        <w:t xml:space="preserve"> signaling increases FSH release from the pituitary and this drives ovarian development and E2 production. The elevated E2 then completes the rest of neural sex change. A schematic outlining our process is shown in Fig </w:t>
      </w:r>
      <w:commentRangeStart w:id="201"/>
      <w:r w:rsidR="0066495D" w:rsidRPr="00C25617">
        <w:rPr>
          <w:highlight w:val="yellow"/>
        </w:rPr>
        <w:t>xx</w:t>
      </w:r>
      <w:commentRangeEnd w:id="201"/>
      <w:r w:rsidR="00376C7F">
        <w:rPr>
          <w:rStyle w:val="CommentReference"/>
          <w:sz w:val="24"/>
          <w:szCs w:val="30"/>
        </w:rPr>
        <w:commentReference w:id="201"/>
      </w:r>
      <w:r w:rsidR="0066495D">
        <w:t>.</w:t>
      </w:r>
    </w:p>
    <w:p w14:paraId="2D525D89" w14:textId="51E5D0B3" w:rsidR="0066495D" w:rsidRDefault="0066495D" w:rsidP="00675A71">
      <w:pPr>
        <w:ind w:firstLine="720"/>
      </w:pPr>
      <w:commentRangeStart w:id="202"/>
      <w:commentRangeStart w:id="203"/>
      <w:r>
        <w:t xml:space="preserve">Several important questions remain. Our hypothesis for the neural orchestration of sex change revolves around changes in LH and FSH release from the pituitary and the effects those factors would have on the gonads. However, LH and FSH have not been measured during protandrous sex change… </w:t>
      </w:r>
      <w:commentRangeEnd w:id="202"/>
      <w:r>
        <w:rPr>
          <w:rStyle w:val="CommentReference"/>
          <w:sz w:val="24"/>
          <w:szCs w:val="30"/>
        </w:rPr>
        <w:commentReference w:id="202"/>
      </w:r>
      <w:commentRangeEnd w:id="203"/>
      <w:r w:rsidR="00C742E7">
        <w:rPr>
          <w:rStyle w:val="CommentReference"/>
          <w:sz w:val="24"/>
          <w:szCs w:val="30"/>
        </w:rPr>
        <w:commentReference w:id="203"/>
      </w:r>
    </w:p>
    <w:p w14:paraId="4BDB2E94" w14:textId="77777777" w:rsidR="0066495D" w:rsidRDefault="0066495D" w:rsidP="0066495D">
      <w:pPr>
        <w:ind w:firstLine="720"/>
      </w:pPr>
      <w:r w:rsidRPr="005A5613">
        <w:t xml:space="preserve">More broadly, our findings suggest that socially induced sex change is not accomplished through the direct conversion of existing neural circuits but through a temporally ordered program of developmental remodeling. Rather than functioning solely as support cells, </w:t>
      </w:r>
      <w:r>
        <w:t>RGCs</w:t>
      </w:r>
      <w:r w:rsidRPr="005A5613">
        <w:t xml:space="preserve"> emerge as central integrators of social information, initiating a cascade of neurogenesis and neuroendocrine reorganization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w:t>
      </w:r>
      <w:r w:rsidRPr="005A5613">
        <w:lastRenderedPageBreak/>
        <w:t>subsequently stabilizes these newly formed circuits will provide important insights into the mechanisms by which the adult vertebrate brain reorganizes in response to changing social environments</w:t>
      </w:r>
      <w:r>
        <w:t>.</w:t>
      </w:r>
    </w:p>
    <w:p w14:paraId="48165713" w14:textId="77777777" w:rsidR="004816FA" w:rsidRDefault="004816FA" w:rsidP="00753C87">
      <w:pPr>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Anemonefish (</w:t>
      </w:r>
      <w:r w:rsidRPr="004B30CE">
        <w:rPr>
          <w:rFonts w:eastAsia="Malgun Gothic" w:cs="Times New Roman"/>
          <w:i/>
          <w:iCs/>
          <w:color w:val="auto"/>
          <w:kern w:val="0"/>
          <w:szCs w:val="24"/>
          <w:lang w:eastAsia="ja-JP"/>
          <w14:ligatures w14:val="none"/>
        </w:rPr>
        <w:t>Amphiprion ocellaris</w:t>
      </w:r>
      <w:r w:rsidRPr="003341ED">
        <w:rPr>
          <w:rFonts w:eastAsia="Malgun Gothic" w:cs="Times New Roman"/>
          <w:color w:val="auto"/>
          <w:kern w:val="0"/>
          <w:szCs w:val="24"/>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321C3EE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We induced sex change by creating eight pairs of anemonefish (n = 16) comprised of two males that had previously spawned</w:t>
      </w:r>
      <w:r w:rsidR="00B24ECA">
        <w:rPr>
          <w:rFonts w:eastAsia="Malgun Gothic" w:cs="Times New Roman"/>
          <w:color w:val="auto"/>
          <w:kern w:val="0"/>
          <w:szCs w:val="24"/>
          <w:lang w:eastAsia="ja-JP"/>
          <w14:ligatures w14:val="none"/>
        </w:rPr>
        <w:t xml:space="preserve"> with females</w:t>
      </w:r>
      <w:r w:rsidRPr="003341ED">
        <w:rPr>
          <w:rFonts w:eastAsia="Malgun Gothic" w:cs="Times New Roman"/>
          <w:color w:val="auto"/>
          <w:kern w:val="0"/>
          <w:szCs w:val="24"/>
          <w:lang w:eastAsia="ja-JP"/>
          <w14:ligatures w14:val="none"/>
        </w:rPr>
        <w:t>.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w:t>
      </w:r>
      <w:r w:rsidRPr="00B24ECA">
        <w:rPr>
          <w:rFonts w:eastAsia="Malgun Gothic" w:cs="Times New Roman"/>
          <w:color w:val="auto"/>
          <w:kern w:val="0"/>
          <w:szCs w:val="24"/>
          <w:lang w:eastAsia="ja-JP"/>
          <w14:ligatures w14:val="none"/>
        </w:rPr>
        <w:t>0). Here, the larger, more dominant male (hereafter referred to as a “intermediate”) is destined to undergo protandrous sex change and become a female, while its partner (hereafter referred to as a “intermediate partner”) is destined to remain a male.</w:t>
      </w:r>
      <w:r w:rsidRPr="003341ED">
        <w:rPr>
          <w:rFonts w:eastAsia="Malgun Gothic" w:cs="Times New Roman"/>
          <w:color w:val="auto"/>
          <w:kern w:val="0"/>
          <w:szCs w:val="24"/>
          <w:lang w:eastAsia="ja-JP"/>
          <w14:ligatures w14:val="none"/>
        </w:rPr>
        <w:t xml:space="preserve"> </w:t>
      </w:r>
    </w:p>
    <w:p w14:paraId="0FAEB33C" w14:textId="28ACD7EE"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w:t>
      </w:r>
      <w:r w:rsidRPr="000C33B0">
        <w:rPr>
          <w:rFonts w:eastAsia="Malgun Gothic" w:cs="Times New Roman"/>
          <w:color w:val="auto"/>
          <w:kern w:val="0"/>
          <w:szCs w:val="24"/>
          <w:lang w:eastAsia="ja-JP"/>
          <w14:ligatures w14:val="none"/>
        </w:rPr>
        <w:t>months as previous work in our lab has shown that at the six-month time point, approximately 10% of</w:t>
      </w:r>
      <w:r w:rsidRPr="003341ED">
        <w:rPr>
          <w:rFonts w:eastAsia="Malgun Gothic" w:cs="Times New Roman"/>
          <w:color w:val="auto"/>
          <w:kern w:val="0"/>
          <w:szCs w:val="24"/>
          <w:lang w:eastAsia="ja-JP"/>
          <w14:ligatures w14:val="none"/>
        </w:rPr>
        <w:t xml:space="preserve"> intermediates will have completed sex change and become females (as indicated by the 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{"citationID":"vYZRKGmD","properties":{"formattedCitation":"(3)","plainCitation":"(3)","noteIndex":0},"citationItems":[{"id":43,"uris":["http://zotero.org/users/11313215/items/TBICN8KA"],"itemData":{"id":43,"type":"article-journal","abstract":"Many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Pr>
          <w:rFonts w:cs="Times New Roman"/>
          <w:lang w:eastAsia="ja-JP"/>
        </w:rPr>
        <w:t>(3)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4C7BE76"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Pr>
          <w:rFonts w:eastAsia="Malgun Gothic" w:cs="Times New Roman"/>
          <w:color w:val="auto"/>
          <w:kern w:val="0"/>
          <w:szCs w:val="24"/>
          <w:lang w:eastAsia="ja-JP"/>
          <w14:ligatures w14:val="none"/>
        </w:rPr>
        <w:t>intermediate partners</w:t>
      </w:r>
      <w:r w:rsidRPr="003341ED">
        <w:rPr>
          <w:rFonts w:eastAsia="Malgun Gothic" w:cs="Times New Roman"/>
          <w:color w:val="auto"/>
          <w:kern w:val="0"/>
          <w:szCs w:val="24"/>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62AC48C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 xml:space="preserve">All computational analyses described below were performed in R 4.4.2 or Python 3.12.4. 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{"citationID":"hepfyYRE","properties":{"formattedCitation":"(37)","plainCitation":"(37)","noteIndex":0},"citationItems":[{"id":2523,"uris":["http://zotero.org/users/11313215/items/VFIVI5RB"],"itemData":{"id":2523,"type":"article-journal","abstract":"The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(37)</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008D0F6D">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{"citationID":"z9QRuDUO","properties":{"formattedCitation":"(38)","plainCitation":"(38)","noteIndex":0},"citationItems":[{"id":2512,"uris":["http://zotero.org/users/11313215/items/XGHQM7ML"],"itemData":{"id":2512,"type":"software","abstract":"Obtain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(38)</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w:t>
      </w:r>
      <w:r w:rsidR="00FC1908">
        <w:rPr>
          <w:rFonts w:eastAsia="Malgun Gothic" w:cs="Times New Roman"/>
          <w:color w:val="auto"/>
          <w:kern w:val="0"/>
          <w:szCs w:val="24"/>
          <w:lang w:eastAsia="ja-JP"/>
          <w14:ligatures w14:val="none"/>
        </w:rPr>
        <w:t xml:space="preserve"> (lmer)</w:t>
      </w:r>
      <w:r w:rsidRPr="003341ED">
        <w:rPr>
          <w:rFonts w:eastAsia="Malgun Gothic" w:cs="Times New Roman"/>
          <w:color w:val="auto"/>
          <w:kern w:val="0"/>
          <w:szCs w:val="24"/>
          <w:lang w:eastAsia="ja-JP"/>
          <w14:ligatures w14:val="none"/>
        </w:rPr>
        <w:t xml:space="preserve"> models were computed using the “Anova” function from the package “car”</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{"citationID":"V25i9dI8","properties":{"formattedCitation":"(39)","plainCitation":"(39)","noteIndex":0},"citationItems":[{"id":2504,"uris":["http://zotero.org/users/11313215/items/675QPKLN"],"itemData":{"id":2504,"type":"standard","publisher-place":"Sage,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(39)</w:t>
      </w:r>
      <w:r w:rsidRPr="003341ED">
        <w:rPr>
          <w:rFonts w:eastAsia="Malgun Gothic" w:cs="Times New Roman"/>
          <w:color w:val="auto"/>
          <w:kern w:val="0"/>
          <w:szCs w:val="24"/>
          <w:lang w:eastAsia="ja-JP"/>
          <w14:ligatures w14:val="none"/>
        </w:rPr>
        <w:fldChar w:fldCharType="end"/>
      </w:r>
      <w:r w:rsidR="005A5924">
        <w:rPr>
          <w:rFonts w:eastAsia="Malgun Gothic" w:cs="Times New Roman"/>
          <w:color w:val="auto"/>
          <w:kern w:val="0"/>
          <w:szCs w:val="24"/>
          <w:lang w:eastAsia="ja-JP"/>
          <w14:ligatures w14:val="none"/>
        </w:rPr>
        <w:t>, and for fixed effects models</w:t>
      </w:r>
      <w:r w:rsidR="00FC1908">
        <w:rPr>
          <w:rFonts w:eastAsia="Malgun Gothic" w:cs="Times New Roman"/>
          <w:color w:val="auto"/>
          <w:kern w:val="0"/>
          <w:szCs w:val="24"/>
          <w:lang w:eastAsia="ja-JP"/>
          <w14:ligatures w14:val="none"/>
        </w:rPr>
        <w:t xml:space="preserve"> (lm and glm)</w:t>
      </w:r>
      <w:r w:rsidR="005A5924">
        <w:rPr>
          <w:rFonts w:eastAsia="Malgun Gothic" w:cs="Times New Roman"/>
          <w:color w:val="auto"/>
          <w:kern w:val="0"/>
          <w:szCs w:val="24"/>
          <w:lang w:eastAsia="ja-JP"/>
          <w14:ligatures w14:val="none"/>
        </w:rPr>
        <w:t xml:space="preserve"> were computed using the R’s “anova” with t</w:t>
      </w:r>
      <w:r w:rsidR="00BA4CCE">
        <w:rPr>
          <w:rFonts w:eastAsia="Malgun Gothic" w:cs="Times New Roman"/>
          <w:color w:val="auto"/>
          <w:kern w:val="0"/>
          <w:szCs w:val="24"/>
          <w:lang w:eastAsia="ja-JP"/>
          <w14:ligatures w14:val="none"/>
        </w:rPr>
        <w:t>est = “Chisq” specified</w:t>
      </w:r>
      <w:r w:rsidR="005A5924">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5E3D70D1" w14:textId="68C7BE18"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{"citationID":"mComr0wk","properties":{"unsorted":false,"formattedCitation":"(3, 6\\uc0\\u8211{}10)","plainCitation":"(3, 6–10)","noteIndex":0},"citationItems":[{"id":43,"uris":["http://zotero.org/users/11313215/items/TBICN8KA"],"itemData":{"id":43,"type":"article-journal","abstract":"Many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sidRPr="00933230">
        <w:rPr>
          <w:rFonts w:cs="Times New Roman"/>
          <w:color w:val="000000"/>
          <w:kern w:val="0"/>
          <w:szCs w:val="24"/>
        </w:rPr>
        <w:t>(3, 6–10)</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r w:rsidR="00467056">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 xml:space="preserve"> </w:t>
      </w:r>
      <w:r w:rsidR="00467056">
        <w:rPr>
          <w:rFonts w:eastAsia="Malgun Gothic" w:cs="Times New Roman"/>
          <w:color w:val="auto"/>
          <w:kern w:val="0"/>
          <w:szCs w:val="24"/>
          <w:lang w:eastAsia="ja-JP"/>
          <w14:ligatures w14:val="none"/>
        </w:rPr>
        <w:t>To do this, w</w:t>
      </w:r>
      <w:r w:rsidRPr="003341ED">
        <w:rPr>
          <w:rFonts w:eastAsia="Malgun Gothic" w:cs="Times New Roman"/>
          <w:color w:val="auto"/>
          <w:kern w:val="0"/>
          <w:szCs w:val="24"/>
          <w:lang w:eastAsia="ja-JP"/>
          <w14:ligatures w14:val="none"/>
        </w:rPr>
        <w:t xml:space="preserve">e replaced the terra cotta pot serving as the </w:t>
      </w:r>
      <w:r w:rsidR="00BA4CCE" w:rsidRPr="003341ED">
        <w:rPr>
          <w:rFonts w:eastAsia="Malgun Gothic" w:cs="Times New Roman"/>
          <w:color w:val="auto"/>
          <w:kern w:val="0"/>
          <w:szCs w:val="24"/>
          <w:lang w:eastAsia="ja-JP"/>
          <w14:ligatures w14:val="none"/>
        </w:rPr>
        <w:t>pair’s</w:t>
      </w:r>
      <w:r w:rsidRPr="003341ED">
        <w:rPr>
          <w:rFonts w:eastAsia="Malgun Gothic" w:cs="Times New Roman"/>
          <w:color w:val="auto"/>
          <w:kern w:val="0"/>
          <w:szCs w:val="24"/>
          <w:lang w:eastAsia="ja-JP"/>
          <w14:ligatures w14:val="none"/>
        </w:rPr>
        <w:t xml:space="preserve">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{"citationID":"dqMS0aXB","properties":{"unsorted":false,"formattedCitation":"(6, 10)","plainCitation":"(6, 10)","noteIndex":0},"citationItems":[{"id":28,"uris":["http://zotero.org/users/11313215/items/ISXWL2QW"],"itemData":{"id":28,"type":"article-journal","abstract":"Abstract\n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Pr>
          <w:rFonts w:cs="Times New Roman"/>
          <w:lang w:eastAsia="ja-JP"/>
        </w:rPr>
        <w:t>(6, 10)</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We then allowed 24 hours for the fish to acclimate to the new pot. One hour prior to recording, we placed a camera in front of the tank to allow acclimation. We then recorded parental care behaviors</w:t>
      </w:r>
      <w:r w:rsidR="00467056">
        <w:rPr>
          <w:rFonts w:eastAsia="Malgun Gothic" w:cs="Times New Roman"/>
          <w:color w:val="auto"/>
          <w:kern w:val="0"/>
          <w:szCs w:val="24"/>
          <w:lang w:eastAsia="ja-JP"/>
          <w14:ligatures w14:val="none"/>
        </w:rPr>
        <w:t xml:space="preserve"> (</w:t>
      </w:r>
      <w:r w:rsidR="009208CE">
        <w:rPr>
          <w:rFonts w:eastAsia="Malgun Gothic" w:cs="Times New Roman"/>
          <w:color w:val="auto"/>
          <w:kern w:val="0"/>
          <w:szCs w:val="24"/>
          <w:lang w:eastAsia="ja-JP"/>
          <w14:ligatures w14:val="none"/>
        </w:rPr>
        <w:t>fanning, nipping, and wiggling) as well as the time spent in the nest</w:t>
      </w:r>
      <w:r w:rsidRPr="003341ED">
        <w:rPr>
          <w:rFonts w:eastAsia="Malgun Gothic" w:cs="Times New Roman"/>
          <w:color w:val="auto"/>
          <w:kern w:val="0"/>
          <w:szCs w:val="24"/>
          <w:lang w:eastAsia="ja-JP"/>
          <w14:ligatures w14:val="none"/>
        </w:rPr>
        <w:t xml:space="preserve"> for 10 minutes</w:t>
      </w:r>
      <w:r w:rsidR="003A38D8">
        <w:rPr>
          <w:rFonts w:eastAsia="Malgun Gothic" w:cs="Times New Roman"/>
          <w:color w:val="auto"/>
          <w:kern w:val="0"/>
          <w:szCs w:val="24"/>
          <w:lang w:eastAsia="ja-JP"/>
          <w14:ligatures w14:val="none"/>
        </w:rPr>
        <w:t xml:space="preserve"> (</w:t>
      </w:r>
      <w:r w:rsidR="003A38D8" w:rsidRPr="003A38D8">
        <w:rPr>
          <w:rFonts w:eastAsia="Malgun Gothic" w:cs="Times New Roman"/>
          <w:color w:val="auto"/>
          <w:kern w:val="0"/>
          <w:szCs w:val="24"/>
          <w:highlight w:val="yellow"/>
          <w:lang w:eastAsia="ja-JP"/>
          <w14:ligatures w14:val="none"/>
        </w:rPr>
        <w:t>Appendix SX</w:t>
      </w:r>
      <w:r w:rsidR="003A38D8">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Gonads</w:t>
      </w:r>
    </w:p>
    <w:p w14:paraId="0A5B0BE6" w14:textId="087D1A33"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Individuals were</w:t>
      </w:r>
      <w:r w:rsidR="001942D0">
        <w:rPr>
          <w:rFonts w:eastAsia="Malgun Gothic" w:cs="Times New Roman"/>
          <w:color w:val="auto"/>
          <w:kern w:val="0"/>
          <w:szCs w:val="24"/>
          <w:lang w:eastAsia="ja-JP"/>
          <w14:ligatures w14:val="none"/>
        </w:rPr>
        <w:t xml:space="preserve"> then </w:t>
      </w:r>
      <w:r w:rsidR="001A15EB">
        <w:rPr>
          <w:rFonts w:eastAsia="Malgun Gothic" w:cs="Times New Roman"/>
          <w:color w:val="auto"/>
          <w:kern w:val="0"/>
          <w:szCs w:val="24"/>
          <w:lang w:eastAsia="ja-JP"/>
          <w14:ligatures w14:val="none"/>
        </w:rPr>
        <w:t>weighed and</w:t>
      </w:r>
      <w:r w:rsidR="001942D0">
        <w:rPr>
          <w:rFonts w:eastAsia="Malgun Gothic" w:cs="Times New Roman"/>
          <w:color w:val="auto"/>
          <w:kern w:val="0"/>
          <w:szCs w:val="24"/>
          <w:lang w:eastAsia="ja-JP"/>
          <w14:ligatures w14:val="none"/>
        </w:rPr>
        <w:t xml:space="preserve"> measured again. Individuals were then</w:t>
      </w:r>
      <w:r w:rsidRPr="003341ED">
        <w:rPr>
          <w:rFonts w:eastAsia="Malgun Gothic" w:cs="Times New Roman"/>
          <w:color w:val="auto"/>
          <w:kern w:val="0"/>
          <w:szCs w:val="24"/>
          <w:lang w:eastAsia="ja-JP"/>
          <w14:ligatures w14:val="none"/>
        </w:rPr>
        <w:t xml:space="preserve"> euthanized via </w:t>
      </w:r>
      <w:r w:rsidR="001942D0" w:rsidRPr="003341ED">
        <w:rPr>
          <w:rFonts w:eastAsia="Malgun Gothic" w:cs="Times New Roman"/>
          <w:color w:val="auto"/>
          <w:kern w:val="0"/>
          <w:szCs w:val="24"/>
          <w:lang w:eastAsia="ja-JP"/>
          <w14:ligatures w14:val="none"/>
        </w:rPr>
        <w:t>decapitation,</w:t>
      </w:r>
      <w:r w:rsidRPr="003341ED">
        <w:rPr>
          <w:rFonts w:eastAsia="Malgun Gothic" w:cs="Times New Roman"/>
          <w:color w:val="auto"/>
          <w:kern w:val="0"/>
          <w:szCs w:val="24"/>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30567E3D" w:rsidR="00F02AF1"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analyze the gonadal composition of individuals </w:t>
      </w:r>
      <w:r w:rsidR="00A60423">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excluding females and the new female which only have ovarian tissue</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{"citationID":"fIZ9OmsB","properties":{"formattedCitation":"(40)","plainCitation":"(40)","noteIndex":0},"citationItems":[{"id":4965,"uris":["http://zotero.org/users/11313215/items/M6NB57BA"],"itemData":{"id":4965,"type":"article-journal","abstract":".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(40)</w:t>
      </w:r>
      <w:r w:rsidRPr="003341ED">
        <w:rPr>
          <w:rFonts w:eastAsia="Malgun Gothic" w:cs="Times New Roman"/>
          <w:color w:val="auto"/>
          <w:kern w:val="0"/>
          <w:szCs w:val="24"/>
          <w:lang w:eastAsia="ja-JP"/>
          <w14:ligatures w14:val="none"/>
        </w:rPr>
        <w:fldChar w:fldCharType="end"/>
      </w:r>
      <w:r w:rsidR="00A60423">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xml:space="preserve">,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w:t>
      </w:r>
      <w:r w:rsidRPr="003341ED">
        <w:rPr>
          <w:rFonts w:eastAsia="Malgun Gothic" w:cs="Times New Roman"/>
          <w:color w:val="auto"/>
          <w:kern w:val="0"/>
          <w:szCs w:val="24"/>
          <w:lang w:eastAsia="ja-JP"/>
          <w14:ligatures w14:val="none"/>
        </w:rPr>
        <w:lastRenderedPageBreak/>
        <w:t>respective area by the total recorded gonad area (gonadal + ovarian + connective) excluding empty space.</w:t>
      </w:r>
      <w:r w:rsidR="00C054BD">
        <w:rPr>
          <w:rFonts w:eastAsia="Malgun Gothic" w:cs="Times New Roman"/>
          <w:color w:val="auto"/>
          <w:kern w:val="0"/>
          <w:szCs w:val="24"/>
          <w:lang w:eastAsia="ja-JP"/>
          <w14:ligatures w14:val="none"/>
        </w:rPr>
        <w:t xml:space="preserve"> Proportion of testicular or gonadal tissue was </w:t>
      </w:r>
      <w:r w:rsidR="00F02AF1">
        <w:rPr>
          <w:rFonts w:eastAsia="Malgun Gothic" w:cs="Times New Roman"/>
          <w:color w:val="auto"/>
          <w:kern w:val="0"/>
          <w:szCs w:val="24"/>
          <w:lang w:eastAsia="ja-JP"/>
          <w14:ligatures w14:val="none"/>
        </w:rPr>
        <w:t>analyzed using a linear regression fitting the proportion of gonad made up of the associated tissue type by phase.</w:t>
      </w:r>
    </w:p>
    <w:p w14:paraId="089D8D0C" w14:textId="5054C86D"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3341ED">
        <w:rPr>
          <w:rFonts w:eastAsia="Malgun Gothic" w:cs="Times New Roman"/>
          <w:color w:val="auto"/>
          <w:kern w:val="0"/>
          <w:szCs w:val="24"/>
          <w:lang w:eastAsia="ja-JP"/>
          <w14:ligatures w14:val="none"/>
        </w:rPr>
        <w:t>to measure</w:t>
      </w:r>
      <w:r w:rsidRPr="003341ED">
        <w:rPr>
          <w:rFonts w:eastAsia="Malgun Gothic" w:cs="Times New Roman"/>
          <w:color w:val="auto"/>
          <w:kern w:val="0"/>
          <w:szCs w:val="24"/>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Pr>
          <w:rFonts w:eastAsia="Malgun Gothic" w:cs="Times New Roman"/>
          <w:color w:val="auto"/>
          <w:kern w:val="0"/>
          <w:szCs w:val="24"/>
          <w:lang w:eastAsia="ja-JP"/>
          <w14:ligatures w14:val="none"/>
        </w:rPr>
        <w:t xml:space="preserve"> Because, gonadal volume is correlated with body size,</w:t>
      </w:r>
      <w:r w:rsidR="00E1687F">
        <w:rPr>
          <w:rFonts w:eastAsia="Malgun Gothic" w:cs="Times New Roman"/>
          <w:color w:val="auto"/>
          <w:kern w:val="0"/>
          <w:szCs w:val="24"/>
          <w:lang w:eastAsia="ja-JP"/>
          <w14:ligatures w14:val="none"/>
        </w:rPr>
        <w:t xml:space="preserve"> we analyzed </w:t>
      </w:r>
      <w:r w:rsidR="003E4DDF">
        <w:rPr>
          <w:rFonts w:eastAsia="Malgun Gothic" w:cs="Times New Roman"/>
          <w:color w:val="auto"/>
          <w:kern w:val="0"/>
          <w:szCs w:val="24"/>
          <w:lang w:eastAsia="ja-JP"/>
          <w14:ligatures w14:val="none"/>
        </w:rPr>
        <w:t xml:space="preserve">gonadal volume with phase and body length as covariates. For </w:t>
      </w:r>
      <w:r w:rsidR="00FD5498">
        <w:rPr>
          <w:rFonts w:eastAsia="Malgun Gothic" w:cs="Times New Roman"/>
          <w:color w:val="auto"/>
          <w:kern w:val="0"/>
          <w:szCs w:val="24"/>
          <w:lang w:eastAsia="ja-JP"/>
          <w14:ligatures w14:val="none"/>
        </w:rPr>
        <w:t xml:space="preserve">the bottom panel in Figure 1B, we plot the residuals of a </w:t>
      </w:r>
      <w:r w:rsidR="005777FD">
        <w:rPr>
          <w:rFonts w:eastAsia="Malgun Gothic" w:cs="Times New Roman"/>
          <w:color w:val="auto"/>
          <w:kern w:val="0"/>
          <w:szCs w:val="24"/>
          <w:lang w:eastAsia="ja-JP"/>
          <w14:ligatures w14:val="none"/>
        </w:rPr>
        <w:t>line</w:t>
      </w:r>
      <w:r w:rsidR="00C054BD">
        <w:rPr>
          <w:rFonts w:eastAsia="Malgun Gothic" w:cs="Times New Roman"/>
          <w:color w:val="auto"/>
          <w:kern w:val="0"/>
          <w:szCs w:val="24"/>
          <w:lang w:eastAsia="ja-JP"/>
          <w14:ligatures w14:val="none"/>
        </w:rPr>
        <w:t>a</w:t>
      </w:r>
      <w:r w:rsidR="005777FD">
        <w:rPr>
          <w:rFonts w:eastAsia="Malgun Gothic" w:cs="Times New Roman"/>
          <w:color w:val="auto"/>
          <w:kern w:val="0"/>
          <w:szCs w:val="24"/>
          <w:lang w:eastAsia="ja-JP"/>
          <w14:ligatures w14:val="none"/>
        </w:rPr>
        <w:t>r regression</w:t>
      </w:r>
      <w:r w:rsidR="00FD5498">
        <w:rPr>
          <w:rFonts w:eastAsia="Malgun Gothic" w:cs="Times New Roman"/>
          <w:color w:val="auto"/>
          <w:kern w:val="0"/>
          <w:szCs w:val="24"/>
          <w:lang w:eastAsia="ja-JP"/>
          <w14:ligatures w14:val="none"/>
        </w:rPr>
        <w:t xml:space="preserve"> only including </w:t>
      </w:r>
      <w:r w:rsidR="005777FD">
        <w:rPr>
          <w:rFonts w:eastAsia="Malgun Gothic" w:cs="Times New Roman"/>
          <w:color w:val="auto"/>
          <w:kern w:val="0"/>
          <w:szCs w:val="24"/>
          <w:lang w:eastAsia="ja-JP"/>
          <w14:ligatures w14:val="none"/>
        </w:rPr>
        <w:t>body length as a fixed effect such that</w:t>
      </w:r>
      <w:r w:rsidR="00C054BD">
        <w:rPr>
          <w:rFonts w:eastAsia="Malgun Gothic" w:cs="Times New Roman"/>
          <w:color w:val="auto"/>
          <w:kern w:val="0"/>
          <w:szCs w:val="24"/>
          <w:lang w:eastAsia="ja-JP"/>
          <w14:ligatures w14:val="none"/>
        </w:rPr>
        <w:t xml:space="preserve"> the phases could be directly comparable.</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3ED4C410"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Pr>
          <w:rFonts w:eastAsia="Malgun Gothic" w:cs="Times New Roman"/>
          <w:color w:val="auto"/>
          <w:kern w:val="0"/>
          <w:szCs w:val="24"/>
          <w:lang w:eastAsia="ja-JP"/>
          <w14:ligatures w14:val="none"/>
        </w:rPr>
        <w:t>ventrocaudal telencephala</w:t>
      </w:r>
      <w:r w:rsidRPr="003341ED">
        <w:rPr>
          <w:rFonts w:eastAsia="Malgun Gothic" w:cs="Times New Roman"/>
          <w:color w:val="auto"/>
          <w:kern w:val="0"/>
          <w:szCs w:val="24"/>
          <w:lang w:eastAsia="ja-JP"/>
          <w14:ligatures w14:val="none"/>
        </w:rPr>
        <w:t xml:space="preserve"> (</w:t>
      </w:r>
      <w:commentRangeStart w:id="204"/>
      <w:r w:rsidRPr="003341ED">
        <w:rPr>
          <w:rFonts w:eastAsia="Malgun Gothic" w:cs="Times New Roman"/>
          <w:color w:val="auto"/>
          <w:kern w:val="0"/>
          <w:szCs w:val="24"/>
          <w:lang w:eastAsia="ja-JP"/>
          <w14:ligatures w14:val="none"/>
        </w:rPr>
        <w:t>s</w:t>
      </w:r>
      <w:r w:rsidRPr="003341ED">
        <w:rPr>
          <w:rFonts w:eastAsia="Malgun Gothic" w:cs="Times New Roman"/>
          <w:color w:val="auto"/>
          <w:kern w:val="0"/>
          <w:szCs w:val="24"/>
          <w:highlight w:val="yellow"/>
          <w:lang w:eastAsia="ja-JP"/>
          <w14:ligatures w14:val="none"/>
        </w:rPr>
        <w:t>ee supplementary … for details</w:t>
      </w:r>
      <w:commentRangeEnd w:id="204"/>
      <w:r w:rsidR="00753C87" w:rsidRPr="003341ED">
        <w:rPr>
          <w:rStyle w:val="CommentReference"/>
          <w:rFonts w:eastAsia="Malgun Gothic" w:cs="Times New Roman"/>
          <w:color w:val="auto"/>
          <w:kern w:val="0"/>
          <w:sz w:val="24"/>
          <w:szCs w:val="24"/>
          <w:lang w:eastAsia="ja-JP"/>
          <w14:ligatures w14:val="none"/>
        </w:rPr>
        <w:commentReference w:id="204"/>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753C87">
      <w:pPr>
        <w:rPr>
          <w:b/>
          <w:bCs/>
        </w:rPr>
      </w:pPr>
      <w:r>
        <w:rPr>
          <w:b/>
          <w:bCs/>
        </w:rPr>
        <w:t xml:space="preserve">snMultiome </w:t>
      </w:r>
    </w:p>
    <w:p w14:paraId="2137BE15" w14:textId="77777777" w:rsidR="0013365A" w:rsidRDefault="0013365A" w:rsidP="00753C87">
      <w:pPr>
        <w:rPr>
          <w:b/>
          <w:bCs/>
        </w:rPr>
      </w:pPr>
    </w:p>
    <w:p w14:paraId="1EA13558" w14:textId="77777777" w:rsidR="00771E24" w:rsidRPr="00771E24" w:rsidRDefault="00771E24" w:rsidP="00771E24">
      <w:pPr>
        <w:pStyle w:val="Default"/>
        <w:rPr>
          <w:sz w:val="23"/>
          <w:szCs w:val="23"/>
          <w:u w:val="single"/>
        </w:rPr>
      </w:pPr>
      <w:r w:rsidRPr="00771E24">
        <w:rPr>
          <w:sz w:val="23"/>
          <w:szCs w:val="23"/>
          <w:u w:val="single"/>
        </w:rPr>
        <w:t xml:space="preserve">Nuclei Isolation </w:t>
      </w:r>
    </w:p>
    <w:p w14:paraId="681BAD60" w14:textId="77777777" w:rsidR="00771E24" w:rsidRDefault="00771E24" w:rsidP="0013365A">
      <w:pPr>
        <w:pStyle w:val="Default"/>
        <w:rPr>
          <w:sz w:val="23"/>
          <w:szCs w:val="23"/>
        </w:rPr>
      </w:pPr>
      <w:r>
        <w:rPr>
          <w:sz w:val="23"/>
          <w:szCs w:val="23"/>
        </w:rPr>
        <w:t xml:space="preserve">Nuclei isolation was adapted based on the 10X Genomics Isolation of Nuclei for Single Cell Multiome ATAC + Gene Expression Demonstrated Protocol. Frozen specimens were thawed in 500 μL 0.1X Lysis Buffer, partially homogenized via pipetting, and incubated for 10 min on an orbital shaker at 4° C. Following incubation, 500 μL wash buffer was added to the lysed sample tube. Sample were then aspirated using a fire polished salinized pipette and mixed until complete homogenization was achieved. Samples were then passed through a 70 μm cell strainer at 4° C. Samples were then centrifuged at 500 rcf for 8 minutes at 4°C. Supernatant was discarded, and 1 mL wash buffer was added and used to resuspend the pellet. </w:t>
      </w:r>
    </w:p>
    <w:p w14:paraId="3CF0F075" w14:textId="47FD2C8D" w:rsidR="00771E24" w:rsidRDefault="00771E24" w:rsidP="00771E24">
      <w:pPr>
        <w:rPr>
          <w:sz w:val="23"/>
          <w:szCs w:val="23"/>
        </w:rPr>
      </w:pPr>
      <w:r>
        <w:rPr>
          <w:sz w:val="23"/>
          <w:szCs w:val="23"/>
        </w:rPr>
        <w:t>All steps described here were performed at 4° C. Samples were mixed and passed through a 30 μm cell strainer, rinsed and filtered with 200 μL wash buffer, and then centrifuged at 500 rcf for 5 minutes. Supernatant was then discarded and the pellet was resuspended with 1 mL wash buffer. This process was repeated 2x. Samples were then filtered using a chilled 20 μm cell strainer and centrifuged again at 500 rcf for 5 minutes. Supernatant was discarded and the</w:t>
      </w:r>
      <w:r w:rsidRPr="00771E24">
        <w:t xml:space="preserve"> </w:t>
      </w:r>
      <w:r w:rsidRPr="00771E24">
        <w:rPr>
          <w:sz w:val="23"/>
          <w:szCs w:val="23"/>
        </w:rPr>
        <w:t>pellet was resuspended with 500 μL final resuspension buffer. Samples were once more filtered via a 20 μm cell strainer and gently and repeatedly aspirated and dispensed.Ten μL of the final resuspended samples were stained using 10 μL 0.4% Trypan Blue. Nuclei were then visualized on a hemocytometer at magnifications of 10x, 20x, and 40x, assessed for blebbing and debris, and analyzed for final concentrations, which ranged from 3230 and 8060 nuc/μL</w:t>
      </w:r>
    </w:p>
    <w:p w14:paraId="32E2587B" w14:textId="77777777" w:rsidR="00771E24" w:rsidRDefault="00771E24" w:rsidP="00771E24">
      <w:pPr>
        <w:rPr>
          <w:sz w:val="23"/>
          <w:szCs w:val="23"/>
        </w:rPr>
      </w:pPr>
    </w:p>
    <w:p w14:paraId="3AC4B378" w14:textId="77777777" w:rsidR="00771E24" w:rsidRPr="00771E24" w:rsidRDefault="00771E24" w:rsidP="00771E24">
      <w:pPr>
        <w:rPr>
          <w:sz w:val="23"/>
          <w:szCs w:val="23"/>
          <w:u w:val="single"/>
        </w:rPr>
      </w:pPr>
      <w:r w:rsidRPr="00771E24">
        <w:rPr>
          <w:sz w:val="23"/>
          <w:szCs w:val="23"/>
          <w:u w:val="single"/>
        </w:rPr>
        <w:t>Library Construction, Sequencing, and Demultiplexing</w:t>
      </w:r>
    </w:p>
    <w:p w14:paraId="2725CFB2" w14:textId="77777777" w:rsidR="00771E24" w:rsidRPr="00771E24" w:rsidRDefault="00771E24" w:rsidP="00771E24">
      <w:pPr>
        <w:rPr>
          <w:sz w:val="23"/>
          <w:szCs w:val="23"/>
        </w:rPr>
      </w:pPr>
      <w:r w:rsidRPr="00771E24">
        <w:rPr>
          <w:sz w:val="23"/>
          <w:szCs w:val="23"/>
        </w:rPr>
        <w:lastRenderedPageBreak/>
        <w:t xml:space="preserve">Droplet-based barcoding, library preparation, and sequencing was carried out at the Georgia institute of Technology Parker H. Petit Institute for Bioengineering and Bioscience Genome Analysis Core on the 10X Genomics platform. Samples were sequenced on an Illumina NovaSeq 6000 S4 (Illumina Inc., San Diego, CA) at a sequencing depth of ~110,000 reads per nucleus for GEX and ATAC modalities, and reads were aligned to the </w:t>
      </w:r>
      <w:r w:rsidRPr="0013365A">
        <w:rPr>
          <w:i/>
          <w:iCs/>
          <w:sz w:val="23"/>
          <w:szCs w:val="23"/>
        </w:rPr>
        <w:t>Amphiprion ocellaris</w:t>
      </w:r>
      <w:r w:rsidRPr="00771E24">
        <w:rPr>
          <w:sz w:val="23"/>
          <w:szCs w:val="23"/>
        </w:rPr>
        <w:t xml:space="preserve"> RefSeq genome assembly (GCF_022539595.1).</w:t>
      </w:r>
    </w:p>
    <w:p w14:paraId="4F5917CF" w14:textId="48A81D70" w:rsidR="00771E24" w:rsidRDefault="00771E24" w:rsidP="00771E24">
      <w:pPr>
        <w:rPr>
          <w:sz w:val="23"/>
          <w:szCs w:val="23"/>
        </w:rPr>
      </w:pPr>
      <w:r w:rsidRPr="00771E24">
        <w:rPr>
          <w:sz w:val="23"/>
          <w:szCs w:val="23"/>
        </w:rPr>
        <w:t>For demultiplexing, we sequenced a DNA sample from each individual. To do this, we extracted DNA from a fin sample from each individual using a Qiagen DNeasy blood and tissue kit (Qiagen catalog #: 69504; Qiagen, Valencia, CA). Samples were then sequenced at the University of Illinois Roy J. Carver Biotechnology Center using an Illumina NovaSeqX Plus (Illumina Inc., San Diego, CA) on a 10B flow cell. Variants called from DNA and nuclear RNA were then used as input for Souporcell and Demuxlet, which predicted nuclei derived from different individuals. Briefly, BAM files were generated from each individual’s DNA sequence data, and deconvolution of nuclei pooled across individuals was done using a combination of</w:t>
      </w:r>
      <w:r>
        <w:rPr>
          <w:sz w:val="23"/>
          <w:szCs w:val="23"/>
        </w:rPr>
        <w:t xml:space="preserve"> </w:t>
      </w:r>
      <w:r w:rsidRPr="00771E24">
        <w:rPr>
          <w:sz w:val="23"/>
          <w:szCs w:val="23"/>
        </w:rPr>
        <w:t>Demuxlet</w:t>
      </w:r>
      <w:r w:rsidR="00E46755">
        <w:rPr>
          <w:sz w:val="23"/>
          <w:szCs w:val="23"/>
        </w:rPr>
        <w:t xml:space="preserve"> </w:t>
      </w:r>
      <w:r w:rsidR="00E46755">
        <w:rPr>
          <w:sz w:val="23"/>
          <w:szCs w:val="23"/>
        </w:rPr>
        <w:fldChar w:fldCharType="begin"/>
      </w:r>
      <w:r w:rsidR="009112E5">
        <w:rPr>
          <w:sz w:val="23"/>
          <w:szCs w:val="23"/>
        </w:rPr>
        <w:instrText xml:space="preserve"> ADDIN ZOTERO_ITEM CSL_CITATION {"citationID":"xArGHkso","properties":{"unsorted":false,"formattedCitation":"(41)","plainCitation":"(41)","noteIndex":0},"citationItems":[{"id":3487,"uris":["http://zotero.org/users/11313215/items/68FTNPIR"],"itemData":{"id":3487,"type":"article-journal","abstract":"Droplet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E46755">
        <w:rPr>
          <w:sz w:val="23"/>
          <w:szCs w:val="23"/>
        </w:rPr>
        <w:fldChar w:fldCharType="separate"/>
      </w:r>
      <w:r w:rsidR="009112E5">
        <w:rPr>
          <w:noProof/>
          <w:sz w:val="23"/>
          <w:szCs w:val="23"/>
        </w:rPr>
        <w:t>(41)</w:t>
      </w:r>
      <w:r w:rsidR="00E46755">
        <w:rPr>
          <w:sz w:val="23"/>
          <w:szCs w:val="23"/>
        </w:rPr>
        <w:fldChar w:fldCharType="end"/>
      </w:r>
      <w:r w:rsidRPr="00771E24">
        <w:rPr>
          <w:sz w:val="23"/>
          <w:szCs w:val="23"/>
        </w:rPr>
        <w:t xml:space="preserve"> and Souporcell (Heaton et al., 2020). We further used Souporcell to validate singlets and multiplets identified by EmptyDropsMultiome.</w:t>
      </w:r>
      <w:r w:rsidR="0013365A">
        <w:rPr>
          <w:sz w:val="23"/>
          <w:szCs w:val="23"/>
        </w:rPr>
        <w:t xml:space="preserve"> </w:t>
      </w:r>
      <w:r w:rsidRPr="00771E24">
        <w:rPr>
          <w:sz w:val="23"/>
          <w:szCs w:val="23"/>
        </w:rPr>
        <w:t>CellRanger-Arc was used for demultiplexing BCL files from sequencing to create FASTQ files for both GEX and ATAC reads as well as for creating a reference genome package, perform cell-calling for both modalities, and align barcodes. We then used EmptyDropsMultiome</w:t>
      </w:r>
      <w:r w:rsidR="0013365A">
        <w:rPr>
          <w:sz w:val="23"/>
          <w:szCs w:val="23"/>
        </w:rPr>
        <w:t xml:space="preserve"> </w:t>
      </w:r>
      <w:r w:rsidR="0013365A">
        <w:rPr>
          <w:sz w:val="23"/>
          <w:szCs w:val="23"/>
        </w:rPr>
        <w:fldChar w:fldCharType="begin"/>
      </w:r>
      <w:r w:rsidR="009112E5">
        <w:rPr>
          <w:sz w:val="23"/>
          <w:szCs w:val="23"/>
        </w:rPr>
        <w:instrText xml:space="preserve"> ADDIN ZOTERO_ITEM CSL_CITATION {"citationID":"9TcRkEOW","properties":{"unsorted":false,"formattedCitation":"(42)","plainCitation":"(42)","noteIndex":0},"citationItems":[{"id":3471,"uris":["http://zotero.org/users/11313215/items/S6LZL9KP"],"itemData":{"id":3471,"type":"article-journal","abstract":"Multiomic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13365A">
        <w:rPr>
          <w:sz w:val="23"/>
          <w:szCs w:val="23"/>
        </w:rPr>
        <w:fldChar w:fldCharType="separate"/>
      </w:r>
      <w:r w:rsidR="009112E5">
        <w:rPr>
          <w:noProof/>
          <w:sz w:val="23"/>
          <w:szCs w:val="23"/>
        </w:rPr>
        <w:t>(42)</w:t>
      </w:r>
      <w:r w:rsidR="0013365A">
        <w:rPr>
          <w:sz w:val="23"/>
          <w:szCs w:val="23"/>
        </w:rPr>
        <w:fldChar w:fldCharType="end"/>
      </w:r>
      <w:r w:rsidRPr="00771E24">
        <w:rPr>
          <w:sz w:val="23"/>
          <w:szCs w:val="23"/>
        </w:rPr>
        <w:t xml:space="preserve"> to distinguish nuclei from empty droplets, background, ambient, or multiplets. We used MACS3 to override the peak calling performed by CellRanger-Arc as it often merges distinct peaks that occur in nearby genomic coordinates. We also used MACS3 to generate a unified peak set across all pooled samples.</w:t>
      </w:r>
    </w:p>
    <w:p w14:paraId="1334F001" w14:textId="77777777" w:rsidR="0013365A" w:rsidRPr="00771E24" w:rsidRDefault="0013365A" w:rsidP="00771E24">
      <w:pPr>
        <w:rPr>
          <w:sz w:val="23"/>
          <w:szCs w:val="23"/>
        </w:rPr>
      </w:pPr>
    </w:p>
    <w:p w14:paraId="5A88F417" w14:textId="77777777" w:rsidR="00771E24" w:rsidRPr="00771E24" w:rsidRDefault="00771E24" w:rsidP="00771E24">
      <w:pPr>
        <w:pStyle w:val="Default"/>
        <w:rPr>
          <w:sz w:val="23"/>
          <w:szCs w:val="23"/>
          <w:u w:val="single"/>
        </w:rPr>
      </w:pPr>
      <w:r w:rsidRPr="00771E24">
        <w:rPr>
          <w:sz w:val="23"/>
          <w:szCs w:val="23"/>
          <w:u w:val="single"/>
        </w:rPr>
        <w:t xml:space="preserve">Quality Control </w:t>
      </w:r>
    </w:p>
    <w:p w14:paraId="255CB0FD" w14:textId="4AEF3420" w:rsidR="00771E24" w:rsidRDefault="00771E24" w:rsidP="00771E24">
      <w:pPr>
        <w:pStyle w:val="Default"/>
        <w:rPr>
          <w:sz w:val="23"/>
          <w:szCs w:val="23"/>
        </w:rPr>
      </w:pPr>
      <w:r>
        <w:rPr>
          <w:sz w:val="23"/>
          <w:szCs w:val="23"/>
        </w:rPr>
        <w:t xml:space="preserve">Strict quality control was performed on a per pool basis enabling the identification of high quality nuclei and removal of low quality barcodes. To do this, we performed variable feature analysis to identify nuclei with low feature expression variability. Only barcodes containing 55% or more of highly variable genes were kept. Further, barcodes containing more than 50% of the top 50 highest expressed genes and more than 60% of the top 100 expressed genes were removed due to low variability. </w:t>
      </w:r>
      <w:r w:rsidR="0013365A">
        <w:rPr>
          <w:sz w:val="23"/>
          <w:szCs w:val="23"/>
        </w:rPr>
        <w:t xml:space="preserve"> </w:t>
      </w:r>
      <w:r>
        <w:rPr>
          <w:sz w:val="23"/>
          <w:szCs w:val="23"/>
        </w:rPr>
        <w:t xml:space="preserve">Each pool was then merged, and final quality control on the merged object was performed. We only retained nuclei that fit the following standards: nCount_RNA &lt; 25000, nCount_RNA &gt; 200, nFeature_RNA &lt; 9000, nFeature_RNA &gt; 200 &amp; </w:t>
      </w:r>
      <w:r>
        <w:t>nCount_ATAC &lt; 25000, nFeature_ATAC &lt; 16000, pct mitochondrial &lt; 12, pct protein coding genes &gt; 85, pct ribosomal &lt; 3, TSS enrichment &gt; 0.8</w:t>
      </w:r>
      <w:r>
        <w:rPr>
          <w:sz w:val="23"/>
          <w:szCs w:val="23"/>
        </w:rPr>
        <w:t xml:space="preserve">, and </w:t>
      </w:r>
      <w:r>
        <w:t>nucleosome_signal &lt; 2.</w:t>
      </w:r>
    </w:p>
    <w:p w14:paraId="76D6F786" w14:textId="77777777" w:rsidR="00771E24" w:rsidRDefault="00771E24" w:rsidP="00753C87">
      <w:pPr>
        <w:rPr>
          <w:u w:val="single"/>
        </w:rPr>
      </w:pPr>
    </w:p>
    <w:p w14:paraId="64D2DC7D" w14:textId="0519263D" w:rsidR="00771E24" w:rsidRPr="00771E24" w:rsidRDefault="00771E24" w:rsidP="00771E24">
      <w:pPr>
        <w:pStyle w:val="Default"/>
        <w:rPr>
          <w:sz w:val="23"/>
          <w:szCs w:val="23"/>
          <w:u w:val="single"/>
        </w:rPr>
      </w:pPr>
      <w:r w:rsidRPr="00771E24">
        <w:rPr>
          <w:sz w:val="23"/>
          <w:szCs w:val="23"/>
          <w:u w:val="single"/>
        </w:rPr>
        <w:t>Normalization and</w:t>
      </w:r>
      <w:r>
        <w:rPr>
          <w:sz w:val="23"/>
          <w:szCs w:val="23"/>
          <w:u w:val="single"/>
        </w:rPr>
        <w:t xml:space="preserve"> Initial</w:t>
      </w:r>
      <w:r w:rsidRPr="00771E24">
        <w:rPr>
          <w:sz w:val="23"/>
          <w:szCs w:val="23"/>
          <w:u w:val="single"/>
        </w:rPr>
        <w:t xml:space="preserve"> Clustering </w:t>
      </w:r>
    </w:p>
    <w:p w14:paraId="08619A21" w14:textId="77777777" w:rsidR="00771E24" w:rsidRDefault="00771E24" w:rsidP="00771E24">
      <w:pPr>
        <w:pStyle w:val="Default"/>
        <w:rPr>
          <w:sz w:val="23"/>
          <w:szCs w:val="23"/>
        </w:rPr>
      </w:pPr>
      <w:r>
        <w:rPr>
          <w:sz w:val="23"/>
          <w:szCs w:val="23"/>
        </w:rPr>
        <w:t xml:space="preserve">We performed clustering broadly following a standard Seurat pipeline. </w:t>
      </w:r>
    </w:p>
    <w:p w14:paraId="23629AFD" w14:textId="39B1F603" w:rsidR="00771E24" w:rsidRDefault="00771E24" w:rsidP="00771E24">
      <w:pPr>
        <w:pStyle w:val="Default"/>
        <w:rPr>
          <w:sz w:val="23"/>
          <w:szCs w:val="23"/>
        </w:rPr>
      </w:pPr>
      <w:r>
        <w:rPr>
          <w:sz w:val="23"/>
          <w:szCs w:val="23"/>
        </w:rPr>
        <w:t xml:space="preserve">For the RNA modality, raw counts were first normalized using the “LogNormalize” function in Seurat. We then ran found the top variable features via FindVariableFeatures (nfeatures = 4000), scaled data via ScaleData (scale.max = 50) to regress out batch effects, and reduced dimensionality via “RunPCA” (dim = 50). We then integrated layers using “IntegrateLayers” specifying method = HarmonyIntegration </w:t>
      </w:r>
      <w:r>
        <w:rPr>
          <w:sz w:val="23"/>
          <w:szCs w:val="23"/>
        </w:rPr>
        <w:fldChar w:fldCharType="begin"/>
      </w:r>
      <w:r w:rsidR="009112E5">
        <w:rPr>
          <w:sz w:val="23"/>
          <w:szCs w:val="23"/>
        </w:rPr>
        <w:instrText xml:space="preserve"> ADDIN ZOTERO_ITEM CSL_CITATION {"citationID":"HuavlTFa","properties":{"unsorted":false,"formattedCitation":"(43)","plainCitation":"(43)","noteIndex":0},"citationItems":[{"id":3208,"uris":["http://zotero.org/users/11313215/items/LZ5PT7U5"],"itemData":{"id":3208,"type":"article-journal","abstract":"The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Pr>
          <w:sz w:val="23"/>
          <w:szCs w:val="23"/>
        </w:rPr>
        <w:fldChar w:fldCharType="separate"/>
      </w:r>
      <w:r w:rsidR="009112E5">
        <w:rPr>
          <w:noProof/>
          <w:sz w:val="23"/>
          <w:szCs w:val="23"/>
        </w:rPr>
        <w:t>(43)</w:t>
      </w:r>
      <w:r>
        <w:rPr>
          <w:sz w:val="23"/>
          <w:szCs w:val="23"/>
        </w:rPr>
        <w:fldChar w:fldCharType="end"/>
      </w:r>
      <w:r>
        <w:rPr>
          <w:sz w:val="23"/>
          <w:szCs w:val="23"/>
        </w:rPr>
        <w:t xml:space="preserve">. </w:t>
      </w:r>
    </w:p>
    <w:p w14:paraId="2304F7A0" w14:textId="4AA1B2A4" w:rsidR="00771E24" w:rsidRPr="0013365A" w:rsidRDefault="00771E24" w:rsidP="0013365A">
      <w:pPr>
        <w:rPr>
          <w:sz w:val="23"/>
          <w:szCs w:val="23"/>
        </w:rPr>
      </w:pPr>
      <w:r>
        <w:rPr>
          <w:sz w:val="23"/>
          <w:szCs w:val="23"/>
        </w:rPr>
        <w:t xml:space="preserve">For the ATAC modality, for each sequencing pool we found the top variable features via “FindTopFeatures” (min.cutoff = 10), computed the term frequency inverse document frequency via “RunTFIDF”, and ran singular value decomposition via “RunSVD” (n = 50, features from “FindTopFeatures”). We then merged pools, and ran the same pipeline described above on the combined dataset. We then found integration anchors via “FindIntegrationAnchors” (anchor list = VariableFeatures, dims = 2:30, n.trees = 100, l2.norm = F, scale = F, max.features = 500). Finally, we </w:t>
      </w:r>
      <w:r>
        <w:rPr>
          <w:sz w:val="23"/>
          <w:szCs w:val="23"/>
        </w:rPr>
        <w:lastRenderedPageBreak/>
        <w:t>ran “IntegrateEmbeddings” based on the integration anchors described above to produce a unified latent semantic indexing (LSI) reduction.</w:t>
      </w:r>
      <w:r w:rsidR="0013365A">
        <w:rPr>
          <w:sz w:val="23"/>
          <w:szCs w:val="23"/>
        </w:rPr>
        <w:t xml:space="preserve"> </w:t>
      </w:r>
      <w:r>
        <w:rPr>
          <w:sz w:val="23"/>
          <w:szCs w:val="23"/>
        </w:rPr>
        <w:t>We then built a weighted nearest neighbor’s graph using “FindMultiModalNeighbors” (dims = 1:50 for RNA, 2:50 for ATAC, prune.SNN = 0) inputting the ATAC LSI reduction and RNA Harmony reductions. We then created a uniform manifold approximation and projection (UMAP) using “RunUMAP” (min.dist = 0.4, metric = “euclidean”</w:t>
      </w:r>
      <w:r w:rsidR="0013365A">
        <w:rPr>
          <w:sz w:val="23"/>
          <w:szCs w:val="23"/>
        </w:rPr>
        <w:t>) and</w:t>
      </w:r>
      <w:r>
        <w:rPr>
          <w:sz w:val="23"/>
          <w:szCs w:val="23"/>
        </w:rPr>
        <w:t xml:space="preserve"> found clusters using “FindClusters” (algorithm = 3, resolution = 0.4, reduction = “PCA”). An initial clustering resolution of 0.4 was chosen based on the method described in Bai &amp; Chu, 2024 </w:t>
      </w:r>
      <w:r>
        <w:rPr>
          <w:sz w:val="23"/>
          <w:szCs w:val="23"/>
        </w:rPr>
        <w:fldChar w:fldCharType="begin"/>
      </w:r>
      <w:r w:rsidR="009112E5">
        <w:rPr>
          <w:sz w:val="23"/>
          <w:szCs w:val="23"/>
        </w:rPr>
        <w:instrText xml:space="preserve"> ADDIN ZOTERO_ITEM CSL_CITATION {"citationID":"gGtPOlyE","properties":{"unsorted":false,"formattedCitation":"(44)","plainCitation":"(44)","noteIndex":0},"citationItems":[{"id":3490,"uris":["http://zotero.org/users/11313215/items/8DNNEG88"],"itemData":{"id":3490,"type":"article","abstract":"We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Pr>
          <w:sz w:val="23"/>
          <w:szCs w:val="23"/>
        </w:rPr>
        <w:fldChar w:fldCharType="separate"/>
      </w:r>
      <w:r w:rsidR="009112E5">
        <w:rPr>
          <w:noProof/>
          <w:sz w:val="23"/>
          <w:szCs w:val="23"/>
        </w:rPr>
        <w:t>(44)</w:t>
      </w:r>
      <w:r>
        <w:rPr>
          <w:sz w:val="23"/>
          <w:szCs w:val="23"/>
        </w:rPr>
        <w:fldChar w:fldCharType="end"/>
      </w:r>
      <w:r>
        <w:rPr>
          <w:sz w:val="23"/>
          <w:szCs w:val="23"/>
        </w:rPr>
        <w:t>.</w:t>
      </w:r>
    </w:p>
    <w:p w14:paraId="1CD9A0E2" w14:textId="5BE18CEE" w:rsidR="00294540" w:rsidRDefault="00294540" w:rsidP="00753C87">
      <w:pPr>
        <w:rPr>
          <w:u w:val="single"/>
        </w:rPr>
      </w:pPr>
      <w:commentRangeStart w:id="205"/>
      <w:r>
        <w:rPr>
          <w:u w:val="single"/>
        </w:rPr>
        <w:t xml:space="preserve">Removal of </w:t>
      </w:r>
      <w:r w:rsidR="00771E24">
        <w:rPr>
          <w:u w:val="single"/>
        </w:rPr>
        <w:t>D</w:t>
      </w:r>
      <w:r>
        <w:rPr>
          <w:u w:val="single"/>
        </w:rPr>
        <w:t xml:space="preserve">issection </w:t>
      </w:r>
      <w:r w:rsidR="00771E24">
        <w:rPr>
          <w:u w:val="single"/>
        </w:rPr>
        <w:t>E</w:t>
      </w:r>
      <w:r>
        <w:rPr>
          <w:u w:val="single"/>
        </w:rPr>
        <w:t>rrors</w:t>
      </w:r>
    </w:p>
    <w:p w14:paraId="4C8C6DD5" w14:textId="661130A5" w:rsidR="003341ED" w:rsidRDefault="00771E24" w:rsidP="00753C87">
      <w:r w:rsidRPr="00771E24">
        <w:tab/>
      </w:r>
      <w:r>
        <w:t xml:space="preserve">To remove clusters likely the result of </w:t>
      </w:r>
      <w:r w:rsidR="0013365A">
        <w:t xml:space="preserve">dissection errors, we first excluded any clusters that appeared in. &lt; 90% of individuals. Next, we calculated the coefficient of variation (CV) for each clusters relative abundance across all individuals and excluded any clusters with a CV higher than </w:t>
      </w:r>
      <w:r w:rsidR="0013365A" w:rsidRPr="0013365A">
        <w:rPr>
          <w:highlight w:val="yellow"/>
        </w:rPr>
        <w:t>XX</w:t>
      </w:r>
      <w:r w:rsidR="0013365A">
        <w:t>.</w:t>
      </w:r>
      <w:commentRangeEnd w:id="205"/>
      <w:r w:rsidR="0013365A">
        <w:rPr>
          <w:rStyle w:val="CommentReference"/>
          <w:sz w:val="24"/>
          <w:szCs w:val="30"/>
        </w:rPr>
        <w:commentReference w:id="205"/>
      </w:r>
      <w:r w:rsidR="0013365A">
        <w:t xml:space="preserve"> </w:t>
      </w:r>
    </w:p>
    <w:p w14:paraId="4BB6BE5D" w14:textId="47376D79" w:rsidR="00294540" w:rsidRDefault="00771E24" w:rsidP="00753C87">
      <w:pPr>
        <w:rPr>
          <w:u w:val="single"/>
        </w:rPr>
      </w:pPr>
      <w:r>
        <w:rPr>
          <w:u w:val="single"/>
        </w:rPr>
        <w:t>Final</w:t>
      </w:r>
      <w:r w:rsidR="00294540">
        <w:rPr>
          <w:u w:val="single"/>
        </w:rPr>
        <w:t xml:space="preserve"> Clustering</w:t>
      </w:r>
    </w:p>
    <w:p w14:paraId="1130ECCD" w14:textId="500A1ACB" w:rsidR="00294540" w:rsidRPr="00294540" w:rsidRDefault="00294540" w:rsidP="00753C87">
      <w:r w:rsidRPr="00294540">
        <w:tab/>
      </w:r>
      <w:r>
        <w:t xml:space="preserve">In order to find the optimal set of parameters for </w:t>
      </w:r>
      <w:r w:rsidR="00E46755">
        <w:t>WNN clustering, we next performed a parameter sweep across RNA principal components (30-50), ATAC LSI comonents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32DDB200" w14:textId="3678E1C5" w:rsidR="00991F18" w:rsidRDefault="00991F18" w:rsidP="00753C87">
      <w:pPr>
        <w:rPr>
          <w:b/>
          <w:bCs/>
        </w:rPr>
      </w:pPr>
      <w:commentRangeStart w:id="206"/>
      <w:r>
        <w:rPr>
          <w:b/>
          <w:bCs/>
        </w:rPr>
        <w:t>Spatial Transcriptomics</w:t>
      </w:r>
      <w:commentRangeEnd w:id="206"/>
      <w:r w:rsidR="00E46755">
        <w:rPr>
          <w:rStyle w:val="CommentReference"/>
          <w:b/>
          <w:bCs/>
          <w:sz w:val="24"/>
          <w:szCs w:val="30"/>
        </w:rPr>
        <w:commentReference w:id="206"/>
      </w:r>
    </w:p>
    <w:p w14:paraId="11B165F2" w14:textId="31E50DD5" w:rsidR="00B37FE2" w:rsidRDefault="00B37FE2" w:rsidP="00753C87">
      <w:pPr>
        <w:rPr>
          <w:u w:val="single"/>
        </w:rPr>
      </w:pPr>
      <w:commentRangeStart w:id="207"/>
      <w:r>
        <w:rPr>
          <w:u w:val="single"/>
        </w:rPr>
        <w:t>Tissue Collection and Sectioning</w:t>
      </w:r>
      <w:commentRangeEnd w:id="207"/>
      <w:r>
        <w:rPr>
          <w:rStyle w:val="CommentReference"/>
          <w:sz w:val="24"/>
          <w:szCs w:val="30"/>
          <w:u w:val="single"/>
        </w:rPr>
        <w:commentReference w:id="207"/>
      </w:r>
    </w:p>
    <w:p w14:paraId="7D115033" w14:textId="77777777" w:rsidR="00B37FE2" w:rsidRDefault="00B37FE2" w:rsidP="00753C87"/>
    <w:p w14:paraId="2B242D11" w14:textId="5A742E7A" w:rsidR="00B37FE2" w:rsidRPr="00B37FE2" w:rsidRDefault="00B37FE2" w:rsidP="00753C87"/>
    <w:p w14:paraId="2C9E7A0D" w14:textId="34B37FCE" w:rsidR="00B37FE2" w:rsidRDefault="00B37FE2" w:rsidP="00753C87">
      <w:pPr>
        <w:rPr>
          <w:u w:val="single"/>
        </w:rPr>
      </w:pPr>
      <w:commentRangeStart w:id="208"/>
      <w:r>
        <w:rPr>
          <w:u w:val="single"/>
        </w:rPr>
        <w:t>RNA Extraction and Quality Control</w:t>
      </w:r>
    </w:p>
    <w:p w14:paraId="5E74AB99" w14:textId="7B347733" w:rsidR="00B37FE2" w:rsidRDefault="00B37FE2" w:rsidP="00753C87">
      <w:pPr>
        <w:rPr>
          <w:u w:val="single"/>
        </w:rPr>
      </w:pPr>
      <w:r>
        <w:t>Visium HD 3′ Fresh Frozen kit</w:t>
      </w:r>
    </w:p>
    <w:p w14:paraId="5DBA7543" w14:textId="77777777" w:rsidR="00B37FE2" w:rsidRDefault="00B37FE2" w:rsidP="00753C87">
      <w:pPr>
        <w:rPr>
          <w:u w:val="single"/>
        </w:rPr>
      </w:pPr>
    </w:p>
    <w:p w14:paraId="41B3563F" w14:textId="14530555" w:rsidR="00B37FE2" w:rsidRDefault="00B37FE2" w:rsidP="00753C87">
      <w:pPr>
        <w:rPr>
          <w:u w:val="single"/>
        </w:rPr>
      </w:pPr>
      <w:r>
        <w:rPr>
          <w:u w:val="single"/>
        </w:rPr>
        <w:t>Library Prep and Sequencing</w:t>
      </w:r>
      <w:commentRangeEnd w:id="208"/>
      <w:r>
        <w:rPr>
          <w:rStyle w:val="CommentReference"/>
          <w:sz w:val="24"/>
          <w:szCs w:val="30"/>
          <w:u w:val="single"/>
        </w:rPr>
        <w:commentReference w:id="208"/>
      </w:r>
    </w:p>
    <w:p w14:paraId="70B5FC7A" w14:textId="77777777" w:rsidR="00B37FE2" w:rsidRDefault="00B37FE2" w:rsidP="00753C87">
      <w:pPr>
        <w:rPr>
          <w:u w:val="single"/>
        </w:rPr>
      </w:pPr>
    </w:p>
    <w:p w14:paraId="1403A537" w14:textId="63AC9635" w:rsidR="00B37FE2" w:rsidRDefault="00B37FE2" w:rsidP="00753C87">
      <w:pPr>
        <w:rPr>
          <w:u w:val="single"/>
        </w:rPr>
      </w:pPr>
      <w:r>
        <w:rPr>
          <w:u w:val="single"/>
        </w:rPr>
        <w:t>Read Alignment</w:t>
      </w:r>
    </w:p>
    <w:p w14:paraId="5D6A7078" w14:textId="4078E141" w:rsidR="00D20A6D" w:rsidRPr="00D20A6D" w:rsidRDefault="00D20A6D" w:rsidP="00753C87">
      <w:r>
        <w:tab/>
      </w:r>
      <w:commentRangeStart w:id="209"/>
      <w:r>
        <w:t xml:space="preserve">Reads were aligned using space ranger version </w:t>
      </w:r>
      <w:r w:rsidRPr="00D20A6D">
        <w:rPr>
          <w:highlight w:val="yellow"/>
        </w:rPr>
        <w:t>xx</w:t>
      </w:r>
      <w:commentRangeEnd w:id="209"/>
      <w:r w:rsidRPr="00D20A6D">
        <w:rPr>
          <w:rStyle w:val="CommentReference"/>
          <w:sz w:val="24"/>
          <w:szCs w:val="30"/>
        </w:rPr>
        <w:commentReference w:id="209"/>
      </w:r>
    </w:p>
    <w:p w14:paraId="0EF0BE30" w14:textId="77777777" w:rsidR="00E46755" w:rsidRDefault="00E46755" w:rsidP="00753C87">
      <w:pPr>
        <w:rPr>
          <w:b/>
          <w:bCs/>
        </w:rPr>
      </w:pPr>
    </w:p>
    <w:p w14:paraId="58D6616A" w14:textId="2D12AEA2" w:rsidR="00C84A09" w:rsidRDefault="00C84A09" w:rsidP="00753C87">
      <w:pPr>
        <w:rPr>
          <w:u w:val="single"/>
        </w:rPr>
      </w:pPr>
      <w:r>
        <w:rPr>
          <w:u w:val="single"/>
        </w:rPr>
        <w:t>Quality Control</w:t>
      </w:r>
      <w:r w:rsidR="00D20A6D" w:rsidRPr="00D20A6D">
        <w:rPr>
          <w:u w:val="single"/>
        </w:rPr>
        <w:t xml:space="preserve"> </w:t>
      </w:r>
      <w:r w:rsidR="0055180A">
        <w:rPr>
          <w:u w:val="single"/>
        </w:rPr>
        <w:t>and Sketching</w:t>
      </w:r>
      <w:r w:rsidR="00D20A6D">
        <w:rPr>
          <w:u w:val="single"/>
        </w:rPr>
        <w:t xml:space="preserve"> </w:t>
      </w:r>
    </w:p>
    <w:p w14:paraId="3473291A" w14:textId="76324899" w:rsidR="00C84A09" w:rsidRDefault="00D20A6D" w:rsidP="00753C87">
      <w:r>
        <w:tab/>
        <w:t>All four capture areas were merged resulting in 463,466 total spots. Spots with &lt;25 UMIs or</w:t>
      </w:r>
      <w:r w:rsidRPr="00D20A6D">
        <w:t xml:space="preserve"> </w:t>
      </w:r>
      <w:r>
        <w:t>≥50% mitochondrial reads were discarded, resulting in 433,999 spots for downstream analysis. Spot feature counts were then normalized (NormalizeData) and variable features were computed (FindVariableFeatures). For computational efficiency, we then created a SketchData assay (ncells = 50000, method = “LeverageScore”, features = VariableFeatures</w:t>
      </w:r>
      <w:r w:rsidR="0055180A">
        <w:t>) which was used for downstream analyses</w:t>
      </w:r>
      <w:commentRangeStart w:id="210"/>
      <w:r w:rsidR="0055180A">
        <w:t>.</w:t>
      </w:r>
      <w:commentRangeEnd w:id="210"/>
      <w:r w:rsidR="0055180A">
        <w:rPr>
          <w:rStyle w:val="CommentReference"/>
          <w:sz w:val="24"/>
          <w:szCs w:val="30"/>
        </w:rPr>
        <w:commentReference w:id="210"/>
      </w:r>
      <w:r w:rsidR="0055180A">
        <w:t xml:space="preserve"> </w:t>
      </w:r>
    </w:p>
    <w:p w14:paraId="15C88F02" w14:textId="77777777" w:rsidR="0055180A" w:rsidRPr="0055180A" w:rsidRDefault="0055180A" w:rsidP="00753C87"/>
    <w:p w14:paraId="74E2F449" w14:textId="510AF7B4" w:rsidR="00686A03" w:rsidRDefault="00686A03" w:rsidP="00753C87">
      <w:pPr>
        <w:rPr>
          <w:b/>
          <w:bCs/>
        </w:rPr>
      </w:pPr>
      <w:r>
        <w:rPr>
          <w:b/>
          <w:bCs/>
        </w:rPr>
        <w:t>Neuroanatomical Annotation</w:t>
      </w:r>
    </w:p>
    <w:p w14:paraId="63C82243" w14:textId="27104570" w:rsidR="00686A03" w:rsidRPr="00485133" w:rsidRDefault="00FA7CDB" w:rsidP="00555CB5">
      <w:pPr>
        <w:ind w:firstLine="720"/>
      </w:pPr>
      <w:r>
        <w:t xml:space="preserve">Because there is no published atlas for any anemonefish brain, we relied </w:t>
      </w:r>
      <w:r w:rsidR="006056B6">
        <w:t xml:space="preserve">on a published atlas from </w:t>
      </w:r>
      <w:r w:rsidR="006056B6">
        <w:rPr>
          <w:i/>
          <w:iCs/>
        </w:rPr>
        <w:t>Astatotilapia burtoni</w:t>
      </w:r>
      <w:r w:rsidR="0005005F">
        <w:t xml:space="preserve"> </w:t>
      </w:r>
      <w:r w:rsidR="0005005F">
        <w:fldChar w:fldCharType="begin"/>
      </w:r>
      <w:r w:rsidR="009112E5">
        <w:instrText xml:space="preserve"> ADDIN ZOTERO_ITEM CSL_CITATION {"citationID":"pOiFwZiB","properties":{"unsorted":false,"formattedCitation":"(45)","plainCitation":"(45)","noteIndex":0},"citationItems":[{"id":6395,"uris":["http://zotero.org/users/11313215/items/QTQQG9ZG"],"itemData":{"id":6395,"type":"article-journal","abstract":"Neural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fldChar w:fldCharType="separate"/>
      </w:r>
      <w:r w:rsidR="009112E5">
        <w:rPr>
          <w:rFonts w:cs="Times New Roman"/>
        </w:rPr>
        <w:t>(45)</w:t>
      </w:r>
      <w:r w:rsidR="0005005F">
        <w:fldChar w:fldCharType="end"/>
      </w:r>
      <w:r w:rsidR="0005005F">
        <w:t xml:space="preserve"> </w:t>
      </w:r>
      <w:r w:rsidR="00364E61">
        <w:t xml:space="preserve">in combination with unbiased clustering and gene expression </w:t>
      </w:r>
      <w:r w:rsidR="007B3AC0">
        <w:t>(see “Spatial Transcriptomics”)</w:t>
      </w:r>
      <w:r w:rsidR="00364E61">
        <w:t xml:space="preserve"> </w:t>
      </w:r>
      <w:r w:rsidR="0005005F">
        <w:t xml:space="preserve">for </w:t>
      </w:r>
      <w:r w:rsidR="007B3AC0">
        <w:t>our annotations</w:t>
      </w:r>
      <w:r w:rsidR="006056B6">
        <w:t>.</w:t>
      </w:r>
      <w:r w:rsidR="007B3AC0">
        <w:t xml:space="preserve"> Interestingly, we noted a few differences between the </w:t>
      </w:r>
      <w:r w:rsidR="007B3AC0">
        <w:rPr>
          <w:i/>
          <w:iCs/>
        </w:rPr>
        <w:t xml:space="preserve">A. ocellaris </w:t>
      </w:r>
      <w:r w:rsidR="007B3AC0">
        <w:t xml:space="preserve">and </w:t>
      </w:r>
      <w:r w:rsidR="007B3AC0">
        <w:rPr>
          <w:i/>
          <w:iCs/>
        </w:rPr>
        <w:t xml:space="preserve">A. burtoni </w:t>
      </w:r>
      <w:r w:rsidR="007B3AC0">
        <w:t xml:space="preserve">brains. </w:t>
      </w:r>
      <w:r w:rsidR="0026691F">
        <w:t>Transcriptomically, Dl-v2</w:t>
      </w:r>
      <w:r w:rsidR="00685644">
        <w:t xml:space="preserve"> (</w:t>
      </w:r>
      <w:r w:rsidR="00685644" w:rsidRPr="00685644">
        <w:t>ventral part of the lateral zone of the dorsal telencephalon, subdivision 2</w:t>
      </w:r>
      <w:r w:rsidR="00685644">
        <w:t>)</w:t>
      </w:r>
      <w:r w:rsidR="00765A31">
        <w:t xml:space="preserve"> and</w:t>
      </w:r>
      <w:r w:rsidR="0009486A">
        <w:t xml:space="preserve"> Dl-g</w:t>
      </w:r>
      <w:r w:rsidR="00685644">
        <w:t xml:space="preserve"> (</w:t>
      </w:r>
      <w:r w:rsidR="00685644" w:rsidRPr="00685644">
        <w:t>granular zone of lateral zone of the dorsal telencephalon</w:t>
      </w:r>
      <w:r w:rsidR="00685644">
        <w:t>)</w:t>
      </w:r>
      <w:r w:rsidR="004958FF">
        <w:t xml:space="preserve">, were distinct in their transcriptomes depending on </w:t>
      </w:r>
      <w:r w:rsidR="004958FF">
        <w:lastRenderedPageBreak/>
        <w:t>rostral versus caudal position</w:t>
      </w:r>
      <w:r w:rsidR="00C05010">
        <w:t xml:space="preserve"> or dorsal versus ventral position</w:t>
      </w:r>
      <w:r w:rsidR="004958FF">
        <w:t>. Thus, we reannotated them as Dl-v2d</w:t>
      </w:r>
      <w:r w:rsidR="00765A31">
        <w:t xml:space="preserve"> and </w:t>
      </w:r>
      <w:r w:rsidR="00F20567">
        <w:t>Dl-gd</w:t>
      </w:r>
      <w:r w:rsidR="004958FF">
        <w:t xml:space="preserve"> (dor</w:t>
      </w:r>
      <w:r w:rsidR="00C05010">
        <w:t xml:space="preserve">sal </w:t>
      </w:r>
      <w:r w:rsidR="00485133">
        <w:t>part</w:t>
      </w:r>
      <w:r w:rsidR="00C05010">
        <w:t>)</w:t>
      </w:r>
      <w:r w:rsidR="00296CF0">
        <w:t xml:space="preserve">. </w:t>
      </w:r>
      <w:r w:rsidR="00085EC5">
        <w:t>We also noted a neuronal cluster of high cell density in the dorsolateral pallium</w:t>
      </w:r>
      <w:r w:rsidR="00685644">
        <w:t xml:space="preserve"> ne</w:t>
      </w:r>
      <w:r w:rsidR="00C4164E">
        <w:t>ar Dl-g</w:t>
      </w:r>
      <w:r w:rsidR="00085EC5">
        <w:t xml:space="preserve"> that appeared to have no equivalent</w:t>
      </w:r>
      <w:r w:rsidR="00485133">
        <w:t xml:space="preserve"> in </w:t>
      </w:r>
      <w:r w:rsidR="00485133">
        <w:rPr>
          <w:i/>
          <w:iCs/>
        </w:rPr>
        <w:t>A. burtoni</w:t>
      </w:r>
      <w:r w:rsidR="00485133">
        <w:t xml:space="preserve"> and had unique rostral and caudal transcriptomes. Thus, we labeled this dorsolateral</w:t>
      </w:r>
      <w:r w:rsidR="006915ED">
        <w:t xml:space="preserve"> nucleus rostral and caudal parts (Dln-r and Dln-c)</w:t>
      </w:r>
      <w:r w:rsidR="00C4164E">
        <w:t xml:space="preserve"> (</w:t>
      </w:r>
      <w:r w:rsidR="00C4164E" w:rsidRPr="00065EE2">
        <w:rPr>
          <w:highlight w:val="yellow"/>
        </w:rPr>
        <w:t>Figure S</w:t>
      </w:r>
      <w:r w:rsidR="00EA408F" w:rsidRPr="00EA408F">
        <w:rPr>
          <w:highlight w:val="yellow"/>
        </w:rPr>
        <w:t>xx</w:t>
      </w:r>
      <w:r w:rsidR="00065EE2">
        <w:t>)</w:t>
      </w:r>
      <w:r w:rsidR="006915ED">
        <w:t xml:space="preserve">. </w:t>
      </w:r>
      <w:r w:rsidR="00277795">
        <w:t xml:space="preserve">Because this cell type was largely dissected out in our dataset, we did not examine it farther. </w:t>
      </w:r>
    </w:p>
    <w:p w14:paraId="3485FDED" w14:textId="17B68A1F" w:rsidR="00686A03" w:rsidRDefault="006145D5" w:rsidP="00753C87">
      <w:pPr>
        <w:rPr>
          <w:b/>
          <w:bCs/>
        </w:rPr>
      </w:pPr>
      <w:r>
        <w:rPr>
          <w:b/>
          <w:bCs/>
        </w:rPr>
        <w:t>Projection of snMultiome Data Onto VisiumHD Data</w:t>
      </w:r>
      <w:r w:rsidR="009F4952">
        <w:rPr>
          <w:b/>
          <w:bCs/>
        </w:rPr>
        <w:t xml:space="preserve"> </w:t>
      </w:r>
    </w:p>
    <w:p w14:paraId="501CF65B" w14:textId="012B37FC" w:rsidR="006145D5" w:rsidRPr="0057324D" w:rsidRDefault="0057324D" w:rsidP="00753C87">
      <w:r>
        <w:tab/>
        <w:t xml:space="preserve">To map our snMultiome clusters onto the VisiumHD sections, we used </w:t>
      </w:r>
      <w:r w:rsidR="00B5051C">
        <w:t>C</w:t>
      </w:r>
      <w:r w:rsidR="001E145A">
        <w:t>ell2location</w:t>
      </w:r>
      <w:r w:rsidR="000A694F">
        <w:t xml:space="preserve"> </w:t>
      </w:r>
      <w:r>
        <w:fldChar w:fldCharType="begin"/>
      </w:r>
      <w:r w:rsidR="00933230">
        <w:instrText xml:space="preserve"> ADDIN ZOTERO_ITEM CSL_CITATION {"citationID":"IS8MyP8B","properties":{"unsorted":false,"formattedCitation":"(11)","plainCitation":"(11)","noteIndex":0},"citationItems":[{"id":6492,"uris":["http://zotero.org/users/11313215/items/BC3FN9G6"],"itemData":{"id":6492,"type":"article-journal","abstract":"Spatial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fldChar w:fldCharType="separate"/>
      </w:r>
      <w:r w:rsidR="00933230">
        <w:rPr>
          <w:rFonts w:cs="Times New Roman"/>
        </w:rPr>
        <w:t>(11)</w:t>
      </w:r>
      <w:r>
        <w:fldChar w:fldCharType="end"/>
      </w:r>
      <w:r w:rsidR="000A694F">
        <w:t>.</w:t>
      </w:r>
      <w:r w:rsidR="007D4E1D">
        <w:t xml:space="preserve"> To do this, we first </w:t>
      </w:r>
      <w:r w:rsidR="00636B11">
        <w:t xml:space="preserve">trained </w:t>
      </w:r>
      <w:r w:rsidR="00A967A5">
        <w:t>regression models</w:t>
      </w:r>
      <w:r w:rsidR="00CF51E5">
        <w:t xml:space="preserve"> (RegressionModel)</w:t>
      </w:r>
      <w:r w:rsidR="00A967A5">
        <w:t xml:space="preserve"> on </w:t>
      </w:r>
      <w:r w:rsidR="008252DF">
        <w:t>raw RNA counts</w:t>
      </w:r>
      <w:r w:rsidR="00B56453">
        <w:t xml:space="preserve"> </w:t>
      </w:r>
      <w:r w:rsidR="000A04FB">
        <w:t>excluding g</w:t>
      </w:r>
      <w:r w:rsidR="000A7BB6">
        <w:t>e</w:t>
      </w:r>
      <w:r w:rsidR="00B56453">
        <w:t>nes that were present in fewer than 10 cells</w:t>
      </w:r>
      <w:r w:rsidR="000A7BB6">
        <w:t>.</w:t>
      </w:r>
      <w:r w:rsidR="000A04FB">
        <w:t xml:space="preserve"> </w:t>
      </w:r>
      <w:r w:rsidR="000A04FB" w:rsidRPr="000A04FB">
        <w:t>The model was conditioned on sample/pool identity as a batch covariate and on cluster identity</w:t>
      </w:r>
      <w:r w:rsidR="000A04FB">
        <w:t xml:space="preserve"> </w:t>
      </w:r>
      <w:r w:rsidR="00CF0966">
        <w:t>as the</w:t>
      </w:r>
      <w:r w:rsidR="000A04FB">
        <w:t xml:space="preserve"> cell type label.</w:t>
      </w:r>
      <w:r w:rsidR="00CF0966">
        <w:t xml:space="preserve"> The model was trained for 250 epochs with batch size set to </w:t>
      </w:r>
      <w:r w:rsidR="009B0FE5">
        <w:t>4096 and posterior distributions were exported using 1000 posterior samples. Mean expression per cell cluster was extracted from the posterior</w:t>
      </w:r>
      <w:r w:rsidR="00CF51E5">
        <w:t xml:space="preserve"> (</w:t>
      </w:r>
      <w:r w:rsidR="00CF51E5" w:rsidRPr="00CF51E5">
        <w:t>means_per_cluster_mu_fg</w:t>
      </w:r>
      <w:r w:rsidR="00CF51E5">
        <w:t>)</w:t>
      </w:r>
      <w:r w:rsidR="009B0FE5">
        <w:t xml:space="preserve"> to construct the reference signature matrix </w:t>
      </w:r>
      <w:r w:rsidR="00CF51E5">
        <w:t>for downstream mapping.</w:t>
      </w:r>
      <w:r w:rsidR="00FF1F55">
        <w:t xml:space="preserve"> Next, we </w:t>
      </w:r>
      <w:r w:rsidR="00173A1E">
        <w:t>fit the</w:t>
      </w:r>
      <w:r w:rsidR="00E71627">
        <w:t xml:space="preserve"> model to the</w:t>
      </w:r>
      <w:r w:rsidR="00173A1E">
        <w:t xml:space="preserve"> VisiumHD sketch assay</w:t>
      </w:r>
      <w:r w:rsidR="008E5D07">
        <w:t xml:space="preserve"> (bin level)</w:t>
      </w:r>
      <w:r w:rsidR="00B965EE">
        <w:t xml:space="preserve"> only including bins that would have been included in our dissection of the </w:t>
      </w:r>
      <w:r w:rsidR="002C130D">
        <w:t>ventrocaudal telencephalon during snMultiome sequencing</w:t>
      </w:r>
      <w:r w:rsidR="00B73602">
        <w:t xml:space="preserve">. </w:t>
      </w:r>
      <w:r w:rsidR="00B73602" w:rsidRPr="00B73602">
        <w:t>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t xml:space="preserve"> </w:t>
      </w:r>
      <w:r w:rsidR="00C76F28" w:rsidRPr="00C76F28">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w:t>
      </w:r>
      <w:r w:rsidR="00C76F28">
        <w:t xml:space="preserve">. </w:t>
      </w:r>
      <w:r w:rsidR="00C76F28" w:rsidRPr="00C76F28">
        <w:t>This yielded a full-resolution spatial map of predicted dominant cell type identity across all tissue bins.</w:t>
      </w:r>
    </w:p>
    <w:p w14:paraId="44D96C0D" w14:textId="5C4B57C5" w:rsidR="00277514" w:rsidRPr="00266E78" w:rsidRDefault="00277514" w:rsidP="00753C87">
      <w:r w:rsidRPr="00277514">
        <w:rPr>
          <w:b/>
          <w:bCs/>
        </w:rPr>
        <w:t>Cell Type Annotation</w:t>
      </w:r>
      <w:r>
        <w:rPr>
          <w:b/>
          <w:bCs/>
        </w:rPr>
        <w:br/>
      </w:r>
      <w:r w:rsidR="005F2690">
        <w:rPr>
          <w:b/>
          <w:bCs/>
        </w:rPr>
        <w:tab/>
      </w:r>
      <w:r w:rsidR="00266E78">
        <w:t xml:space="preserve">We annotated our snMultiome clusters using a combination of </w:t>
      </w:r>
      <w:r w:rsidR="00266E78">
        <w:rPr>
          <w:i/>
          <w:iCs/>
        </w:rPr>
        <w:t xml:space="preserve">a priori </w:t>
      </w:r>
      <w:r w:rsidR="00266E78">
        <w:t>marker genes</w:t>
      </w:r>
      <w:r w:rsidR="006A74D0">
        <w:t xml:space="preserve"> (see Results)</w:t>
      </w:r>
      <w:r w:rsidR="00266E78">
        <w:t xml:space="preserve"> </w:t>
      </w:r>
      <w:r w:rsidR="00740D5D">
        <w:t>and spatial mapping from Cell2location.</w:t>
      </w:r>
      <w:r w:rsidR="00615890">
        <w:t xml:space="preserve"> We annotated cell types first</w:t>
      </w:r>
      <w:r w:rsidR="006E1E2E">
        <w:t xml:space="preserve"> by cluster number, then</w:t>
      </w:r>
      <w:r w:rsidR="00615890">
        <w:t xml:space="preserve"> by primary cell type, </w:t>
      </w:r>
      <w:r w:rsidR="00AC133B">
        <w:t xml:space="preserve">(e.g., </w:t>
      </w:r>
      <w:r w:rsidR="00F53B62">
        <w:t>1_</w:t>
      </w:r>
      <w:r w:rsidR="00AC133B">
        <w:t xml:space="preserve">RGC = Radial Glial cell, </w:t>
      </w:r>
      <w:r w:rsidR="00F53B62">
        <w:t>2_</w:t>
      </w:r>
      <w:r w:rsidR="00AC133B">
        <w:t>OL = Oligodendrocyte, GABA = GABAergic Neuron)</w:t>
      </w:r>
      <w:r w:rsidR="004828F1">
        <w:t>, then if we determined based on spatial mappin</w:t>
      </w:r>
      <w:r w:rsidR="00DE38F9">
        <w:t>g</w:t>
      </w:r>
      <w:r w:rsidR="004828F1">
        <w:t xml:space="preserve"> that </w:t>
      </w:r>
      <w:r w:rsidR="00DE38F9">
        <w:t xml:space="preserve">a cell type was localized to a specific subdivision of the brain </w:t>
      </w:r>
      <w:r w:rsidR="006E1E2E">
        <w:t xml:space="preserve">or neuroanatomical region, we added that to the cell type classification. Many neuronal types did not </w:t>
      </w:r>
      <w:r w:rsidR="00F53B62">
        <w:t xml:space="preserve">map to specific spatial regions, so we only annotated them by cluster number and neurotransmitter. A dotplot of the </w:t>
      </w:r>
      <w:r w:rsidR="00123917">
        <w:t xml:space="preserve">strongest marker genes found by Seurat’s “FindAllMarkers” function with only.pos = TRUE specified is shown in </w:t>
      </w:r>
      <w:r w:rsidR="00123917" w:rsidRPr="00123917">
        <w:rPr>
          <w:highlight w:val="yellow"/>
        </w:rPr>
        <w:t>Figure 2B.</w:t>
      </w:r>
      <w:r w:rsidR="00123917">
        <w:t xml:space="preserve"> </w:t>
      </w:r>
    </w:p>
    <w:p w14:paraId="5F670870" w14:textId="789988BE" w:rsidR="00921CD4" w:rsidRDefault="00921CD4" w:rsidP="00753C87">
      <w:pPr>
        <w:rPr>
          <w:b/>
          <w:bCs/>
        </w:rPr>
      </w:pPr>
      <w:r>
        <w:rPr>
          <w:b/>
          <w:bCs/>
        </w:rPr>
        <w:t>C</w:t>
      </w:r>
      <w:r w:rsidR="00991F18">
        <w:rPr>
          <w:b/>
          <w:bCs/>
        </w:rPr>
        <w:t>ell Type Composition Analysis</w:t>
      </w:r>
    </w:p>
    <w:p w14:paraId="232FDE79" w14:textId="3503E187" w:rsidR="00991F18" w:rsidRDefault="00555E1C" w:rsidP="00753C87">
      <w:r>
        <w:rPr>
          <w:b/>
          <w:bCs/>
        </w:rPr>
        <w:tab/>
      </w:r>
      <w:r>
        <w:t xml:space="preserve">We calculated </w:t>
      </w:r>
      <w:r w:rsidR="008F5F53">
        <w:t xml:space="preserve">differences in cell population for each cluster using a logistic regression fitting a matrix </w:t>
      </w:r>
      <w:r w:rsidR="00FC1908">
        <w:t xml:space="preserve">of </w:t>
      </w:r>
      <w:r w:rsidR="008F5F53">
        <w:t xml:space="preserve">successes (number of cells in a cluster) versus failures (number of cells not in that cluster) by phase. </w:t>
      </w:r>
    </w:p>
    <w:p w14:paraId="789FB1DC" w14:textId="77777777" w:rsidR="0043315D" w:rsidRDefault="0043315D" w:rsidP="00753C87"/>
    <w:p w14:paraId="0B4FEEE6" w14:textId="5F87CDED" w:rsidR="0043315D" w:rsidRDefault="0043315D" w:rsidP="00753C87">
      <w:pPr>
        <w:rPr>
          <w:b/>
          <w:bCs/>
        </w:rPr>
      </w:pPr>
      <w:r>
        <w:rPr>
          <w:b/>
          <w:bCs/>
        </w:rPr>
        <w:t>Integration with Anemonefish Telencephalon snRNA-seq Atlas</w:t>
      </w:r>
    </w:p>
    <w:p w14:paraId="649427F0" w14:textId="32F9C52A" w:rsidR="0043315D" w:rsidRPr="0043315D" w:rsidRDefault="0043315D" w:rsidP="00753C87">
      <w:commentRangeStart w:id="211"/>
      <w:r>
        <w:rPr>
          <w:u w:val="single"/>
        </w:rPr>
        <w:lastRenderedPageBreak/>
        <w:t xml:space="preserve">Realignment of Parker 2024 to </w:t>
      </w:r>
      <w:r w:rsidRPr="0043315D">
        <w:rPr>
          <w:i/>
          <w:iCs/>
          <w:u w:val="single"/>
        </w:rPr>
        <w:t>A. ocellaris</w:t>
      </w:r>
      <w:r>
        <w:rPr>
          <w:u w:val="single"/>
        </w:rPr>
        <w:t xml:space="preserve"> Genome</w:t>
      </w:r>
      <w:r>
        <w:t xml:space="preserve"> Because the data published in Parker 2024 was sequenced prior to an </w:t>
      </w:r>
      <w:r>
        <w:rPr>
          <w:i/>
          <w:iCs/>
        </w:rPr>
        <w:t xml:space="preserve">Amphiprion ocellaris </w:t>
      </w:r>
      <w:r>
        <w:t xml:space="preserve">genome being available, the data in that publication were aligned to an </w:t>
      </w:r>
      <w:r>
        <w:rPr>
          <w:i/>
          <w:iCs/>
        </w:rPr>
        <w:t xml:space="preserve">Amphiprion percula </w:t>
      </w:r>
      <w:r>
        <w:t xml:space="preserve">genome while the data in this work were aligned to the </w:t>
      </w:r>
      <w:r>
        <w:rPr>
          <w:i/>
          <w:iCs/>
        </w:rPr>
        <w:t>A. ocellaris</w:t>
      </w:r>
      <w:r>
        <w:t xml:space="preserve"> genome. To remedy this, raw reads were realigned to the </w:t>
      </w:r>
      <w:r w:rsidRPr="0013365A">
        <w:rPr>
          <w:i/>
          <w:iCs/>
          <w:sz w:val="23"/>
          <w:szCs w:val="23"/>
        </w:rPr>
        <w:t>Amphiprion ocellaris</w:t>
      </w:r>
      <w:r w:rsidRPr="00771E24">
        <w:rPr>
          <w:sz w:val="23"/>
          <w:szCs w:val="23"/>
        </w:rPr>
        <w:t xml:space="preserve"> RefSeq genome assembly (GCF_022539595.1)</w:t>
      </w:r>
      <w:r>
        <w:rPr>
          <w:sz w:val="23"/>
          <w:szCs w:val="23"/>
        </w:rPr>
        <w:t xml:space="preserve">. </w:t>
      </w:r>
      <w:commentRangeEnd w:id="211"/>
      <w:r>
        <w:rPr>
          <w:rStyle w:val="CommentReference"/>
          <w:sz w:val="23"/>
          <w:szCs w:val="23"/>
        </w:rPr>
        <w:commentReference w:id="211"/>
      </w:r>
      <w:r>
        <w:rPr>
          <w:sz w:val="23"/>
          <w:szCs w:val="23"/>
        </w:rPr>
        <w:t xml:space="preserve">To maintain continuity between the two publications, we used the same dimensional reductions and clusters as in that publication, with the only difference being the genome annotation, </w:t>
      </w:r>
    </w:p>
    <w:p w14:paraId="2F041229" w14:textId="77777777" w:rsidR="0043315D" w:rsidRDefault="0043315D" w:rsidP="00753C87">
      <w:pPr>
        <w:rPr>
          <w:b/>
          <w:bCs/>
        </w:rPr>
      </w:pPr>
    </w:p>
    <w:p w14:paraId="5BFFC591" w14:textId="77777777" w:rsidR="0043315D" w:rsidRDefault="0043315D" w:rsidP="00753C87">
      <w:r w:rsidRPr="0043315D">
        <w:rPr>
          <w:u w:val="single"/>
        </w:rPr>
        <w:t>Visium HD</w:t>
      </w:r>
      <w:r>
        <w:rPr>
          <w:u w:val="single"/>
        </w:rPr>
        <w:t xml:space="preserve"> </w:t>
      </w:r>
      <w:r>
        <w:t>Visium HD mapping was performed the same way as described in “</w:t>
      </w:r>
      <w:r w:rsidRPr="0043315D">
        <w:t>Projection of snMultiome Data Onto VisiumHD Data</w:t>
      </w:r>
      <w:r>
        <w:t>” using the parent clusters from Parker 2024. The only difference between the two analyses was when mapping from Parker 2024 to the Visium HD data, we no longer removed dissected regions from the Visium HD data since Parker 2024 was an atlas of the whole telencephalon.</w:t>
      </w:r>
    </w:p>
    <w:p w14:paraId="31298633" w14:textId="77777777" w:rsidR="00A73A92" w:rsidRDefault="00A73A92" w:rsidP="00753C87"/>
    <w:p w14:paraId="6318E95F" w14:textId="4798EE5D" w:rsidR="0043315D" w:rsidRDefault="0043315D" w:rsidP="00753C87">
      <w:r>
        <w:rPr>
          <w:u w:val="single"/>
        </w:rPr>
        <w:t xml:space="preserve">Label Transfer with Multiome Object </w:t>
      </w:r>
      <w:r w:rsidR="005225B0">
        <w:t>To map cell types between datasets, c</w:t>
      </w:r>
      <w:r w:rsidR="00A73A92">
        <w:t xml:space="preserve">luster labels were transferred using Seurat’s label transfer functionality. First, transfer anchors were calculated using the FindTransferAnchors function with dims = 1:30, reference.reduction = “pca”, and features = rownames(reference object) specified. Next, the “TransferData” function was used to transfer the labels using dims = 1:30. Finally, predicted clusters were labeled using the “predicted.id” output from “TransferData”. We did this in both directions from multiome to Parker 2024, and from both parent and child clusters from Parker 2024 to the multiome object. </w:t>
      </w:r>
    </w:p>
    <w:p w14:paraId="399DBFC6" w14:textId="77777777" w:rsidR="00A73A92" w:rsidRDefault="00A73A92" w:rsidP="00753C87"/>
    <w:p w14:paraId="7B80D306" w14:textId="507382FA" w:rsidR="00A73A92" w:rsidRPr="00A73A92" w:rsidRDefault="00A73A92" w:rsidP="00753C87">
      <w:r>
        <w:rPr>
          <w:u w:val="single"/>
        </w:rPr>
        <w:t xml:space="preserve">Mutual Best Hits </w:t>
      </w:r>
      <w:r>
        <w:t xml:space="preserve">To </w:t>
      </w:r>
      <w:r w:rsidR="005225B0">
        <w:t>identify clusters with strong concurrence between Parker 2024 and the multiome object, we constructed a contingency table cross tabulating each datasets native cluster assignments against the corresponding predicted labels the other dataset. The best hit was then defined as the predicted cluster receiving the highest proportion of that clusters cells. A pair of clusters were then considered mutual best hits if each cluster was independently identified as the others best match. This was done at both parent and child cluster levels.</w:t>
      </w:r>
    </w:p>
    <w:p w14:paraId="76BDB8B7" w14:textId="77777777" w:rsidR="0043315D" w:rsidRPr="00555E1C" w:rsidRDefault="0043315D" w:rsidP="00753C87"/>
    <w:p w14:paraId="3E64FA78" w14:textId="77777777" w:rsidR="00921CD4" w:rsidRPr="00753C87" w:rsidRDefault="00921CD4" w:rsidP="002B52D9">
      <w:pPr>
        <w:rPr>
          <w:b/>
          <w:bCs/>
          <w:lang w:eastAsia="ja-JP"/>
        </w:rPr>
      </w:pPr>
      <w:r w:rsidRPr="00753C87">
        <w:rPr>
          <w:b/>
          <w:bCs/>
          <w:lang w:eastAsia="ja-JP"/>
        </w:rPr>
        <w:t>DEG Analysis</w:t>
      </w:r>
    </w:p>
    <w:p w14:paraId="5A0024B0" w14:textId="374E517F" w:rsidR="002B52D9" w:rsidRDefault="00921CD4" w:rsidP="002B52D9">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33230">
        <w:rPr>
          <w:rFonts w:cs="Times New Roman"/>
          <w:lang w:eastAsia="ja-JP"/>
        </w:rPr>
        <w:t>(5)</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{"citationID":"ypAhlNF0","properties":{"formattedCitation":"(46)","plainCitation":"(46)","noteIndex":0},"citationItems":[{"id":374,"uris":["http://zotero.org/users/11313215/items/YNY22WA2"],"itemData":{"id":374,"type":"article-journal","abstract":"Social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(46)</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{"citationID":"fBAI2p66","properties":{"unsorted":false,"formattedCitation":"(47)","plainCitation":"(47)","noteIndex":0},"citationItems":[{"id":6499,"uris":["http://zotero.org/users/11313215/items/UEWU6DK3"],"itemData":{"id":6499,"type":"article-journal","abstract":"Acute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{"citationID":"5Hb4v1ar","properties":{"formattedCitation":"(48)","plainCitation":"(48)","noteIndex":0},"citationItems":[{"id":2510,"uris":["http://zotero.org/users/11313215/items/TTU6U7SR"],"itemData":{"id":2510,"type":"software","abstract":"Fit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9112E5">
        <w:rPr>
          <w:rFonts w:eastAsia="Malgun Gothic" w:cs="Times New Roman" w:hint="eastAsia"/>
          <w:color w:val="auto"/>
          <w:kern w:val="0"/>
          <w:szCs w:val="24"/>
          <w:lang w:eastAsia="ja-JP"/>
          <w14:ligatures w14:val="none"/>
        </w:rPr>
        <w:instrText>algebra and 'RcppEigen' \"glue\".","license":"GPL-2 | GPL-3 [expanded from: GPL (</w:instrText>
      </w:r>
      <w:r w:rsidR="009112E5">
        <w:rPr>
          <w:rFonts w:eastAsia="Malgun Gothic" w:cs="Times New Roman" w:hint="eastAsia"/>
          <w:color w:val="auto"/>
          <w:kern w:val="0"/>
          <w:szCs w:val="24"/>
          <w:lang w:eastAsia="ja-JP"/>
          <w14:ligatures w14:val="none"/>
        </w:rPr>
        <w:instrText>≥</w:instrText>
      </w:r>
      <w:r w:rsidR="009112E5">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9112E5">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{"citationID":"YgQMrcyW","properties":{"formattedCitation":"(37)","plainCitation":"(37)","noteIndex":0},"citationItems":[{"id":2523,"uris":["http://zotero.org/users/11313215/items/VFIVI5RB"],"itemData":{"id":2523,"type":"article-journal","abstract":"The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(37)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w:t>
      </w:r>
      <w:r w:rsidR="00B57B95">
        <w:rPr>
          <w:rFonts w:eastAsia="Malgun Gothic" w:cs="Times New Roman"/>
          <w:color w:val="auto"/>
          <w:kern w:val="0"/>
          <w:szCs w:val="24"/>
          <w:lang w:eastAsia="ja-JP"/>
          <w14:ligatures w14:val="none"/>
        </w:rPr>
        <w:t>type-III tests was</w:t>
      </w:r>
      <w:r w:rsidRPr="00921CD4">
        <w:rPr>
          <w:rFonts w:eastAsia="Malgun Gothic" w:cs="Times New Roman"/>
          <w:color w:val="auto"/>
          <w:kern w:val="0"/>
          <w:szCs w:val="24"/>
          <w:lang w:eastAsia="ja-JP"/>
          <w14:ligatures w14:val="none"/>
        </w:rPr>
        <w:t xml:space="preserve"> &lt; 0.05</w:t>
      </w:r>
      <w:r w:rsidR="00B57B95">
        <w:rPr>
          <w:rFonts w:eastAsia="Malgun Gothic" w:cs="Times New Roman"/>
          <w:color w:val="auto"/>
          <w:kern w:val="0"/>
          <w:szCs w:val="24"/>
          <w:lang w:eastAsia="ja-JP"/>
          <w14:ligatures w14:val="none"/>
        </w:rPr>
        <w:t xml:space="preserve"> and</w:t>
      </w:r>
      <w:r w:rsidRPr="00921CD4">
        <w:rPr>
          <w:rFonts w:eastAsia="Malgun Gothic" w:cs="Times New Roman"/>
          <w:color w:val="auto"/>
          <w:kern w:val="0"/>
          <w:szCs w:val="24"/>
          <w:lang w:eastAsia="ja-JP"/>
          <w14:ligatures w14:val="none"/>
        </w:rPr>
        <w:t xml:space="preserve"> the model successfully converged</w:t>
      </w:r>
      <w:r w:rsidR="002B52D9">
        <w:rPr>
          <w:rFonts w:eastAsia="Malgun Gothic" w:cs="Times New Roman"/>
          <w:color w:val="auto"/>
          <w:kern w:val="0"/>
          <w:szCs w:val="24"/>
          <w:lang w:eastAsia="ja-JP"/>
          <w14:ligatures w14:val="none"/>
        </w:rPr>
        <w:t>.</w:t>
      </w:r>
    </w:p>
    <w:p w14:paraId="332F4481" w14:textId="0313E4CF"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Differentially Accessible Region (DAR) Analysis</w:t>
      </w:r>
    </w:p>
    <w:p w14:paraId="0B2B6587" w14:textId="2D3D997D"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w:t>
      </w:r>
      <w:r w:rsidRPr="002B52D9">
        <w:rPr>
          <w:rFonts w:eastAsia="Malgun Gothic" w:cs="Times New Roman"/>
          <w:color w:val="auto"/>
          <w:kern w:val="0"/>
          <w:szCs w:val="24"/>
          <w:lang w:eastAsia="ja-JP"/>
          <w14:ligatures w14:val="none"/>
        </w:rPr>
        <w:lastRenderedPageBreak/>
        <w:t>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peaks with a false discovery rate (FDR) &lt; 0.20 in any comparison were considered differentially accessible.</w:t>
      </w:r>
    </w:p>
    <w:p w14:paraId="02C6A63A" w14:textId="512B3EC5"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Interpretation of Temporal Expression and Accessibility Patterns</w:t>
      </w:r>
    </w:p>
    <w:p w14:paraId="46F21C0F" w14:textId="559FE642" w:rsid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Because sex change represents a temporal progression from males through intermediates to females, both DEGs and DARs were classified according to their pairwise differences among these three groups (</w:t>
      </w:r>
      <w:r w:rsidRPr="002B52D9">
        <w:rPr>
          <w:rFonts w:eastAsia="Malgun Gothic" w:cs="Times New Roman"/>
          <w:color w:val="auto"/>
          <w:kern w:val="0"/>
          <w:szCs w:val="24"/>
          <w:highlight w:val="yellow"/>
          <w:lang w:eastAsia="ja-JP"/>
          <w14:ligatures w14:val="none"/>
        </w:rPr>
        <w:t>Appendix SX</w:t>
      </w:r>
      <w:r w:rsidRPr="002B52D9">
        <w:rPr>
          <w:rFonts w:eastAsia="Malgun Gothic" w:cs="Times New Roman"/>
          <w:color w:val="auto"/>
          <w:kern w:val="0"/>
          <w:szCs w:val="24"/>
          <w:lang w:eastAsia="ja-JP"/>
          <w14:ligatures w14:val="none"/>
        </w:rPr>
        <w:t xml:space="preserve">). Features that differed between males and intermediates but not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Early</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differing between intermediates and females but not 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Late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Features with intermediate values between males and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Progressive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uniquely elevated or reduced in intermediates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Transient</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Directionality (Upregulated or Downregulated) was assigned according to whether expression or accessibility increased or decreased during sex change.</w:t>
      </w:r>
    </w:p>
    <w:p w14:paraId="3FF8ECEE" w14:textId="77777777"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Integration of Differential Gene Expression and Chromatin Accessibility</w:t>
      </w:r>
    </w:p>
    <w:p w14:paraId="4BA63D27"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4384E114"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351E13DB" w14:textId="77777777" w:rsidR="002B52D9" w:rsidRPr="002B52D9" w:rsidRDefault="002B52D9" w:rsidP="002B52D9">
      <w:pPr>
        <w:spacing w:after="160"/>
        <w:rPr>
          <w:rFonts w:eastAsia="Malgun Gothic" w:cs="Times New Roman"/>
          <w:color w:val="auto"/>
          <w:kern w:val="0"/>
          <w:szCs w:val="24"/>
          <w:lang w:eastAsia="ja-JP"/>
          <w14:ligatures w14:val="none"/>
        </w:rPr>
      </w:pPr>
    </w:p>
    <w:p w14:paraId="0D8C3E4B" w14:textId="4D656C21" w:rsidR="00E051B3" w:rsidRDefault="00E051B3" w:rsidP="002B52D9">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Machine Learning Analysis of Temporal Course of Sex Change</w:t>
      </w:r>
    </w:p>
    <w:p w14:paraId="21E60692" w14:textId="14DBE056" w:rsidR="00415AF2" w:rsidRPr="00415AF2" w:rsidRDefault="00E57312"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estimate the temporal order of se</w:t>
      </w:r>
      <w:r w:rsidR="0080702E">
        <w:rPr>
          <w:rFonts w:eastAsia="Malgun Gothic" w:cs="Times New Roman"/>
          <w:color w:val="auto"/>
          <w:kern w:val="0"/>
          <w:szCs w:val="24"/>
          <w:lang w:eastAsia="ja-JP"/>
          <w14:ligatures w14:val="none"/>
        </w:rPr>
        <w:t xml:space="preserve">x change in each of our multiome clusters, we used a machine learning approach to ask weather </w:t>
      </w:r>
      <w:r w:rsidR="00CD494C">
        <w:rPr>
          <w:rFonts w:eastAsia="Malgun Gothic" w:cs="Times New Roman"/>
          <w:color w:val="auto"/>
          <w:kern w:val="0"/>
          <w:szCs w:val="24"/>
          <w:lang w:eastAsia="ja-JP"/>
          <w14:ligatures w14:val="none"/>
        </w:rPr>
        <w:t>intermediates in a given cluster were more similar to males or females.</w:t>
      </w:r>
      <w:r w:rsidR="001856E9" w:rsidRPr="001856E9">
        <w:t xml:space="preserve"> </w:t>
      </w:r>
      <w:r w:rsidR="001856E9" w:rsidRPr="001856E9">
        <w:rPr>
          <w:rFonts w:eastAsia="Malgun Gothic" w:cs="Times New Roman"/>
          <w:color w:val="auto"/>
          <w:kern w:val="0"/>
          <w:szCs w:val="24"/>
          <w:lang w:eastAsia="ja-JP"/>
          <w14:ligatures w14:val="none"/>
        </w:rPr>
        <w:t>For each cluster, we constructed a feature matrix in which rows corresponded to individuals and columns corresponded to DEGs</w:t>
      </w:r>
      <w:r w:rsidR="00CE5A22">
        <w:rPr>
          <w:rFonts w:eastAsia="Malgun Gothic" w:cs="Times New Roman"/>
          <w:color w:val="auto"/>
          <w:kern w:val="0"/>
          <w:szCs w:val="24"/>
          <w:lang w:eastAsia="ja-JP"/>
          <w14:ligatures w14:val="none"/>
        </w:rPr>
        <w:t xml:space="preserve"> or </w:t>
      </w:r>
      <w:r w:rsidR="001856E9" w:rsidRPr="001856E9">
        <w:rPr>
          <w:rFonts w:eastAsia="Malgun Gothic" w:cs="Times New Roman"/>
          <w:color w:val="auto"/>
          <w:kern w:val="0"/>
          <w:szCs w:val="24"/>
          <w:lang w:eastAsia="ja-JP"/>
          <w14:ligatures w14:val="none"/>
        </w:rPr>
        <w:t>DARs that</w:t>
      </w:r>
      <w:r w:rsidR="001856E9">
        <w:rPr>
          <w:rFonts w:eastAsia="Malgun Gothic" w:cs="Times New Roman"/>
          <w:color w:val="auto"/>
          <w:kern w:val="0"/>
          <w:szCs w:val="24"/>
          <w:lang w:eastAsia="ja-JP"/>
          <w14:ligatures w14:val="none"/>
        </w:rPr>
        <w:t xml:space="preserve"> </w:t>
      </w:r>
      <w:r w:rsidR="001225C7">
        <w:rPr>
          <w:rFonts w:eastAsia="Malgun Gothic" w:cs="Times New Roman"/>
          <w:color w:val="auto"/>
          <w:kern w:val="0"/>
          <w:szCs w:val="24"/>
          <w:lang w:eastAsia="ja-JP"/>
          <w14:ligatures w14:val="none"/>
        </w:rPr>
        <w:t xml:space="preserve">significantly differed between males and females. </w:t>
      </w:r>
      <w:r w:rsidR="00024751">
        <w:rPr>
          <w:rFonts w:eastAsia="Malgun Gothic" w:cs="Times New Roman"/>
          <w:color w:val="auto"/>
          <w:kern w:val="0"/>
          <w:szCs w:val="24"/>
          <w:lang w:eastAsia="ja-JP"/>
          <w14:ligatures w14:val="none"/>
        </w:rPr>
        <w:t>Then,</w:t>
      </w:r>
      <w:r w:rsidR="00C91E74">
        <w:rPr>
          <w:rFonts w:eastAsia="Malgun Gothic" w:cs="Times New Roman"/>
          <w:color w:val="auto"/>
          <w:kern w:val="0"/>
          <w:szCs w:val="24"/>
          <w:lang w:eastAsia="ja-JP"/>
          <w14:ligatures w14:val="none"/>
        </w:rPr>
        <w:t xml:space="preserve"> using the Python package “</w:t>
      </w:r>
      <w:r w:rsidR="001856E9">
        <w:rPr>
          <w:rFonts w:eastAsia="Malgun Gothic" w:cs="Times New Roman"/>
          <w:color w:val="auto"/>
          <w:kern w:val="0"/>
          <w:szCs w:val="24"/>
          <w:lang w:eastAsia="ja-JP"/>
          <w14:ligatures w14:val="none"/>
        </w:rPr>
        <w:t>scikit-learn</w:t>
      </w:r>
      <w:r w:rsidR="00C91E74">
        <w:rPr>
          <w:rFonts w:eastAsia="Malgun Gothic" w:cs="Times New Roman"/>
          <w:color w:val="auto"/>
          <w:kern w:val="0"/>
          <w:szCs w:val="24"/>
          <w:lang w:eastAsia="ja-JP"/>
          <w14:ligatures w14:val="none"/>
        </w:rPr>
        <w:t>”</w:t>
      </w:r>
      <w:r w:rsidR="00C91E7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{"citationID":"6OOzRzKI","properties":{"unsorted":false,"formattedCitation":"(49)","plainCitation":"(49)","noteIndex":0},"citationItems":[{"id":3963,"uris":["http://zotero.org/users/11313215/items/IAC3W7EZ"],"itemData":{"id":3963,"type":"article-journal","abstract":"Scikit-learn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Pr>
          <w:rFonts w:eastAsia="Malgun Gothic" w:cs="Times New Roman"/>
          <w:color w:val="auto"/>
          <w:kern w:val="0"/>
          <w:szCs w:val="24"/>
          <w:lang w:eastAsia="ja-JP"/>
          <w14:ligatures w14:val="none"/>
        </w:rPr>
        <w:fldChar w:fldCharType="separate"/>
      </w:r>
      <w:r w:rsidR="009112E5">
        <w:rPr>
          <w:rFonts w:cs="Times New Roman"/>
          <w:lang w:eastAsia="ja-JP"/>
        </w:rPr>
        <w:t>(49)</w:t>
      </w:r>
      <w:r w:rsidR="00C91E74">
        <w:rPr>
          <w:rFonts w:eastAsia="Malgun Gothic" w:cs="Times New Roman"/>
          <w:color w:val="auto"/>
          <w:kern w:val="0"/>
          <w:szCs w:val="24"/>
          <w:lang w:eastAsia="ja-JP"/>
          <w14:ligatures w14:val="none"/>
        </w:rPr>
        <w:fldChar w:fldCharType="end"/>
      </w:r>
      <w:r w:rsidR="00024751">
        <w:rPr>
          <w:rFonts w:eastAsia="Malgun Gothic" w:cs="Times New Roman"/>
          <w:color w:val="auto"/>
          <w:kern w:val="0"/>
          <w:szCs w:val="24"/>
          <w:lang w:eastAsia="ja-JP"/>
          <w14:ligatures w14:val="none"/>
        </w:rPr>
        <w:t xml:space="preserve"> </w:t>
      </w:r>
      <w:r w:rsidR="00415AF2" w:rsidRPr="00415AF2">
        <w:rPr>
          <w:rFonts w:eastAsia="Malgun Gothic" w:cs="Times New Roman"/>
          <w:color w:val="auto"/>
          <w:kern w:val="0"/>
          <w:szCs w:val="24"/>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Default="00415AF2" w:rsidP="00415AF2">
      <w:pPr>
        <w:spacing w:after="160"/>
        <w:rPr>
          <w:rFonts w:eastAsia="Malgun Gothic" w:cs="Times New Roman"/>
          <w:color w:val="auto"/>
          <w:kern w:val="0"/>
          <w:szCs w:val="24"/>
          <w:lang w:eastAsia="ja-JP"/>
          <w14:ligatures w14:val="none"/>
        </w:rPr>
      </w:pPr>
      <w:r w:rsidRPr="00415AF2">
        <w:rPr>
          <w:rFonts w:eastAsia="Malgun Gothic" w:cs="Times New Roman"/>
          <w:color w:val="auto"/>
          <w:kern w:val="0"/>
          <w:szCs w:val="24"/>
          <w:lang w:eastAsia="ja-JP"/>
          <w14:ligatures w14:val="none"/>
        </w:rPr>
        <w:lastRenderedPageBreak/>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Pr>
          <w:rFonts w:eastAsia="Malgun Gothic" w:cs="Times New Roman"/>
          <w:color w:val="auto"/>
          <w:kern w:val="0"/>
          <w:szCs w:val="24"/>
          <w:lang w:eastAsia="ja-JP"/>
          <w14:ligatures w14:val="none"/>
        </w:rPr>
        <w:t xml:space="preserve"> </w:t>
      </w:r>
      <w:r w:rsidR="002D4401" w:rsidRPr="002D4401">
        <w:rPr>
          <w:rFonts w:eastAsia="Malgun Gothic" w:cs="Times New Roman"/>
          <w:color w:val="auto"/>
          <w:kern w:val="0"/>
          <w:szCs w:val="24"/>
          <w:lang w:eastAsia="ja-JP"/>
          <w14:ligatures w14:val="none"/>
        </w:rPr>
        <w:t xml:space="preserve">We interpreted each cluster's mean prediction for intermediates as </w:t>
      </w:r>
      <w:r w:rsidR="002D4401">
        <w:rPr>
          <w:rFonts w:eastAsia="Malgun Gothic" w:cs="Times New Roman"/>
          <w:color w:val="auto"/>
          <w:kern w:val="0"/>
          <w:szCs w:val="24"/>
          <w:lang w:eastAsia="ja-JP"/>
          <w14:ligatures w14:val="none"/>
        </w:rPr>
        <w:t>proxy for</w:t>
      </w:r>
      <w:r w:rsidR="002D4401" w:rsidRPr="002D4401">
        <w:rPr>
          <w:rFonts w:eastAsia="Malgun Gothic" w:cs="Times New Roman"/>
          <w:color w:val="auto"/>
          <w:kern w:val="0"/>
          <w:szCs w:val="24"/>
          <w:lang w:eastAsia="ja-JP"/>
          <w14:ligatures w14:val="none"/>
        </w:rPr>
        <w:t xml:space="preserve"> progression toward the female state at 6 months.</w:t>
      </w:r>
    </w:p>
    <w:p w14:paraId="648C6C68" w14:textId="2AC290BC" w:rsidR="004634AC" w:rsidRDefault="004634AC" w:rsidP="00415AF2">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Subclustering</w:t>
      </w:r>
      <w:r w:rsidR="00555E1C">
        <w:rPr>
          <w:rFonts w:eastAsia="Malgun Gothic" w:cs="Times New Roman"/>
          <w:b/>
          <w:bCs/>
          <w:color w:val="auto"/>
          <w:kern w:val="0"/>
          <w:szCs w:val="24"/>
          <w:lang w:eastAsia="ja-JP"/>
          <w14:ligatures w14:val="none"/>
        </w:rPr>
        <w:t xml:space="preserve"> 1_RGC</w:t>
      </w:r>
    </w:p>
    <w:p w14:paraId="702941E9" w14:textId="72F027E3" w:rsidR="004634AC" w:rsidRPr="0071780B" w:rsidRDefault="0071780B" w:rsidP="0071780B">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We subclustered 1_RGC using Seurat’s FindSubC</w:t>
      </w:r>
      <w:r w:rsidR="00B26804">
        <w:rPr>
          <w:rFonts w:eastAsia="Malgun Gothic" w:cs="Times New Roman"/>
          <w:color w:val="auto"/>
          <w:kern w:val="0"/>
          <w:szCs w:val="24"/>
          <w:lang w:eastAsia="ja-JP"/>
          <w14:ligatures w14:val="none"/>
        </w:rPr>
        <w:t xml:space="preserve">luster function </w:t>
      </w:r>
      <w:r w:rsidR="00DC133F">
        <w:rPr>
          <w:rFonts w:eastAsia="Malgun Gothic" w:cs="Times New Roman"/>
          <w:color w:val="auto"/>
          <w:kern w:val="0"/>
          <w:szCs w:val="24"/>
          <w:lang w:eastAsia="ja-JP"/>
          <w14:ligatures w14:val="none"/>
        </w:rPr>
        <w:t>on the harmony weighted shared nearest neighbors graph with resolution 0.2 specified.</w:t>
      </w:r>
    </w:p>
    <w:p w14:paraId="6E0C0371" w14:textId="77777777" w:rsidR="00D75AD5" w:rsidRDefault="00D75AD5"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Cellular Maturity Inference</w:t>
      </w:r>
    </w:p>
    <w:p w14:paraId="5DECE5E2" w14:textId="31B6D9BC" w:rsidR="00D75AD5" w:rsidRDefault="00D75AD5"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infer relative cellular maturity, we used the R package “CytoTRACE”</w:t>
      </w:r>
      <w:r>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{"citationID":"6BeGTlyw","properties":{"unsorted":false,"formattedCitation":"(50)","plainCitation":"(50)","noteIndex":0},"citationItems":[{"id":3274,"uris":["http://zotero.org/users/11313215/items/LEWHIU9W"],"itemData":{"id":3274,"type":"article-journal","abstract":"Single-cell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eastAsia="Malgun Gothic" w:cs="Times New Roman"/>
          <w:color w:val="auto"/>
          <w:kern w:val="0"/>
          <w:szCs w:val="24"/>
          <w:lang w:eastAsia="ja-JP"/>
          <w14:ligatures w14:val="none"/>
        </w:rPr>
        <w:fldChar w:fldCharType="separate"/>
      </w:r>
      <w:r w:rsidR="009112E5">
        <w:rPr>
          <w:rFonts w:cs="Times New Roman"/>
          <w:lang w:eastAsia="ja-JP"/>
        </w:rPr>
        <w:t>(50)</w:t>
      </w:r>
      <w:r>
        <w:rPr>
          <w:rFonts w:eastAsia="Malgun Gothic" w:cs="Times New Roman"/>
          <w:color w:val="auto"/>
          <w:kern w:val="0"/>
          <w:szCs w:val="24"/>
          <w:lang w:eastAsia="ja-JP"/>
          <w14:ligatures w14:val="none"/>
        </w:rPr>
        <w:fldChar w:fldCharType="end"/>
      </w:r>
      <w:r>
        <w:rPr>
          <w:rFonts w:eastAsia="Malgun Gothic" w:cs="Times New Roman"/>
          <w:color w:val="auto"/>
          <w:kern w:val="0"/>
          <w:szCs w:val="24"/>
          <w:lang w:eastAsia="ja-JP"/>
          <w14:ligatures w14:val="none"/>
        </w:rPr>
        <w:t xml:space="preserve"> to score each cell between 0 (most mature) and 1 (most immature) based on the diversity of its normalized RNA expression matrix. In order to assess cellular maturity differences in </w:t>
      </w:r>
      <w:r w:rsidRPr="00B80674">
        <w:rPr>
          <w:rFonts w:eastAsia="Malgun Gothic" w:cs="Times New Roman"/>
          <w:color w:val="auto"/>
          <w:kern w:val="0"/>
          <w:szCs w:val="24"/>
          <w:highlight w:val="yellow"/>
          <w:lang w:eastAsia="ja-JP"/>
          <w14:ligatures w14:val="none"/>
        </w:rPr>
        <w:t>Figure 3D</w:t>
      </w:r>
      <w:r>
        <w:rPr>
          <w:rFonts w:eastAsia="Malgun Gothic" w:cs="Times New Roman"/>
          <w:color w:val="auto"/>
          <w:kern w:val="0"/>
          <w:szCs w:val="24"/>
          <w:lang w:eastAsia="ja-JP"/>
          <w14:ligatures w14:val="none"/>
        </w:rPr>
        <w:t xml:space="preserve">, we then took the mean CytoTRACE score for each individual in each subcluster and used a fixed effects linear model to fit CytoTRACE score by subcluster. Similarly, for </w:t>
      </w:r>
      <w:r w:rsidRPr="00EB67D3">
        <w:rPr>
          <w:rFonts w:eastAsia="Malgun Gothic" w:cs="Times New Roman"/>
          <w:color w:val="auto"/>
          <w:kern w:val="0"/>
          <w:szCs w:val="24"/>
          <w:highlight w:val="yellow"/>
          <w:lang w:eastAsia="ja-JP"/>
          <w14:ligatures w14:val="none"/>
        </w:rPr>
        <w:t>Figure 4E</w:t>
      </w:r>
      <w:r>
        <w:rPr>
          <w:rFonts w:eastAsia="Malgun Gothic" w:cs="Times New Roman"/>
          <w:color w:val="auto"/>
          <w:kern w:val="0"/>
          <w:szCs w:val="24"/>
          <w:lang w:eastAsia="ja-JP"/>
          <w14:ligatures w14:val="none"/>
        </w:rPr>
        <w:t>. we fit individual means with phase as a fixed effect.</w:t>
      </w:r>
    </w:p>
    <w:p w14:paraId="69C3352A" w14:textId="77777777" w:rsidR="00D75AD5" w:rsidRDefault="00D75AD5" w:rsidP="00D75AD5">
      <w:pPr>
        <w:spacing w:after="16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confounded when selecting a specific gene or set of genes for analysis. Including for the number of transcripts detected in each cell corrects for this</w:t>
      </w:r>
    </w:p>
    <w:p w14:paraId="64119361" w14:textId="6B3BA203" w:rsidR="004634AC" w:rsidRDefault="004634AC"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Analysis</w:t>
      </w:r>
    </w:p>
    <w:p w14:paraId="4DD009E9" w14:textId="152E03A1" w:rsidR="00AC52FC" w:rsidRDefault="00190090"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Gene ontology</w:t>
      </w:r>
      <w:r w:rsidR="00EE6FAB">
        <w:rPr>
          <w:rFonts w:eastAsia="Malgun Gothic" w:cs="Times New Roman"/>
          <w:color w:val="auto"/>
          <w:kern w:val="0"/>
          <w:szCs w:val="24"/>
          <w:lang w:eastAsia="ja-JP"/>
          <w14:ligatures w14:val="none"/>
        </w:rPr>
        <w:t xml:space="preserve"> (GO)</w:t>
      </w:r>
      <w:r>
        <w:rPr>
          <w:rFonts w:eastAsia="Malgun Gothic" w:cs="Times New Roman"/>
          <w:color w:val="auto"/>
          <w:kern w:val="0"/>
          <w:szCs w:val="24"/>
          <w:lang w:eastAsia="ja-JP"/>
          <w14:ligatures w14:val="none"/>
        </w:rPr>
        <w:t xml:space="preserve"> analysis was performed using </w:t>
      </w:r>
      <w:r w:rsidR="00CE26B5">
        <w:rPr>
          <w:rFonts w:eastAsia="Malgun Gothic" w:cs="Times New Roman"/>
          <w:color w:val="auto"/>
          <w:kern w:val="0"/>
          <w:szCs w:val="24"/>
          <w:lang w:eastAsia="ja-JP"/>
          <w14:ligatures w14:val="none"/>
        </w:rPr>
        <w:t xml:space="preserve">the </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enricher</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 xml:space="preserve"> function from the R package “clusterProfiler”</w:t>
      </w:r>
      <w:r w:rsidR="003F42C7">
        <w:rPr>
          <w:rFonts w:eastAsia="Malgun Gothic" w:cs="Times New Roman"/>
          <w:color w:val="auto"/>
          <w:kern w:val="0"/>
          <w:szCs w:val="24"/>
          <w:lang w:eastAsia="ja-JP"/>
          <w14:ligatures w14:val="none"/>
        </w:rPr>
        <w:t xml:space="preserve"> with “</w:t>
      </w:r>
      <w:r w:rsidR="008219FB">
        <w:rPr>
          <w:rFonts w:eastAsia="Malgun Gothic" w:cs="Times New Roman"/>
          <w:color w:val="auto"/>
          <w:kern w:val="0"/>
          <w:szCs w:val="24"/>
          <w:lang w:eastAsia="ja-JP"/>
          <w14:ligatures w14:val="none"/>
        </w:rPr>
        <w:t xml:space="preserve">pAdjustMethod = “fdr” and </w:t>
      </w:r>
      <w:r w:rsidR="008219FB">
        <w:rPr>
          <w:rFonts w:eastAsia="Malgun Gothic" w:cs="Times New Roman"/>
          <w:i/>
          <w:iCs/>
          <w:color w:val="auto"/>
          <w:kern w:val="0"/>
          <w:szCs w:val="24"/>
          <w:lang w:eastAsia="ja-JP"/>
          <w14:ligatures w14:val="none"/>
        </w:rPr>
        <w:t xml:space="preserve">p </w:t>
      </w:r>
      <w:r w:rsidR="008219FB">
        <w:rPr>
          <w:rFonts w:eastAsia="Malgun Gothic" w:cs="Times New Roman"/>
          <w:color w:val="auto"/>
          <w:kern w:val="0"/>
          <w:szCs w:val="24"/>
          <w:lang w:eastAsia="ja-JP"/>
          <w14:ligatures w14:val="none"/>
        </w:rPr>
        <w:t xml:space="preserve">and </w:t>
      </w:r>
      <w:r w:rsidR="008219FB">
        <w:rPr>
          <w:rFonts w:eastAsia="Malgun Gothic" w:cs="Times New Roman"/>
          <w:i/>
          <w:iCs/>
          <w:color w:val="auto"/>
          <w:kern w:val="0"/>
          <w:szCs w:val="24"/>
          <w:lang w:eastAsia="ja-JP"/>
          <w14:ligatures w14:val="none"/>
        </w:rPr>
        <w:t>q</w:t>
      </w:r>
      <w:r w:rsidR="008219FB">
        <w:rPr>
          <w:rFonts w:eastAsia="Malgun Gothic" w:cs="Times New Roman"/>
          <w:color w:val="auto"/>
          <w:kern w:val="0"/>
          <w:szCs w:val="24"/>
          <w:lang w:eastAsia="ja-JP"/>
          <w14:ligatures w14:val="none"/>
        </w:rPr>
        <w:t xml:space="preserve"> value cutoffs of 0.05. </w:t>
      </w:r>
      <w:r w:rsidR="008F02EC">
        <w:rPr>
          <w:rFonts w:eastAsia="Malgun Gothic" w:cs="Times New Roman"/>
          <w:color w:val="auto"/>
          <w:kern w:val="0"/>
          <w:szCs w:val="24"/>
          <w:lang w:eastAsia="ja-JP"/>
          <w14:ligatures w14:val="none"/>
        </w:rPr>
        <w:t xml:space="preserve">Because the </w:t>
      </w:r>
      <w:r w:rsidR="008F02EC">
        <w:rPr>
          <w:rFonts w:eastAsia="Malgun Gothic" w:cs="Times New Roman"/>
          <w:i/>
          <w:iCs/>
          <w:color w:val="auto"/>
          <w:kern w:val="0"/>
          <w:szCs w:val="24"/>
          <w:lang w:eastAsia="ja-JP"/>
          <w14:ligatures w14:val="none"/>
        </w:rPr>
        <w:t xml:space="preserve">A. ocellaris </w:t>
      </w:r>
      <w:r w:rsidR="008F02EC">
        <w:rPr>
          <w:rFonts w:eastAsia="Malgun Gothic" w:cs="Times New Roman"/>
          <w:color w:val="auto"/>
          <w:kern w:val="0"/>
          <w:szCs w:val="24"/>
          <w:lang w:eastAsia="ja-JP"/>
          <w14:ligatures w14:val="none"/>
        </w:rPr>
        <w:t xml:space="preserve">genome is poorly annotated, we used </w:t>
      </w:r>
      <w:r w:rsidR="00382FC9">
        <w:rPr>
          <w:rFonts w:eastAsia="Malgun Gothic" w:cs="Times New Roman"/>
          <w:color w:val="auto"/>
          <w:kern w:val="0"/>
          <w:szCs w:val="24"/>
          <w:lang w:eastAsia="ja-JP"/>
          <w14:ligatures w14:val="none"/>
        </w:rPr>
        <w:t xml:space="preserve">GO IDs and GO </w:t>
      </w:r>
      <w:r w:rsidR="00EE6FAB">
        <w:rPr>
          <w:rFonts w:eastAsia="Malgun Gothic" w:cs="Times New Roman"/>
          <w:color w:val="auto"/>
          <w:kern w:val="0"/>
          <w:szCs w:val="24"/>
          <w:lang w:eastAsia="ja-JP"/>
          <w14:ligatures w14:val="none"/>
        </w:rPr>
        <w:t>terms</w:t>
      </w:r>
      <w:r w:rsidR="00382FC9">
        <w:rPr>
          <w:rFonts w:eastAsia="Malgun Gothic" w:cs="Times New Roman"/>
          <w:color w:val="auto"/>
          <w:kern w:val="0"/>
          <w:szCs w:val="24"/>
          <w:lang w:eastAsia="ja-JP"/>
          <w14:ligatures w14:val="none"/>
        </w:rPr>
        <w:t xml:space="preserve"> from the </w:t>
      </w:r>
      <w:r w:rsidR="00C16BE9">
        <w:rPr>
          <w:rFonts w:eastAsia="Malgun Gothic" w:cs="Times New Roman"/>
          <w:i/>
          <w:iCs/>
          <w:color w:val="auto"/>
          <w:kern w:val="0"/>
          <w:szCs w:val="24"/>
          <w:lang w:eastAsia="ja-JP"/>
          <w14:ligatures w14:val="none"/>
        </w:rPr>
        <w:t xml:space="preserve">Homo sapiens </w:t>
      </w:r>
      <w:r w:rsidR="00C16BE9">
        <w:rPr>
          <w:rFonts w:eastAsia="Malgun Gothic" w:cs="Times New Roman"/>
          <w:color w:val="auto"/>
          <w:kern w:val="0"/>
          <w:szCs w:val="24"/>
          <w:lang w:eastAsia="ja-JP"/>
          <w14:ligatures w14:val="none"/>
        </w:rPr>
        <w:t>genome. To do this</w:t>
      </w:r>
      <w:r w:rsidR="00AC52FC">
        <w:rPr>
          <w:rFonts w:eastAsia="Malgun Gothic" w:cs="Times New Roman"/>
          <w:color w:val="auto"/>
          <w:kern w:val="0"/>
          <w:szCs w:val="24"/>
          <w:lang w:eastAsia="ja-JP"/>
          <w14:ligatures w14:val="none"/>
        </w:rPr>
        <w:t xml:space="preserve"> we first mapped</w:t>
      </w:r>
      <w:r w:rsidR="00C16BE9">
        <w:rPr>
          <w:rFonts w:eastAsia="Malgun Gothic" w:cs="Times New Roman"/>
          <w:color w:val="auto"/>
          <w:kern w:val="0"/>
          <w:szCs w:val="24"/>
          <w:lang w:eastAsia="ja-JP"/>
          <w14:ligatures w14:val="none"/>
        </w:rPr>
        <w:t xml:space="preserve">, </w:t>
      </w:r>
      <w:r w:rsidR="00AC52FC" w:rsidRPr="00AC52FC">
        <w:rPr>
          <w:rFonts w:eastAsia="Malgun Gothic" w:cs="Times New Roman"/>
          <w:color w:val="auto"/>
          <w:kern w:val="0"/>
          <w:szCs w:val="24"/>
          <w:lang w:eastAsia="ja-JP"/>
          <w14:ligatures w14:val="none"/>
        </w:rPr>
        <w:t xml:space="preserve">human orthologs using Ensembl's precomputed homology annotations, retrieved via the R package </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biomaRt</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 xml:space="preserve"> (aocellaris_gene_ensembl dataset). </w:t>
      </w:r>
      <w:r w:rsidR="002C292C">
        <w:rPr>
          <w:rFonts w:eastAsia="Malgun Gothic" w:cs="Times New Roman"/>
          <w:color w:val="auto"/>
          <w:kern w:val="0"/>
          <w:szCs w:val="24"/>
          <w:lang w:eastAsia="ja-JP"/>
          <w14:ligatures w14:val="none"/>
        </w:rPr>
        <w:t>Since</w:t>
      </w:r>
      <w:r w:rsidR="00AC52FC" w:rsidRPr="00AC52FC">
        <w:rPr>
          <w:rFonts w:eastAsia="Malgun Gothic" w:cs="Times New Roman"/>
          <w:color w:val="auto"/>
          <w:kern w:val="0"/>
          <w:szCs w:val="24"/>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A85F90">
        <w:rPr>
          <w:rFonts w:eastAsia="Malgun Gothic" w:cs="Times New Roman"/>
          <w:i/>
          <w:iCs/>
          <w:color w:val="auto"/>
          <w:kern w:val="0"/>
          <w:szCs w:val="24"/>
          <w:lang w:eastAsia="ja-JP"/>
          <w14:ligatures w14:val="none"/>
        </w:rPr>
        <w:t>A. ocellaris</w:t>
      </w:r>
      <w:r w:rsidR="00AC52FC" w:rsidRPr="00AC52FC">
        <w:rPr>
          <w:rFonts w:eastAsia="Malgun Gothic" w:cs="Times New Roman"/>
          <w:color w:val="auto"/>
          <w:kern w:val="0"/>
          <w:szCs w:val="24"/>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Default="00520F12" w:rsidP="00AC52FC">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Gene Expression Modules</w:t>
      </w:r>
    </w:p>
    <w:p w14:paraId="7F111C2B" w14:textId="4A8E232C" w:rsidR="00FD437F" w:rsidRPr="00795D6D" w:rsidRDefault="00A23928"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 xml:space="preserve">GO gene expression modules were defined as all genes sharing </w:t>
      </w:r>
      <w:r w:rsidR="00CD2B72">
        <w:rPr>
          <w:rFonts w:eastAsia="Malgun Gothic" w:cs="Times New Roman"/>
          <w:color w:val="auto"/>
          <w:kern w:val="0"/>
          <w:szCs w:val="24"/>
          <w:lang w:eastAsia="ja-JP"/>
          <w14:ligatures w14:val="none"/>
        </w:rPr>
        <w:t>the same GO ID</w:t>
      </w:r>
      <w:r w:rsidR="00E2315F">
        <w:rPr>
          <w:rFonts w:eastAsia="Malgun Gothic" w:cs="Times New Roman"/>
          <w:color w:val="auto"/>
          <w:kern w:val="0"/>
          <w:szCs w:val="24"/>
          <w:lang w:eastAsia="ja-JP"/>
          <w14:ligatures w14:val="none"/>
        </w:rPr>
        <w:t xml:space="preserve"> as described above</w:t>
      </w:r>
      <w:r w:rsidR="00CD2B72">
        <w:rPr>
          <w:rFonts w:eastAsia="Malgun Gothic" w:cs="Times New Roman"/>
          <w:color w:val="auto"/>
          <w:kern w:val="0"/>
          <w:szCs w:val="24"/>
          <w:lang w:eastAsia="ja-JP"/>
          <w14:ligatures w14:val="none"/>
        </w:rPr>
        <w:t>. To calculate a GO module score, we next used the R package “AUCell”</w:t>
      </w:r>
      <w:r w:rsidR="00085C8E">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{"citationID":"MzIaNPka","properties":{"unsorted":false,"formattedCitation":"(51)","plainCitation":"(51)","noteIndex":0},"citationItems":[{"id":6497,"uris":["http://zotero.org/users/11313215/items/78AJKUSI"],"itemData":{"id":6497,"type":"article-journal","abstract":"SCENIC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Pr>
          <w:rFonts w:eastAsia="Malgun Gothic" w:cs="Times New Roman"/>
          <w:color w:val="auto"/>
          <w:kern w:val="0"/>
          <w:szCs w:val="24"/>
          <w:lang w:eastAsia="ja-JP"/>
          <w14:ligatures w14:val="none"/>
        </w:rPr>
        <w:fldChar w:fldCharType="separate"/>
      </w:r>
      <w:r w:rsidR="009112E5">
        <w:rPr>
          <w:rFonts w:cs="Times New Roman"/>
          <w:lang w:eastAsia="ja-JP"/>
        </w:rPr>
        <w:t>(51)</w:t>
      </w:r>
      <w:r w:rsidR="00085C8E">
        <w:rPr>
          <w:rFonts w:eastAsia="Malgun Gothic" w:cs="Times New Roman"/>
          <w:color w:val="auto"/>
          <w:kern w:val="0"/>
          <w:szCs w:val="24"/>
          <w:lang w:eastAsia="ja-JP"/>
          <w14:ligatures w14:val="none"/>
        </w:rPr>
        <w:fldChar w:fldCharType="end"/>
      </w:r>
      <w:r w:rsidR="009402D1">
        <w:rPr>
          <w:rFonts w:eastAsia="Malgun Gothic" w:cs="Times New Roman"/>
          <w:color w:val="auto"/>
          <w:kern w:val="0"/>
          <w:szCs w:val="24"/>
          <w:lang w:eastAsia="ja-JP"/>
          <w14:ligatures w14:val="none"/>
        </w:rPr>
        <w:t xml:space="preserve"> to</w:t>
      </w:r>
      <w:r w:rsidR="00A5211F">
        <w:rPr>
          <w:rFonts w:eastAsia="Malgun Gothic" w:cs="Times New Roman"/>
          <w:color w:val="auto"/>
          <w:kern w:val="0"/>
          <w:szCs w:val="24"/>
          <w:lang w:eastAsia="ja-JP"/>
          <w14:ligatures w14:val="none"/>
        </w:rPr>
        <w:t xml:space="preserve"> first </w:t>
      </w:r>
      <w:r w:rsidR="00287C69">
        <w:rPr>
          <w:rFonts w:eastAsia="Malgun Gothic" w:cs="Times New Roman"/>
          <w:color w:val="auto"/>
          <w:kern w:val="0"/>
          <w:szCs w:val="24"/>
          <w:lang w:eastAsia="ja-JP"/>
          <w14:ligatures w14:val="none"/>
        </w:rPr>
        <w:t xml:space="preserve">build </w:t>
      </w:r>
      <w:r w:rsidR="00E2315F">
        <w:rPr>
          <w:rFonts w:eastAsia="Malgun Gothic" w:cs="Times New Roman"/>
          <w:color w:val="auto"/>
          <w:kern w:val="0"/>
          <w:szCs w:val="24"/>
          <w:lang w:eastAsia="ja-JP"/>
          <w14:ligatures w14:val="none"/>
        </w:rPr>
        <w:t xml:space="preserve">gene expression </w:t>
      </w:r>
      <w:r w:rsidR="00287C69">
        <w:rPr>
          <w:rFonts w:eastAsia="Malgun Gothic" w:cs="Times New Roman"/>
          <w:color w:val="auto"/>
          <w:kern w:val="0"/>
          <w:szCs w:val="24"/>
          <w:lang w:eastAsia="ja-JP"/>
          <w14:ligatures w14:val="none"/>
        </w:rPr>
        <w:t xml:space="preserve">rankings </w:t>
      </w:r>
      <w:r w:rsidR="005F1690">
        <w:rPr>
          <w:rFonts w:eastAsia="Malgun Gothic" w:cs="Times New Roman"/>
          <w:color w:val="auto"/>
          <w:kern w:val="0"/>
          <w:szCs w:val="24"/>
          <w:lang w:eastAsia="ja-JP"/>
          <w14:ligatures w14:val="none"/>
        </w:rPr>
        <w:t>from</w:t>
      </w:r>
      <w:r w:rsidR="00287C69">
        <w:rPr>
          <w:rFonts w:eastAsia="Malgun Gothic" w:cs="Times New Roman"/>
          <w:color w:val="auto"/>
          <w:kern w:val="0"/>
          <w:szCs w:val="24"/>
          <w:lang w:eastAsia="ja-JP"/>
          <w14:ligatures w14:val="none"/>
        </w:rPr>
        <w:t xml:space="preserve"> the </w:t>
      </w:r>
      <w:r w:rsidR="005F1690">
        <w:rPr>
          <w:rFonts w:eastAsia="Malgun Gothic" w:cs="Times New Roman"/>
          <w:color w:val="auto"/>
          <w:kern w:val="0"/>
          <w:szCs w:val="24"/>
          <w:lang w:eastAsia="ja-JP"/>
          <w14:ligatures w14:val="none"/>
        </w:rPr>
        <w:t xml:space="preserve">normalized </w:t>
      </w:r>
      <w:r w:rsidR="00287C69">
        <w:rPr>
          <w:rFonts w:eastAsia="Malgun Gothic" w:cs="Times New Roman"/>
          <w:color w:val="auto"/>
          <w:kern w:val="0"/>
          <w:szCs w:val="24"/>
          <w:lang w:eastAsia="ja-JP"/>
          <w14:ligatures w14:val="none"/>
        </w:rPr>
        <w:t xml:space="preserve">RNA </w:t>
      </w:r>
      <w:r w:rsidR="005F1690">
        <w:rPr>
          <w:rFonts w:eastAsia="Malgun Gothic" w:cs="Times New Roman"/>
          <w:color w:val="auto"/>
          <w:kern w:val="0"/>
          <w:szCs w:val="24"/>
          <w:lang w:eastAsia="ja-JP"/>
          <w14:ligatures w14:val="none"/>
        </w:rPr>
        <w:t>expression</w:t>
      </w:r>
      <w:r w:rsidR="00287C69">
        <w:rPr>
          <w:rFonts w:eastAsia="Malgun Gothic" w:cs="Times New Roman"/>
          <w:color w:val="auto"/>
          <w:kern w:val="0"/>
          <w:szCs w:val="24"/>
          <w:lang w:eastAsia="ja-JP"/>
          <w14:ligatures w14:val="none"/>
        </w:rPr>
        <w:t xml:space="preserve"> matrix</w:t>
      </w:r>
      <w:r w:rsidR="006648A8">
        <w:rPr>
          <w:rFonts w:eastAsia="Malgun Gothic" w:cs="Times New Roman"/>
          <w:color w:val="auto"/>
          <w:kern w:val="0"/>
          <w:szCs w:val="24"/>
          <w:lang w:eastAsia="ja-JP"/>
          <w14:ligatures w14:val="none"/>
        </w:rPr>
        <w:t xml:space="preserve"> (</w:t>
      </w:r>
      <w:r w:rsidR="00E540CF">
        <w:rPr>
          <w:rFonts w:eastAsia="Malgun Gothic" w:cs="Times New Roman"/>
          <w:color w:val="auto"/>
          <w:kern w:val="0"/>
          <w:szCs w:val="24"/>
          <w:lang w:eastAsia="ja-JP"/>
          <w14:ligatures w14:val="none"/>
        </w:rPr>
        <w:t xml:space="preserve">AUCell_buildRankings) </w:t>
      </w:r>
      <w:r w:rsidR="006648A8">
        <w:rPr>
          <w:rFonts w:eastAsia="Malgun Gothic" w:cs="Times New Roman"/>
          <w:color w:val="auto"/>
          <w:kern w:val="0"/>
          <w:szCs w:val="24"/>
          <w:lang w:eastAsia="ja-JP"/>
          <w14:ligatures w14:val="none"/>
        </w:rPr>
        <w:t>and then</w:t>
      </w:r>
      <w:r w:rsidR="009402D1">
        <w:rPr>
          <w:rFonts w:eastAsia="Malgun Gothic" w:cs="Times New Roman"/>
          <w:color w:val="auto"/>
          <w:kern w:val="0"/>
          <w:szCs w:val="24"/>
          <w:lang w:eastAsia="ja-JP"/>
          <w14:ligatures w14:val="none"/>
        </w:rPr>
        <w:t xml:space="preserve"> calculate </w:t>
      </w:r>
      <w:r w:rsidR="00A5211F">
        <w:rPr>
          <w:rFonts w:eastAsia="Malgun Gothic" w:cs="Times New Roman"/>
          <w:color w:val="auto"/>
          <w:kern w:val="0"/>
          <w:szCs w:val="24"/>
          <w:lang w:eastAsia="ja-JP"/>
          <w14:ligatures w14:val="none"/>
        </w:rPr>
        <w:t>AUC scores for each cell (AUCell_calcAUC)</w:t>
      </w:r>
      <w:r w:rsidR="006648A8">
        <w:rPr>
          <w:rFonts w:eastAsia="Malgun Gothic" w:cs="Times New Roman"/>
          <w:color w:val="auto"/>
          <w:kern w:val="0"/>
          <w:szCs w:val="24"/>
          <w:lang w:eastAsia="ja-JP"/>
          <w14:ligatures w14:val="none"/>
        </w:rPr>
        <w:t xml:space="preserve"> given </w:t>
      </w:r>
      <w:r w:rsidR="00E540CF">
        <w:rPr>
          <w:rFonts w:eastAsia="Malgun Gothic" w:cs="Times New Roman"/>
          <w:color w:val="auto"/>
          <w:kern w:val="0"/>
          <w:szCs w:val="24"/>
          <w:lang w:eastAsia="ja-JP"/>
          <w14:ligatures w14:val="none"/>
        </w:rPr>
        <w:t>the set of genes included in the GO module described above.</w:t>
      </w:r>
      <w:r w:rsidR="00F457F3">
        <w:rPr>
          <w:rFonts w:eastAsia="Malgun Gothic" w:cs="Times New Roman"/>
          <w:color w:val="auto"/>
          <w:kern w:val="0"/>
          <w:szCs w:val="24"/>
          <w:lang w:eastAsia="ja-JP"/>
          <w14:ligatures w14:val="none"/>
        </w:rPr>
        <w:t xml:space="preserve"> Differences in phase</w:t>
      </w:r>
      <w:r w:rsidR="00E540CF">
        <w:rPr>
          <w:rFonts w:eastAsia="Malgun Gothic" w:cs="Times New Roman"/>
          <w:color w:val="auto"/>
          <w:kern w:val="0"/>
          <w:szCs w:val="24"/>
          <w:lang w:eastAsia="ja-JP"/>
          <w14:ligatures w14:val="none"/>
        </w:rPr>
        <w:t xml:space="preserve"> were </w:t>
      </w:r>
      <w:r w:rsidR="00E540CF">
        <w:rPr>
          <w:rFonts w:eastAsia="Malgun Gothic" w:cs="Times New Roman"/>
          <w:color w:val="auto"/>
          <w:kern w:val="0"/>
          <w:szCs w:val="24"/>
          <w:lang w:eastAsia="ja-JP"/>
          <w14:ligatures w14:val="none"/>
        </w:rPr>
        <w:lastRenderedPageBreak/>
        <w:t xml:space="preserve">calculated </w:t>
      </w:r>
      <w:r w:rsidR="00C869E2">
        <w:rPr>
          <w:rFonts w:eastAsia="Malgun Gothic" w:cs="Times New Roman"/>
          <w:color w:val="auto"/>
          <w:kern w:val="0"/>
          <w:szCs w:val="24"/>
          <w:lang w:eastAsia="ja-JP"/>
          <w14:ligatures w14:val="none"/>
        </w:rPr>
        <w:t xml:space="preserve">by taking the mean AUCell score for each individual and </w:t>
      </w:r>
      <w:r w:rsidR="007D0AAA">
        <w:rPr>
          <w:rFonts w:eastAsia="Malgun Gothic" w:cs="Times New Roman"/>
          <w:color w:val="auto"/>
          <w:kern w:val="0"/>
          <w:szCs w:val="24"/>
          <w:lang w:eastAsia="ja-JP"/>
          <w14:ligatures w14:val="none"/>
        </w:rPr>
        <w:t xml:space="preserve">fitting the mean AUCell score by phase in a fixed effects linear </w:t>
      </w:r>
      <w:commentRangeStart w:id="212"/>
      <w:r w:rsidR="007D0AAA">
        <w:rPr>
          <w:rFonts w:eastAsia="Malgun Gothic" w:cs="Times New Roman"/>
          <w:color w:val="auto"/>
          <w:kern w:val="0"/>
          <w:szCs w:val="24"/>
          <w:lang w:eastAsia="ja-JP"/>
          <w14:ligatures w14:val="none"/>
        </w:rPr>
        <w:t>model</w:t>
      </w:r>
      <w:commentRangeEnd w:id="212"/>
      <w:r w:rsidR="00C84A09">
        <w:rPr>
          <w:rStyle w:val="CommentReference"/>
          <w:rFonts w:eastAsia="Malgun Gothic" w:cs="Times New Roman"/>
          <w:color w:val="auto"/>
          <w:kern w:val="0"/>
          <w:sz w:val="24"/>
          <w:szCs w:val="24"/>
          <w:lang w:eastAsia="ja-JP"/>
          <w14:ligatures w14:val="none"/>
        </w:rPr>
        <w:commentReference w:id="212"/>
      </w:r>
      <w:r w:rsidR="007D0AAA">
        <w:rPr>
          <w:rFonts w:eastAsia="Malgun Gothic" w:cs="Times New Roman"/>
          <w:color w:val="auto"/>
          <w:kern w:val="0"/>
          <w:szCs w:val="24"/>
          <w:lang w:eastAsia="ja-JP"/>
          <w14:ligatures w14:val="none"/>
        </w:rPr>
        <w:t xml:space="preserve">. </w:t>
      </w:r>
    </w:p>
    <w:p w14:paraId="7CC262A9" w14:textId="36EE4699" w:rsidR="00166663" w:rsidRPr="00166663" w:rsidRDefault="00166663" w:rsidP="00166663">
      <w:pPr>
        <w:rPr>
          <w:b/>
          <w:bCs/>
        </w:rPr>
      </w:pPr>
      <w:r w:rsidRPr="00166663">
        <w:rPr>
          <w:b/>
          <w:bCs/>
        </w:rPr>
        <w:t xml:space="preserve">Candidate </w:t>
      </w:r>
      <w:r>
        <w:rPr>
          <w:b/>
          <w:bCs/>
        </w:rPr>
        <w:t>T</w:t>
      </w:r>
      <w:r w:rsidRPr="00166663">
        <w:rPr>
          <w:b/>
          <w:bCs/>
        </w:rPr>
        <w:t xml:space="preserve">ranscription </w:t>
      </w:r>
      <w:r>
        <w:rPr>
          <w:b/>
          <w:bCs/>
        </w:rPr>
        <w:t>F</w:t>
      </w:r>
      <w:r w:rsidRPr="00166663">
        <w:rPr>
          <w:b/>
          <w:bCs/>
        </w:rPr>
        <w:t xml:space="preserve">actor </w:t>
      </w:r>
      <w:r>
        <w:rPr>
          <w:b/>
          <w:bCs/>
        </w:rPr>
        <w:t>R</w:t>
      </w:r>
      <w:r w:rsidRPr="00166663">
        <w:rPr>
          <w:b/>
          <w:bCs/>
        </w:rPr>
        <w:t xml:space="preserve">egulatory </w:t>
      </w:r>
      <w:r>
        <w:rPr>
          <w:b/>
          <w:bCs/>
        </w:rPr>
        <w:t>N</w:t>
      </w:r>
      <w:r w:rsidRPr="00166663">
        <w:rPr>
          <w:b/>
          <w:bCs/>
        </w:rPr>
        <w:t xml:space="preserve">etwork </w:t>
      </w:r>
      <w:r>
        <w:rPr>
          <w:b/>
          <w:bCs/>
        </w:rPr>
        <w:t>A</w:t>
      </w:r>
      <w:r w:rsidRPr="00166663">
        <w:rPr>
          <w:b/>
          <w:bCs/>
        </w:rPr>
        <w:t>nalysis</w:t>
      </w:r>
    </w:p>
    <w:p w14:paraId="484FF5D7" w14:textId="012F52FB" w:rsidR="00166663" w:rsidRPr="008D09A3" w:rsidRDefault="00166663" w:rsidP="00166663">
      <w:r w:rsidRPr="008D09A3">
        <w:t xml:space="preserve">To identify candidate transcriptional regulators of gene-expression changes in clusters </w:t>
      </w:r>
      <w:r>
        <w:t>1_RGC</w:t>
      </w:r>
      <w:r w:rsidRPr="008D09A3">
        <w:t xml:space="preserve"> and </w:t>
      </w:r>
      <w:r>
        <w:t>6_POA_Mixed</w:t>
      </w:r>
      <w:r w:rsidRPr="008D09A3">
        <w:t xml:space="preserve">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w:t>
      </w:r>
      <w:commentRangeStart w:id="213"/>
      <w:r w:rsidRPr="008D09A3">
        <w:t>Pearson’s correlation</w:t>
      </w:r>
      <w:commentRangeEnd w:id="213"/>
      <w:r w:rsidRPr="008D09A3">
        <w:rPr>
          <w:rStyle w:val="CommentReference"/>
          <w:sz w:val="24"/>
          <w:szCs w:val="30"/>
        </w:rPr>
        <w:commentReference w:id="213"/>
      </w:r>
      <w:r w:rsidRPr="008D09A3">
        <w:t>,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8D09A3" w:rsidRDefault="00166663" w:rsidP="00166663"/>
    <w:p w14:paraId="436B6ED9" w14:textId="77777777" w:rsidR="00166663" w:rsidRDefault="00166663" w:rsidP="00166663">
      <w:r w:rsidRPr="008D09A3">
        <w:rPr>
          <w:u w:val="single"/>
        </w:rPr>
        <w:t>Transcription factor motif annotation.</w:t>
      </w:r>
      <w:r w:rsidRPr="008D09A3">
        <w:t xml:space="preserve"> TF-binding motifs were annotated within the ATAC-seq dataset using Signac. ATAC peak sequences were referenced to the </w:t>
      </w:r>
      <w:r w:rsidRPr="00166663">
        <w:rPr>
          <w:i/>
          <w:iCs/>
        </w:rPr>
        <w:t>Amphiprion ocellaris</w:t>
      </w:r>
      <w:r w:rsidRPr="008D09A3">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Pr="00C81874">
        <w:rPr>
          <w:highlight w:val="yellow"/>
        </w:rPr>
        <w:t>xxKatie</w:t>
      </w:r>
      <w:r w:rsidRPr="008D09A3">
        <w:t xml:space="preserve">. Motif occurrences within ATAC peaks were identified using Signac::AddMotifs, with motif matching performed using motifmatchr, and the resulting peak-by-motif annotations were stored in the Motif object associated with the ATAC assay. </w:t>
      </w:r>
      <w:r w:rsidRPr="00C81874">
        <w:rPr>
          <w:highlight w:val="yellow"/>
        </w:rPr>
        <w:t>xxKatie</w:t>
      </w:r>
      <w:r w:rsidRPr="008D09A3">
        <w:t>: please confirm source/version and composition of motifs.pfm.</w:t>
      </w:r>
    </w:p>
    <w:p w14:paraId="0B8847C9" w14:textId="77777777" w:rsidR="00166663" w:rsidRPr="008D09A3" w:rsidRDefault="00166663" w:rsidP="00166663"/>
    <w:p w14:paraId="0636B267" w14:textId="77777777" w:rsidR="00166663" w:rsidRPr="008D09A3" w:rsidRDefault="00166663" w:rsidP="00166663">
      <w:pPr>
        <w:rPr>
          <w:u w:val="single"/>
        </w:rPr>
      </w:pPr>
      <w:r w:rsidRPr="008D09A3">
        <w:rPr>
          <w:u w:val="single"/>
        </w:rPr>
        <w:t>Regulatory network construction</w:t>
      </w:r>
    </w:p>
    <w:p w14:paraId="7B66DEB9" w14:textId="77777777" w:rsidR="00166663" w:rsidRPr="008D09A3" w:rsidRDefault="00166663" w:rsidP="00166663">
      <w:r w:rsidRPr="008D09A3">
        <w:t>For the regulatory analysis, motif-annotated ATAC peaks associated with each accessibility-supported target gene were used to identify candidate upstream TFs. Motif identities were mapped to TF genes represented in the RNA dataset using direct symbol matching, gene-name annotations, teleost paralog aliases, and manual mapping where necessary. TFs without a corresponding RNA feature in the dataset were excluded. RNA counts of candidate TFs were pseudobulked by individual within each cell cluster by summing counts across nuclei and normalizing to log2 counts per million (logCPM). Candidate TFs were required to have detectable expression in at least 50% of individuals.</w:t>
      </w:r>
    </w:p>
    <w:p w14:paraId="347B6016" w14:textId="77777777" w:rsidR="00166663" w:rsidRPr="008D09A3" w:rsidRDefault="00166663" w:rsidP="00166663"/>
    <w:p w14:paraId="7C21EFA6" w14:textId="77777777" w:rsidR="00166663" w:rsidRDefault="00166663" w:rsidP="00166663">
      <w:r w:rsidRPr="008D09A3">
        <w:t xml:space="preserve">We next evaluated Pearson’s correlations across individuals between pseudobulk TF expression and pseudobulk expression of each target gene. TF–target relationships were retained when |r| ≥ 0.40 and P ≤ 0.10. A candidate TF was not required to itself be differentially expressed </w:t>
      </w:r>
      <w:r>
        <w:t xml:space="preserve">across groups </w:t>
      </w:r>
      <w:r w:rsidRPr="008D09A3">
        <w:t>because TF activity may change without a corresponding change in transcript abundance. However, whether the TF was itself a DEG was retained as additional supporting information. Regulatory direction was inferred from the sign of the TF–target expression correlation. Positive TF–target correlations were classified as candidate activating relationships, whereas negative correlations were classified as candidate repressive relationships. The direction and magnitude of the independently determined peak-accessibility–target-gene expression correlation were retained alongside each relationship.</w:t>
      </w:r>
    </w:p>
    <w:p w14:paraId="3CF3B455" w14:textId="77777777" w:rsidR="00166663" w:rsidRPr="008D09A3" w:rsidRDefault="00166663" w:rsidP="00166663"/>
    <w:p w14:paraId="6C59F279" w14:textId="2ECADB56" w:rsidR="00166663" w:rsidRDefault="00166663" w:rsidP="00166663">
      <w:r w:rsidRPr="008D09A3">
        <w:t xml:space="preserve">Application of this accessibility-coupled analysis revealed different regulatory </w:t>
      </w:r>
      <w:r>
        <w:t>networks</w:t>
      </w:r>
      <w:r w:rsidRPr="008D09A3">
        <w:t xml:space="preserve"> in the two cell populations. </w:t>
      </w:r>
      <w:r>
        <w:t>1_RGC</w:t>
      </w:r>
      <w:r w:rsidRPr="008239B8">
        <w:t xml:space="preserve"> formed an extensive interconnected network of accessibility-supported TF–target relationships, whereas the corresponding relationships in </w:t>
      </w:r>
      <w:r>
        <w:t>6_POA_Mixed</w:t>
      </w:r>
      <w:r w:rsidRPr="008239B8">
        <w:t xml:space="preserve"> formed a more restricted set of modules.</w:t>
      </w:r>
      <w:r>
        <w:t xml:space="preserve"> </w:t>
      </w:r>
      <w:r w:rsidRPr="008D09A3">
        <w:t xml:space="preserve"> We therefore used the accessibility-supported relationships as the basis for the </w:t>
      </w:r>
      <w:r>
        <w:t>1_RGC</w:t>
      </w:r>
      <w:r w:rsidRPr="008D09A3">
        <w:t xml:space="preserve"> regulatory network but performed an additional analysis in </w:t>
      </w:r>
      <w:r>
        <w:t>6_POA_Mixed</w:t>
      </w:r>
      <w:r w:rsidRPr="008D09A3">
        <w:t xml:space="preserve"> to evaluate candidate TF regulation of DEGs whose expression was not significantly correlated with local chromatin accessibility. This complementary analysis was designed to identify regulation that could occur through variation in TF abundance or activity at chromatin regions that were already accessible, without requiring variation in chromatin accessibility itself to explain variation in target-gene expression.</w:t>
      </w:r>
    </w:p>
    <w:p w14:paraId="51B804BE" w14:textId="77777777" w:rsidR="00166663" w:rsidRPr="008D09A3" w:rsidRDefault="00166663" w:rsidP="00166663"/>
    <w:p w14:paraId="1B9ABF5F" w14:textId="64D6EAF7" w:rsidR="00166663" w:rsidRPr="008D09A3" w:rsidRDefault="00166663" w:rsidP="00166663">
      <w:r w:rsidRPr="008D09A3">
        <w:t xml:space="preserve">For this complementary </w:t>
      </w:r>
      <w:r>
        <w:t>6_POA_Mixed</w:t>
      </w:r>
      <w:r w:rsidRPr="008D09A3">
        <w:t xml:space="preserve"> analysis, we began with DEGs lacking a significant correlation between gene expression and accessibility of their locally associated ATAC peaks. Motifs within these peaks were used to identify candidate upstream TFs as described above, but peak accessibility was not required to correlate with target-gene expression. Instead, at least one associated motif-containing peak was required to be detectably accessible in ≥50% of eligible individuals, providing evidence that the candidate regulatory region was broadly accessible for potential TF binding. Candidate TFs were again required to have detectable expression in at least 50% of individuals, and TF–target relationships were retained when TF and target expression were correlated across individuals (|Pearson’s r| ≥ 0.40, P ≤ 0.10). As in the accessibility-coupled analysis, TFs were not required to themselves be DEGs, and positive and negative TF–target correlations were classified as candidate activating and repressive relationships, respectively.</w:t>
      </w:r>
    </w:p>
    <w:p w14:paraId="1AAC6AE4" w14:textId="77777777" w:rsidR="00166663" w:rsidRPr="008D09A3" w:rsidRDefault="00166663" w:rsidP="00166663"/>
    <w:p w14:paraId="638D7C53" w14:textId="55957738" w:rsidR="00166663" w:rsidRPr="008D09A3" w:rsidRDefault="00166663" w:rsidP="00166663">
      <w:r w:rsidRPr="008D09A3">
        <w:t xml:space="preserve">Network construction was guided by the regulatory architecture revealed by these analyses. For </w:t>
      </w:r>
      <w:r>
        <w:t>1_RGC</w:t>
      </w:r>
      <w:r w:rsidRPr="008D09A3">
        <w:t xml:space="preserve">, the network was restricted to accessibility-supported target genes and their candidate TF regulators because these relationships formed an extensive interconnected regulatory </w:t>
      </w:r>
      <w:r>
        <w:t>network</w:t>
      </w:r>
      <w:r w:rsidRPr="008D09A3">
        <w:t xml:space="preserve">. TFs were </w:t>
      </w:r>
      <w:r>
        <w:t>included only if they were</w:t>
      </w:r>
      <w:r w:rsidRPr="008D09A3">
        <w:t xml:space="preserve"> recurrent candidate regulatory hubs with at least three distinct accessibility-supported target genes. Because TFs could themselves be accessibility-supported target genes, TF-to-TF regulatory relationships were retained, allowing potential regulatory hierarchies to emerge. Pairwise Pearson correlations were then calculated across individuals among target genes already represented in each hub module, and strong coexpression relationships were retained at |r| ≥ 0.60 and P ≤ 0.05. No additional genes were introduced on the basis of coexpression. The resulting hub modules were combined into a single integrated </w:t>
      </w:r>
      <w:r>
        <w:t>1_RGC</w:t>
      </w:r>
      <w:r w:rsidRPr="008D09A3">
        <w:t xml:space="preserve"> network, with shared target genes represented once. Directed edges represent candidate TF–target regulatory relationships, whereas undirected dotted edges represent strong target–target expression correlations. Edge color indicates the sign of the correlation, and edge thickness is proportional to |r|.</w:t>
      </w:r>
    </w:p>
    <w:p w14:paraId="45E771A4" w14:textId="77777777" w:rsidR="00166663" w:rsidRPr="008D09A3" w:rsidRDefault="00166663" w:rsidP="00166663"/>
    <w:p w14:paraId="5AFF7339" w14:textId="668DBA8C" w:rsidR="00166663" w:rsidRDefault="00166663" w:rsidP="00166663">
      <w:r w:rsidRPr="008D09A3">
        <w:t>For</w:t>
      </w:r>
      <w:r>
        <w:t xml:space="preserve"> 6_POA_Mixed</w:t>
      </w:r>
      <w:r w:rsidRPr="008D09A3">
        <w:t xml:space="preserve">, candidate TF–target relationships from the two complementary analyses were integrated into a single regulatory network. The first class consisted of accessibility-coupled relationships, in which target-gene expression was significantly correlated with local chromatin accessibility. The second consisted of TF-associated relationships on accessible chromatin, in which the target was a DEG whose expression did not significantly correlate with local accessibility, but at least one associated motif-containing peak was accessible in ≥50% of individuals and TF expression correlated with target expression. Because the complete </w:t>
      </w:r>
      <w:r>
        <w:lastRenderedPageBreak/>
        <w:t xml:space="preserve">6_POA_Mixed </w:t>
      </w:r>
      <w:r w:rsidRPr="008D09A3">
        <w:t>network contained a large number of candidate relationships, the displayed network was focused on neuroendocrine genes implicated in regulation of the reproductive axis and retained their associated candidate regulators and connected targets. Solid directed edges denote accessibility-coupled relationships, whereas dashed directed edges denote TF-associated relationships on accessible chromatin without significant accessibility–expression coupling. Edge color indicates the sign of the TF–target correlation, and edge thickness is proportional to |r|.</w:t>
      </w:r>
    </w:p>
    <w:p w14:paraId="7BB849FB" w14:textId="77777777" w:rsidR="00C84A09" w:rsidRDefault="00C84A09" w:rsidP="00E051B3">
      <w:pPr>
        <w:spacing w:after="160"/>
        <w:rPr>
          <w:rFonts w:eastAsia="Malgun Gothic" w:cs="Times New Roman"/>
          <w:b/>
          <w:bCs/>
          <w:color w:val="auto"/>
          <w:kern w:val="0"/>
          <w:szCs w:val="24"/>
          <w:lang w:eastAsia="ja-JP"/>
          <w14:ligatures w14:val="none"/>
        </w:rPr>
      </w:pPr>
    </w:p>
    <w:p w14:paraId="374C1D7D" w14:textId="28A5CD0E" w:rsidR="002F2A67" w:rsidRPr="00345212" w:rsidRDefault="003452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Data Availability</w:t>
      </w:r>
    </w:p>
    <w:p w14:paraId="0666ED6B" w14:textId="20BB035B" w:rsidR="004B14B0" w:rsidRPr="00555E1C" w:rsidRDefault="00555E1C" w:rsidP="004816FA">
      <w:r w:rsidRPr="00555E1C">
        <w:rPr>
          <w:highlight w:val="yellow"/>
        </w:rPr>
        <w:t>(…) I will make a Github repo</w:t>
      </w:r>
      <w:r w:rsidR="00E46755">
        <w:rPr>
          <w:highlight w:val="yellow"/>
        </w:rPr>
        <w:t xml:space="preserve"> and</w:t>
      </w:r>
      <w:r w:rsidR="00166663">
        <w:rPr>
          <w:highlight w:val="yellow"/>
        </w:rPr>
        <w:t xml:space="preserve"> </w:t>
      </w:r>
      <w:r w:rsidR="00E46755">
        <w:rPr>
          <w:highlight w:val="yellow"/>
        </w:rPr>
        <w:t>GEO</w:t>
      </w:r>
      <w:r w:rsidR="00166663">
        <w:rPr>
          <w:highlight w:val="yellow"/>
        </w:rPr>
        <w:t>/ Zenodo deposit</w:t>
      </w:r>
      <w:r w:rsidRPr="00555E1C">
        <w:rPr>
          <w:highlight w:val="yellow"/>
        </w:rPr>
        <w:t xml:space="preserve"> when we are done</w:t>
      </w:r>
    </w:p>
    <w:p w14:paraId="348E09AE" w14:textId="77777777" w:rsidR="0066495D" w:rsidRDefault="0066495D" w:rsidP="0066495D">
      <w:pPr>
        <w:rPr>
          <w:b/>
          <w:bCs/>
        </w:rPr>
      </w:pPr>
    </w:p>
    <w:p w14:paraId="123DFFEE" w14:textId="77777777" w:rsidR="0066495D" w:rsidRDefault="0066495D">
      <w:pPr>
        <w:rPr>
          <w:b/>
          <w:bCs/>
        </w:rPr>
      </w:pPr>
      <w:r>
        <w:rPr>
          <w:b/>
          <w:bCs/>
        </w:rPr>
        <w:br w:type="page"/>
      </w:r>
    </w:p>
    <w:p w14:paraId="5D59D4FF" w14:textId="77777777" w:rsidR="0066495D" w:rsidRDefault="0066495D" w:rsidP="0066495D">
      <w:pPr>
        <w:rPr>
          <w:b/>
          <w:bCs/>
        </w:rPr>
      </w:pPr>
      <w:r>
        <w:rPr>
          <w:b/>
          <w:bCs/>
        </w:rPr>
        <w:lastRenderedPageBreak/>
        <w:t>References</w:t>
      </w:r>
    </w:p>
    <w:p w14:paraId="3587F49B" w14:textId="77777777" w:rsidR="000260E3" w:rsidRPr="000260E3" w:rsidRDefault="004F6DBB" w:rsidP="000260E3">
      <w:pPr>
        <w:pStyle w:val="Bibliography"/>
        <w:rPr>
          <w:color w:val="auto"/>
        </w:rPr>
      </w:pPr>
      <w:r>
        <w:fldChar w:fldCharType="begin"/>
      </w:r>
      <w:r>
        <w:instrText xml:space="preserve"> ADDIN ZOTERO_BIBL {"uncited":[],"omitted":[],"custom":[]} CSL_BIBLIOGRAPHY </w:instrText>
      </w:r>
      <w:r>
        <w:fldChar w:fldCharType="separate"/>
      </w:r>
      <w:r w:rsidR="000260E3" w:rsidRPr="000260E3">
        <w:rPr>
          <w:color w:val="auto"/>
        </w:rPr>
        <w:t xml:space="preserve">1. </w:t>
      </w:r>
      <w:r w:rsidR="000260E3" w:rsidRPr="000260E3">
        <w:rPr>
          <w:color w:val="auto"/>
        </w:rPr>
        <w:tab/>
        <w:t xml:space="preserve">J. Godwin, Neuroendocrinology of sexual plasticity in teleost fishes. </w:t>
      </w:r>
      <w:r w:rsidR="000260E3" w:rsidRPr="000260E3">
        <w:rPr>
          <w:i/>
          <w:iCs/>
          <w:color w:val="auto"/>
        </w:rPr>
        <w:t>Frontiers in Neuroendocrinology</w:t>
      </w:r>
      <w:r w:rsidR="000260E3" w:rsidRPr="000260E3">
        <w:rPr>
          <w:color w:val="auto"/>
        </w:rPr>
        <w:t xml:space="preserve"> </w:t>
      </w:r>
      <w:r w:rsidR="000260E3" w:rsidRPr="000260E3">
        <w:rPr>
          <w:b/>
          <w:bCs/>
          <w:color w:val="auto"/>
        </w:rPr>
        <w:t>31</w:t>
      </w:r>
      <w:r w:rsidR="000260E3" w:rsidRPr="000260E3">
        <w:rPr>
          <w:color w:val="auto"/>
        </w:rPr>
        <w:t>, 203–216 (2010).</w:t>
      </w:r>
    </w:p>
    <w:p w14:paraId="3BBFA0FF" w14:textId="77777777" w:rsidR="000260E3" w:rsidRPr="000260E3" w:rsidRDefault="000260E3" w:rsidP="000260E3">
      <w:pPr>
        <w:pStyle w:val="Bibliography"/>
        <w:rPr>
          <w:color w:val="auto"/>
        </w:rPr>
      </w:pPr>
      <w:r w:rsidRPr="000260E3">
        <w:rPr>
          <w:color w:val="auto"/>
        </w:rPr>
        <w:t xml:space="preserve">2. </w:t>
      </w:r>
      <w:r w:rsidRPr="000260E3">
        <w:rPr>
          <w:color w:val="auto"/>
        </w:rPr>
        <w:tab/>
        <w:t xml:space="preserve">G. J. Graham, J. S. Rhodes, Plasticity of brain sexual dimorphism as revealed by sex changing fish. </w:t>
      </w:r>
      <w:r w:rsidRPr="000260E3">
        <w:rPr>
          <w:i/>
          <w:iCs/>
          <w:color w:val="auto"/>
        </w:rPr>
        <w:t>Current Opinion in Neurobiology</w:t>
      </w:r>
      <w:r w:rsidRPr="000260E3">
        <w:rPr>
          <w:color w:val="auto"/>
        </w:rPr>
        <w:t xml:space="preserve"> </w:t>
      </w:r>
      <w:r w:rsidRPr="000260E3">
        <w:rPr>
          <w:b/>
          <w:bCs/>
          <w:color w:val="auto"/>
        </w:rPr>
        <w:t>94</w:t>
      </w:r>
      <w:r w:rsidRPr="000260E3">
        <w:rPr>
          <w:color w:val="auto"/>
        </w:rPr>
        <w:t>, 103094 (2025).</w:t>
      </w:r>
    </w:p>
    <w:p w14:paraId="41902370" w14:textId="77777777" w:rsidR="000260E3" w:rsidRPr="000260E3" w:rsidRDefault="000260E3" w:rsidP="000260E3">
      <w:pPr>
        <w:pStyle w:val="Bibliography"/>
        <w:rPr>
          <w:color w:val="auto"/>
        </w:rPr>
      </w:pPr>
      <w:r w:rsidRPr="000260E3">
        <w:rPr>
          <w:color w:val="auto"/>
        </w:rPr>
        <w:t xml:space="preserve">3. </w:t>
      </w:r>
      <w:r w:rsidRPr="000260E3">
        <w:rPr>
          <w:color w:val="auto"/>
        </w:rPr>
        <w:tab/>
        <w:t xml:space="preserve">C. G. Parker, J. S. Lee, A. R. Histed, S. E. Craig, J. S. Rhodes, Stable and persistent male-like behavior during male-to-female sex change in the common clownfish Amphiprion ocellaris. </w:t>
      </w:r>
      <w:r w:rsidRPr="000260E3">
        <w:rPr>
          <w:i/>
          <w:iCs/>
          <w:color w:val="auto"/>
        </w:rPr>
        <w:t>Hormones and Behavior</w:t>
      </w:r>
      <w:r w:rsidRPr="000260E3">
        <w:rPr>
          <w:color w:val="auto"/>
        </w:rPr>
        <w:t xml:space="preserve"> </w:t>
      </w:r>
      <w:r w:rsidRPr="000260E3">
        <w:rPr>
          <w:b/>
          <w:bCs/>
          <w:color w:val="auto"/>
        </w:rPr>
        <w:t>145</w:t>
      </w:r>
      <w:r w:rsidRPr="000260E3">
        <w:rPr>
          <w:color w:val="auto"/>
        </w:rPr>
        <w:t>, 105239 (2022).</w:t>
      </w:r>
    </w:p>
    <w:p w14:paraId="51AC607E" w14:textId="77777777" w:rsidR="000260E3" w:rsidRPr="000260E3" w:rsidRDefault="000260E3" w:rsidP="000260E3">
      <w:pPr>
        <w:pStyle w:val="Bibliography"/>
        <w:rPr>
          <w:color w:val="auto"/>
        </w:rPr>
      </w:pPr>
      <w:r w:rsidRPr="000260E3">
        <w:rPr>
          <w:color w:val="auto"/>
        </w:rPr>
        <w:t xml:space="preserve">4. </w:t>
      </w:r>
      <w:r w:rsidRPr="000260E3">
        <w:rPr>
          <w:color w:val="auto"/>
        </w:rPr>
        <w:tab/>
        <w:t xml:space="preserve">C. G. Parker, </w:t>
      </w:r>
      <w:r w:rsidRPr="000260E3">
        <w:rPr>
          <w:i/>
          <w:iCs/>
          <w:color w:val="auto"/>
        </w:rPr>
        <w:t>et al.</w:t>
      </w:r>
      <w:r w:rsidRPr="000260E3">
        <w:rPr>
          <w:color w:val="auto"/>
        </w:rPr>
        <w:t xml:space="preserve">, New cells added to the preoptic area during sex change in the common clownfish Amphiprion ocellaris. </w:t>
      </w:r>
      <w:r w:rsidRPr="000260E3">
        <w:rPr>
          <w:i/>
          <w:iCs/>
          <w:color w:val="auto"/>
        </w:rPr>
        <w:t>General and Comparative Endocrinology</w:t>
      </w:r>
      <w:r w:rsidRPr="000260E3">
        <w:rPr>
          <w:color w:val="auto"/>
        </w:rPr>
        <w:t xml:space="preserve"> </w:t>
      </w:r>
      <w:r w:rsidRPr="000260E3">
        <w:rPr>
          <w:b/>
          <w:bCs/>
          <w:color w:val="auto"/>
        </w:rPr>
        <w:t>333</w:t>
      </w:r>
      <w:r w:rsidRPr="000260E3">
        <w:rPr>
          <w:color w:val="auto"/>
        </w:rPr>
        <w:t>, 114185 (2023).</w:t>
      </w:r>
    </w:p>
    <w:p w14:paraId="5CFEB5B0" w14:textId="77777777" w:rsidR="000260E3" w:rsidRPr="000260E3" w:rsidRDefault="000260E3" w:rsidP="000260E3">
      <w:pPr>
        <w:pStyle w:val="Bibliography"/>
        <w:rPr>
          <w:color w:val="auto"/>
        </w:rPr>
      </w:pPr>
      <w:r w:rsidRPr="000260E3">
        <w:rPr>
          <w:color w:val="auto"/>
        </w:rPr>
        <w:t xml:space="preserve">5. </w:t>
      </w:r>
      <w:r w:rsidRPr="000260E3">
        <w:rPr>
          <w:color w:val="auto"/>
        </w:rPr>
        <w:tab/>
        <w:t xml:space="preserve">C. G. Parker, </w:t>
      </w:r>
      <w:r w:rsidRPr="000260E3">
        <w:rPr>
          <w:i/>
          <w:iCs/>
          <w:color w:val="auto"/>
        </w:rPr>
        <w:t>et al.</w:t>
      </w:r>
      <w:r w:rsidRPr="000260E3">
        <w:rPr>
          <w:color w:val="auto"/>
        </w:rPr>
        <w:t xml:space="preserve">, Adult sex change leads to extensive forebrain reorganization in clownfish. </w:t>
      </w:r>
      <w:r w:rsidRPr="000260E3">
        <w:rPr>
          <w:i/>
          <w:iCs/>
          <w:color w:val="auto"/>
        </w:rPr>
        <w:t>Biol Sex Differ</w:t>
      </w:r>
      <w:r w:rsidRPr="000260E3">
        <w:rPr>
          <w:color w:val="auto"/>
        </w:rPr>
        <w:t xml:space="preserve"> </w:t>
      </w:r>
      <w:r w:rsidRPr="000260E3">
        <w:rPr>
          <w:b/>
          <w:bCs/>
          <w:color w:val="auto"/>
        </w:rPr>
        <w:t>15</w:t>
      </w:r>
      <w:r w:rsidRPr="000260E3">
        <w:rPr>
          <w:color w:val="auto"/>
        </w:rPr>
        <w:t>, 58 (2024).</w:t>
      </w:r>
    </w:p>
    <w:p w14:paraId="328CFAB4" w14:textId="77777777" w:rsidR="000260E3" w:rsidRPr="000260E3" w:rsidRDefault="000260E3" w:rsidP="000260E3">
      <w:pPr>
        <w:pStyle w:val="Bibliography"/>
        <w:rPr>
          <w:color w:val="auto"/>
        </w:rPr>
      </w:pPr>
      <w:r w:rsidRPr="000260E3">
        <w:rPr>
          <w:color w:val="auto"/>
        </w:rPr>
        <w:t xml:space="preserve">6. </w:t>
      </w:r>
      <w:r w:rsidRPr="000260E3">
        <w:rPr>
          <w:color w:val="auto"/>
        </w:rPr>
        <w:tab/>
        <w:t xml:space="preserve">E. Phillips, R. DeAngelis, J. V. Gogola, J. S. Rhodes, Spontaneous alloparental care of unrelated offspring by non-breeding Amphiprion ocellaris in absence of the biological parents. </w:t>
      </w:r>
      <w:r w:rsidRPr="000260E3">
        <w:rPr>
          <w:i/>
          <w:iCs/>
          <w:color w:val="auto"/>
        </w:rPr>
        <w:t>Sci Rep</w:t>
      </w:r>
      <w:r w:rsidRPr="000260E3">
        <w:rPr>
          <w:color w:val="auto"/>
        </w:rPr>
        <w:t xml:space="preserve"> </w:t>
      </w:r>
      <w:r w:rsidRPr="000260E3">
        <w:rPr>
          <w:b/>
          <w:bCs/>
          <w:color w:val="auto"/>
        </w:rPr>
        <w:t>10</w:t>
      </w:r>
      <w:r w:rsidRPr="000260E3">
        <w:rPr>
          <w:color w:val="auto"/>
        </w:rPr>
        <w:t>, 4610 (2020).</w:t>
      </w:r>
    </w:p>
    <w:p w14:paraId="657A9618" w14:textId="77777777" w:rsidR="000260E3" w:rsidRPr="000260E3" w:rsidRDefault="000260E3" w:rsidP="000260E3">
      <w:pPr>
        <w:pStyle w:val="Bibliography"/>
        <w:rPr>
          <w:color w:val="auto"/>
        </w:rPr>
      </w:pPr>
      <w:r w:rsidRPr="000260E3">
        <w:rPr>
          <w:color w:val="auto"/>
        </w:rPr>
        <w:t xml:space="preserve">7. </w:t>
      </w:r>
      <w:r w:rsidRPr="000260E3">
        <w:rPr>
          <w:color w:val="auto"/>
        </w:rPr>
        <w:tab/>
        <w:t xml:space="preserve">R. DeAngelis, J. S. Rhodes, Sex Differences in Steroid Hormones and Parental Effort across the Breeding Cycle in </w:t>
      </w:r>
      <w:r w:rsidRPr="000260E3">
        <w:rPr>
          <w:i/>
          <w:iCs/>
          <w:color w:val="auto"/>
        </w:rPr>
        <w:t>Amphiprion ocellaris</w:t>
      </w:r>
      <w:r w:rsidRPr="000260E3">
        <w:rPr>
          <w:color w:val="auto"/>
        </w:rPr>
        <w:t xml:space="preserve">. </w:t>
      </w:r>
      <w:r w:rsidRPr="000260E3">
        <w:rPr>
          <w:i/>
          <w:iCs/>
          <w:color w:val="auto"/>
        </w:rPr>
        <w:t>Copeia</w:t>
      </w:r>
      <w:r w:rsidRPr="000260E3">
        <w:rPr>
          <w:color w:val="auto"/>
        </w:rPr>
        <w:t xml:space="preserve"> </w:t>
      </w:r>
      <w:r w:rsidRPr="000260E3">
        <w:rPr>
          <w:b/>
          <w:bCs/>
          <w:color w:val="auto"/>
        </w:rPr>
        <w:t>104</w:t>
      </w:r>
      <w:r w:rsidRPr="000260E3">
        <w:rPr>
          <w:color w:val="auto"/>
        </w:rPr>
        <w:t>, 586–593 (2016).</w:t>
      </w:r>
    </w:p>
    <w:p w14:paraId="2ADCF43B" w14:textId="77777777" w:rsidR="000260E3" w:rsidRPr="000260E3" w:rsidRDefault="000260E3" w:rsidP="000260E3">
      <w:pPr>
        <w:pStyle w:val="Bibliography"/>
        <w:rPr>
          <w:color w:val="auto"/>
        </w:rPr>
      </w:pPr>
      <w:r w:rsidRPr="000260E3">
        <w:rPr>
          <w:color w:val="auto"/>
        </w:rPr>
        <w:t xml:space="preserve">8. </w:t>
      </w:r>
      <w:r w:rsidRPr="000260E3">
        <w:rPr>
          <w:color w:val="auto"/>
        </w:rPr>
        <w:tab/>
        <w:t xml:space="preserve">R. DeAngelis, L. Dodd, A. Snyder, J. S. Rhodes, Dynamic regulation of brain aromatase and isotocin receptor gene expression depends on parenting status. </w:t>
      </w:r>
      <w:r w:rsidRPr="000260E3">
        <w:rPr>
          <w:i/>
          <w:iCs/>
          <w:color w:val="auto"/>
        </w:rPr>
        <w:t>Hormones and Behavior</w:t>
      </w:r>
      <w:r w:rsidRPr="000260E3">
        <w:rPr>
          <w:color w:val="auto"/>
        </w:rPr>
        <w:t xml:space="preserve"> </w:t>
      </w:r>
      <w:r w:rsidRPr="000260E3">
        <w:rPr>
          <w:b/>
          <w:bCs/>
          <w:color w:val="auto"/>
        </w:rPr>
        <w:t>103</w:t>
      </w:r>
      <w:r w:rsidRPr="000260E3">
        <w:rPr>
          <w:color w:val="auto"/>
        </w:rPr>
        <w:t>, 62–70 (2018).</w:t>
      </w:r>
    </w:p>
    <w:p w14:paraId="79924948" w14:textId="77777777" w:rsidR="000260E3" w:rsidRPr="000260E3" w:rsidRDefault="000260E3" w:rsidP="000260E3">
      <w:pPr>
        <w:pStyle w:val="Bibliography"/>
        <w:rPr>
          <w:color w:val="auto"/>
        </w:rPr>
      </w:pPr>
      <w:r w:rsidRPr="000260E3">
        <w:rPr>
          <w:color w:val="auto"/>
        </w:rPr>
        <w:t xml:space="preserve">9. </w:t>
      </w:r>
      <w:r w:rsidRPr="000260E3">
        <w:rPr>
          <w:color w:val="auto"/>
        </w:rPr>
        <w:tab/>
        <w:t xml:space="preserve">R. DeAngelis, L. Dodd, J. Rhodes, Nonapeptides mediate trade-offs in parental care strategy. </w:t>
      </w:r>
      <w:r w:rsidRPr="000260E3">
        <w:rPr>
          <w:i/>
          <w:iCs/>
          <w:color w:val="auto"/>
        </w:rPr>
        <w:t>Hormones and Behavior</w:t>
      </w:r>
      <w:r w:rsidRPr="000260E3">
        <w:rPr>
          <w:color w:val="auto"/>
        </w:rPr>
        <w:t xml:space="preserve"> </w:t>
      </w:r>
      <w:r w:rsidRPr="000260E3">
        <w:rPr>
          <w:b/>
          <w:bCs/>
          <w:color w:val="auto"/>
        </w:rPr>
        <w:t>121</w:t>
      </w:r>
      <w:r w:rsidRPr="000260E3">
        <w:rPr>
          <w:color w:val="auto"/>
        </w:rPr>
        <w:t>, 104717 (2020).</w:t>
      </w:r>
    </w:p>
    <w:p w14:paraId="7C1244CA" w14:textId="77777777" w:rsidR="000260E3" w:rsidRPr="000260E3" w:rsidRDefault="000260E3" w:rsidP="000260E3">
      <w:pPr>
        <w:pStyle w:val="Bibliography"/>
        <w:rPr>
          <w:color w:val="auto"/>
        </w:rPr>
      </w:pPr>
      <w:r w:rsidRPr="000260E3">
        <w:rPr>
          <w:color w:val="auto"/>
        </w:rPr>
        <w:t xml:space="preserve">10. </w:t>
      </w:r>
      <w:r w:rsidRPr="000260E3">
        <w:rPr>
          <w:color w:val="auto"/>
        </w:rPr>
        <w:tab/>
        <w:t xml:space="preserve">G. J. Graham, I. M. Wilton, E. K. Panczyk, J. S. Rhodes, Novel behavioural assays reveal sex-specific behavioural syndromes in anemonefish. </w:t>
      </w:r>
      <w:r w:rsidRPr="000260E3">
        <w:rPr>
          <w:i/>
          <w:iCs/>
          <w:color w:val="auto"/>
        </w:rPr>
        <w:t>J Fish Biol</w:t>
      </w:r>
      <w:r w:rsidRPr="000260E3">
        <w:rPr>
          <w:color w:val="auto"/>
        </w:rPr>
        <w:t xml:space="preserve"> </w:t>
      </w:r>
      <w:r w:rsidRPr="000260E3">
        <w:rPr>
          <w:b/>
          <w:bCs/>
          <w:color w:val="auto"/>
        </w:rPr>
        <w:t>106</w:t>
      </w:r>
      <w:r w:rsidRPr="000260E3">
        <w:rPr>
          <w:color w:val="auto"/>
        </w:rPr>
        <w:t>, 1845–1862 (2025).</w:t>
      </w:r>
    </w:p>
    <w:p w14:paraId="63E60054" w14:textId="77777777" w:rsidR="000260E3" w:rsidRPr="000260E3" w:rsidRDefault="000260E3" w:rsidP="000260E3">
      <w:pPr>
        <w:pStyle w:val="Bibliography"/>
        <w:rPr>
          <w:color w:val="auto"/>
        </w:rPr>
      </w:pPr>
      <w:r w:rsidRPr="000260E3">
        <w:rPr>
          <w:color w:val="auto"/>
        </w:rPr>
        <w:t xml:space="preserve">11. </w:t>
      </w:r>
      <w:r w:rsidRPr="000260E3">
        <w:rPr>
          <w:color w:val="auto"/>
        </w:rPr>
        <w:tab/>
        <w:t xml:space="preserve">V. Kleshchevnikov, </w:t>
      </w:r>
      <w:r w:rsidRPr="000260E3">
        <w:rPr>
          <w:i/>
          <w:iCs/>
          <w:color w:val="auto"/>
        </w:rPr>
        <w:t>et al.</w:t>
      </w:r>
      <w:r w:rsidRPr="000260E3">
        <w:rPr>
          <w:color w:val="auto"/>
        </w:rPr>
        <w:t xml:space="preserve">, Cell2location maps fine-grained cell types in spatial transcriptomics. </w:t>
      </w:r>
      <w:r w:rsidRPr="000260E3">
        <w:rPr>
          <w:i/>
          <w:iCs/>
          <w:color w:val="auto"/>
        </w:rPr>
        <w:t>Nat Biotechnol</w:t>
      </w:r>
      <w:r w:rsidRPr="000260E3">
        <w:rPr>
          <w:color w:val="auto"/>
        </w:rPr>
        <w:t xml:space="preserve"> </w:t>
      </w:r>
      <w:r w:rsidRPr="000260E3">
        <w:rPr>
          <w:b/>
          <w:bCs/>
          <w:color w:val="auto"/>
        </w:rPr>
        <w:t>40</w:t>
      </w:r>
      <w:r w:rsidRPr="000260E3">
        <w:rPr>
          <w:color w:val="auto"/>
        </w:rPr>
        <w:t>, 661–671 (2022).</w:t>
      </w:r>
    </w:p>
    <w:p w14:paraId="09A7759A" w14:textId="77777777" w:rsidR="000260E3" w:rsidRPr="000260E3" w:rsidRDefault="000260E3" w:rsidP="000260E3">
      <w:pPr>
        <w:pStyle w:val="Bibliography"/>
        <w:rPr>
          <w:color w:val="auto"/>
        </w:rPr>
      </w:pPr>
      <w:r w:rsidRPr="000260E3">
        <w:rPr>
          <w:color w:val="auto"/>
        </w:rPr>
        <w:t xml:space="preserve">12. </w:t>
      </w:r>
      <w:r w:rsidRPr="000260E3">
        <w:rPr>
          <w:color w:val="auto"/>
        </w:rPr>
        <w:tab/>
        <w:t xml:space="preserve">U. Herget, S. Ryu, Coexpression analysis of nine neuropeptides in the neurosecretory preoptic area of larval zebrafish. </w:t>
      </w:r>
      <w:r w:rsidRPr="000260E3">
        <w:rPr>
          <w:i/>
          <w:iCs/>
          <w:color w:val="auto"/>
        </w:rPr>
        <w:t>Front. Neuroanat.</w:t>
      </w:r>
      <w:r w:rsidRPr="000260E3">
        <w:rPr>
          <w:color w:val="auto"/>
        </w:rPr>
        <w:t xml:space="preserve"> </w:t>
      </w:r>
      <w:r w:rsidRPr="000260E3">
        <w:rPr>
          <w:b/>
          <w:bCs/>
          <w:color w:val="auto"/>
        </w:rPr>
        <w:t>9</w:t>
      </w:r>
      <w:r w:rsidRPr="000260E3">
        <w:rPr>
          <w:color w:val="auto"/>
        </w:rPr>
        <w:t xml:space="preserve"> (2015).</w:t>
      </w:r>
    </w:p>
    <w:p w14:paraId="78575BAD" w14:textId="77777777" w:rsidR="000260E3" w:rsidRPr="000260E3" w:rsidRDefault="000260E3" w:rsidP="000260E3">
      <w:pPr>
        <w:pStyle w:val="Bibliography"/>
        <w:rPr>
          <w:color w:val="auto"/>
        </w:rPr>
      </w:pPr>
      <w:r w:rsidRPr="000260E3">
        <w:rPr>
          <w:color w:val="auto"/>
        </w:rPr>
        <w:t xml:space="preserve">13. </w:t>
      </w:r>
      <w:r w:rsidRPr="000260E3">
        <w:rPr>
          <w:color w:val="auto"/>
        </w:rPr>
        <w:tab/>
        <w:t xml:space="preserve">J. Nagpal, U. Herget, M. K. Choi, S. Ryu, Anatomy, development, and plasticity of the neurosecretory hypothalamus in zebrafish. </w:t>
      </w:r>
      <w:r w:rsidRPr="000260E3">
        <w:rPr>
          <w:i/>
          <w:iCs/>
          <w:color w:val="auto"/>
        </w:rPr>
        <w:t>Cell Tissue Res</w:t>
      </w:r>
      <w:r w:rsidRPr="000260E3">
        <w:rPr>
          <w:color w:val="auto"/>
        </w:rPr>
        <w:t xml:space="preserve"> </w:t>
      </w:r>
      <w:r w:rsidRPr="000260E3">
        <w:rPr>
          <w:b/>
          <w:bCs/>
          <w:color w:val="auto"/>
        </w:rPr>
        <w:t>375</w:t>
      </w:r>
      <w:r w:rsidRPr="000260E3">
        <w:rPr>
          <w:color w:val="auto"/>
        </w:rPr>
        <w:t>, 5–22 (2019).</w:t>
      </w:r>
    </w:p>
    <w:p w14:paraId="4A64E7AB" w14:textId="77777777" w:rsidR="000260E3" w:rsidRPr="000260E3" w:rsidRDefault="000260E3" w:rsidP="000260E3">
      <w:pPr>
        <w:pStyle w:val="Bibliography"/>
        <w:rPr>
          <w:color w:val="auto"/>
        </w:rPr>
      </w:pPr>
      <w:r w:rsidRPr="000260E3">
        <w:rPr>
          <w:color w:val="auto"/>
        </w:rPr>
        <w:t xml:space="preserve">14. </w:t>
      </w:r>
      <w:r w:rsidRPr="000260E3">
        <w:rPr>
          <w:color w:val="auto"/>
        </w:rPr>
        <w:tab/>
        <w:t xml:space="preserve">U. Herget, A. Wolf, M. F. Wullimann, S. Ryu, Molecular neuroanatomy and chemoarchitecture of the neurosecretory preoptic-hypothalamic area in zebrafish larvae. </w:t>
      </w:r>
      <w:r w:rsidRPr="000260E3">
        <w:rPr>
          <w:i/>
          <w:iCs/>
          <w:color w:val="auto"/>
        </w:rPr>
        <w:t>Journal of Comparative Neurology</w:t>
      </w:r>
      <w:r w:rsidRPr="000260E3">
        <w:rPr>
          <w:color w:val="auto"/>
        </w:rPr>
        <w:t xml:space="preserve"> </w:t>
      </w:r>
      <w:r w:rsidRPr="000260E3">
        <w:rPr>
          <w:b/>
          <w:bCs/>
          <w:color w:val="auto"/>
        </w:rPr>
        <w:t>522</w:t>
      </w:r>
      <w:r w:rsidRPr="000260E3">
        <w:rPr>
          <w:color w:val="auto"/>
        </w:rPr>
        <w:t>, 1542–1564 (2014).</w:t>
      </w:r>
    </w:p>
    <w:p w14:paraId="1C1873A6" w14:textId="77777777" w:rsidR="000260E3" w:rsidRPr="000260E3" w:rsidRDefault="000260E3" w:rsidP="000260E3">
      <w:pPr>
        <w:pStyle w:val="Bibliography"/>
        <w:rPr>
          <w:color w:val="auto"/>
        </w:rPr>
      </w:pPr>
      <w:r w:rsidRPr="000260E3">
        <w:rPr>
          <w:color w:val="auto"/>
        </w:rPr>
        <w:lastRenderedPageBreak/>
        <w:t xml:space="preserve">15. </w:t>
      </w:r>
      <w:r w:rsidRPr="000260E3">
        <w:rPr>
          <w:color w:val="auto"/>
        </w:rPr>
        <w:tab/>
        <w:t xml:space="preserve">A. J. Sakharkar, M. Mazumdar, P. S. Singru, N. Subhedar, Neurosecretory neurons of the nucleus preopticus (NPO) express salmon GnRH mRNA and show reproduction phase-related variation in the female Indian major carp, </w:t>
      </w:r>
      <w:r w:rsidRPr="000260E3">
        <w:rPr>
          <w:i/>
          <w:iCs/>
          <w:color w:val="auto"/>
        </w:rPr>
        <w:t>Cirrhinus cirrhosus</w:t>
      </w:r>
      <w:r w:rsidRPr="000260E3">
        <w:rPr>
          <w:color w:val="auto"/>
        </w:rPr>
        <w:t xml:space="preserve">. </w:t>
      </w:r>
      <w:r w:rsidRPr="000260E3">
        <w:rPr>
          <w:i/>
          <w:iCs/>
          <w:color w:val="auto"/>
        </w:rPr>
        <w:t>Comparative Biochemistry and Physiology Part A: Molecular &amp; Integrative Physiology</w:t>
      </w:r>
      <w:r w:rsidRPr="000260E3">
        <w:rPr>
          <w:color w:val="auto"/>
        </w:rPr>
        <w:t xml:space="preserve"> </w:t>
      </w:r>
      <w:r w:rsidRPr="000260E3">
        <w:rPr>
          <w:b/>
          <w:bCs/>
          <w:color w:val="auto"/>
        </w:rPr>
        <w:t>151</w:t>
      </w:r>
      <w:r w:rsidRPr="000260E3">
        <w:rPr>
          <w:color w:val="auto"/>
        </w:rPr>
        <w:t>, 247–252 (2008).</w:t>
      </w:r>
    </w:p>
    <w:p w14:paraId="711969B0" w14:textId="77777777" w:rsidR="000260E3" w:rsidRPr="000260E3" w:rsidRDefault="000260E3" w:rsidP="000260E3">
      <w:pPr>
        <w:pStyle w:val="Bibliography"/>
        <w:rPr>
          <w:color w:val="auto"/>
        </w:rPr>
      </w:pPr>
      <w:r w:rsidRPr="000260E3">
        <w:rPr>
          <w:color w:val="auto"/>
        </w:rPr>
        <w:t xml:space="preserve">16. </w:t>
      </w:r>
      <w:r w:rsidRPr="000260E3">
        <w:rPr>
          <w:color w:val="auto"/>
        </w:rPr>
        <w:tab/>
        <w:t xml:space="preserve">M. Tibi, </w:t>
      </w:r>
      <w:r w:rsidRPr="000260E3">
        <w:rPr>
          <w:i/>
          <w:iCs/>
          <w:color w:val="auto"/>
        </w:rPr>
        <w:t>et al.</w:t>
      </w:r>
      <w:r w:rsidRPr="000260E3">
        <w:rPr>
          <w:color w:val="auto"/>
        </w:rPr>
        <w:t xml:space="preserve">, A telencephalon cell type atlas for goldfish reveals diversity in the evolution of spatial structure and cell types. </w:t>
      </w:r>
      <w:r w:rsidRPr="000260E3">
        <w:rPr>
          <w:i/>
          <w:iCs/>
          <w:color w:val="auto"/>
        </w:rPr>
        <w:t>Sci Adv</w:t>
      </w:r>
      <w:r w:rsidRPr="000260E3">
        <w:rPr>
          <w:color w:val="auto"/>
        </w:rPr>
        <w:t xml:space="preserve"> </w:t>
      </w:r>
      <w:r w:rsidRPr="000260E3">
        <w:rPr>
          <w:b/>
          <w:bCs/>
          <w:color w:val="auto"/>
        </w:rPr>
        <w:t>9</w:t>
      </w:r>
      <w:r w:rsidRPr="000260E3">
        <w:rPr>
          <w:color w:val="auto"/>
        </w:rPr>
        <w:t>, eadh7693 (2023).</w:t>
      </w:r>
    </w:p>
    <w:p w14:paraId="76F88297" w14:textId="77777777" w:rsidR="000260E3" w:rsidRPr="000260E3" w:rsidRDefault="000260E3" w:rsidP="000260E3">
      <w:pPr>
        <w:pStyle w:val="Bibliography"/>
        <w:rPr>
          <w:color w:val="auto"/>
        </w:rPr>
      </w:pPr>
      <w:r w:rsidRPr="000260E3">
        <w:rPr>
          <w:color w:val="auto"/>
        </w:rPr>
        <w:t xml:space="preserve">17. </w:t>
      </w:r>
      <w:r w:rsidRPr="000260E3">
        <w:rPr>
          <w:color w:val="auto"/>
        </w:rPr>
        <w:tab/>
        <w:t xml:space="preserve">N. Diotel, </w:t>
      </w:r>
      <w:r w:rsidRPr="000260E3">
        <w:rPr>
          <w:i/>
          <w:iCs/>
          <w:color w:val="auto"/>
        </w:rPr>
        <w:t>et al.</w:t>
      </w:r>
      <w:r w:rsidRPr="000260E3">
        <w:rPr>
          <w:color w:val="auto"/>
        </w:rPr>
        <w:t xml:space="preserve">, Steroid Transport, Local Synthesis, and Signaling within the Brain: Roles in Neurogenesis, Neuroprotection, and Sexual Behaviors. </w:t>
      </w:r>
      <w:r w:rsidRPr="000260E3">
        <w:rPr>
          <w:i/>
          <w:iCs/>
          <w:color w:val="auto"/>
        </w:rPr>
        <w:t>Front Neurosci</w:t>
      </w:r>
      <w:r w:rsidRPr="000260E3">
        <w:rPr>
          <w:color w:val="auto"/>
        </w:rPr>
        <w:t xml:space="preserve"> </w:t>
      </w:r>
      <w:r w:rsidRPr="000260E3">
        <w:rPr>
          <w:b/>
          <w:bCs/>
          <w:color w:val="auto"/>
        </w:rPr>
        <w:t>12</w:t>
      </w:r>
      <w:r w:rsidRPr="000260E3">
        <w:rPr>
          <w:color w:val="auto"/>
        </w:rPr>
        <w:t>, 84 (2018).</w:t>
      </w:r>
    </w:p>
    <w:p w14:paraId="36B6CC39" w14:textId="77777777" w:rsidR="000260E3" w:rsidRPr="000260E3" w:rsidRDefault="000260E3" w:rsidP="000260E3">
      <w:pPr>
        <w:pStyle w:val="Bibliography"/>
        <w:rPr>
          <w:color w:val="auto"/>
        </w:rPr>
      </w:pPr>
      <w:r w:rsidRPr="000260E3">
        <w:rPr>
          <w:color w:val="auto"/>
        </w:rPr>
        <w:t xml:space="preserve">18. </w:t>
      </w:r>
      <w:r w:rsidRPr="000260E3">
        <w:rPr>
          <w:color w:val="auto"/>
        </w:rPr>
        <w:tab/>
        <w:t xml:space="preserve">L. Casas, </w:t>
      </w:r>
      <w:r w:rsidRPr="000260E3">
        <w:rPr>
          <w:i/>
          <w:iCs/>
          <w:color w:val="auto"/>
        </w:rPr>
        <w:t>et al.</w:t>
      </w:r>
      <w:r w:rsidRPr="000260E3">
        <w:rPr>
          <w:color w:val="auto"/>
        </w:rPr>
        <w:t xml:space="preserve">, Sex Change in Clownfish: Molecular Insights from Transcriptome Analysis. </w:t>
      </w:r>
      <w:r w:rsidRPr="000260E3">
        <w:rPr>
          <w:i/>
          <w:iCs/>
          <w:color w:val="auto"/>
        </w:rPr>
        <w:t>Sci Rep</w:t>
      </w:r>
      <w:r w:rsidRPr="000260E3">
        <w:rPr>
          <w:color w:val="auto"/>
        </w:rPr>
        <w:t xml:space="preserve"> </w:t>
      </w:r>
      <w:r w:rsidRPr="000260E3">
        <w:rPr>
          <w:b/>
          <w:bCs/>
          <w:color w:val="auto"/>
        </w:rPr>
        <w:t>6</w:t>
      </w:r>
      <w:r w:rsidRPr="000260E3">
        <w:rPr>
          <w:color w:val="auto"/>
        </w:rPr>
        <w:t>, 35461 (2016).</w:t>
      </w:r>
    </w:p>
    <w:p w14:paraId="1DC579CE" w14:textId="77777777" w:rsidR="000260E3" w:rsidRPr="000260E3" w:rsidRDefault="000260E3" w:rsidP="000260E3">
      <w:pPr>
        <w:pStyle w:val="Bibliography"/>
        <w:rPr>
          <w:color w:val="auto"/>
        </w:rPr>
      </w:pPr>
      <w:r w:rsidRPr="000260E3">
        <w:rPr>
          <w:color w:val="auto"/>
        </w:rPr>
        <w:t xml:space="preserve">19. </w:t>
      </w:r>
      <w:r w:rsidRPr="000260E3">
        <w:rPr>
          <w:color w:val="auto"/>
        </w:rPr>
        <w:tab/>
        <w:t xml:space="preserve">N. Diotel, </w:t>
      </w:r>
      <w:r w:rsidRPr="000260E3">
        <w:rPr>
          <w:i/>
          <w:iCs/>
          <w:color w:val="auto"/>
        </w:rPr>
        <w:t>et al.</w:t>
      </w:r>
      <w:r w:rsidRPr="000260E3">
        <w:rPr>
          <w:color w:val="auto"/>
        </w:rPr>
        <w:t xml:space="preserve">, Effects of estradiol in adult neurogenesis and brain repair in zebrafish. </w:t>
      </w:r>
      <w:r w:rsidRPr="000260E3">
        <w:rPr>
          <w:i/>
          <w:iCs/>
          <w:color w:val="auto"/>
        </w:rPr>
        <w:t>Hormones and Behavior</w:t>
      </w:r>
      <w:r w:rsidRPr="000260E3">
        <w:rPr>
          <w:color w:val="auto"/>
        </w:rPr>
        <w:t xml:space="preserve"> </w:t>
      </w:r>
      <w:r w:rsidRPr="000260E3">
        <w:rPr>
          <w:b/>
          <w:bCs/>
          <w:color w:val="auto"/>
        </w:rPr>
        <w:t>63</w:t>
      </w:r>
      <w:r w:rsidRPr="000260E3">
        <w:rPr>
          <w:color w:val="auto"/>
        </w:rPr>
        <w:t>, 193–207 (2013).</w:t>
      </w:r>
    </w:p>
    <w:p w14:paraId="3BDE982C" w14:textId="77777777" w:rsidR="000260E3" w:rsidRPr="000260E3" w:rsidRDefault="000260E3" w:rsidP="000260E3">
      <w:pPr>
        <w:pStyle w:val="Bibliography"/>
        <w:rPr>
          <w:color w:val="auto"/>
        </w:rPr>
      </w:pPr>
      <w:r w:rsidRPr="000260E3">
        <w:rPr>
          <w:color w:val="auto"/>
        </w:rPr>
        <w:t xml:space="preserve">20. </w:t>
      </w:r>
      <w:r w:rsidRPr="000260E3">
        <w:rPr>
          <w:color w:val="auto"/>
        </w:rPr>
        <w:tab/>
        <w:t xml:space="preserve">E. Pellegrini, </w:t>
      </w:r>
      <w:r w:rsidRPr="000260E3">
        <w:rPr>
          <w:i/>
          <w:iCs/>
          <w:color w:val="auto"/>
        </w:rPr>
        <w:t>et al.</w:t>
      </w:r>
      <w:r w:rsidRPr="000260E3">
        <w:rPr>
          <w:color w:val="auto"/>
        </w:rPr>
        <w:t xml:space="preserve">, Steroid modulation of neurogenesis: Focus on radial glial cells in zebrafish. </w:t>
      </w:r>
      <w:r w:rsidRPr="000260E3">
        <w:rPr>
          <w:i/>
          <w:iCs/>
          <w:color w:val="auto"/>
        </w:rPr>
        <w:t>The Journal of Steroid Biochemistry and Molecular Biology</w:t>
      </w:r>
      <w:r w:rsidRPr="000260E3">
        <w:rPr>
          <w:color w:val="auto"/>
        </w:rPr>
        <w:t xml:space="preserve"> </w:t>
      </w:r>
      <w:r w:rsidRPr="000260E3">
        <w:rPr>
          <w:b/>
          <w:bCs/>
          <w:color w:val="auto"/>
        </w:rPr>
        <w:t>160</w:t>
      </w:r>
      <w:r w:rsidRPr="000260E3">
        <w:rPr>
          <w:color w:val="auto"/>
        </w:rPr>
        <w:t>, 27–36 (2016).</w:t>
      </w:r>
    </w:p>
    <w:p w14:paraId="65809CA2" w14:textId="77777777" w:rsidR="000260E3" w:rsidRPr="000260E3" w:rsidRDefault="000260E3" w:rsidP="000260E3">
      <w:pPr>
        <w:pStyle w:val="Bibliography"/>
        <w:rPr>
          <w:color w:val="auto"/>
        </w:rPr>
      </w:pPr>
      <w:r w:rsidRPr="000260E3">
        <w:rPr>
          <w:color w:val="auto"/>
        </w:rPr>
        <w:t xml:space="preserve">21. </w:t>
      </w:r>
      <w:r w:rsidRPr="000260E3">
        <w:rPr>
          <w:color w:val="auto"/>
        </w:rPr>
        <w:tab/>
        <w:t xml:space="preserve">L. M. Garcia-Segura, P. Méndez, M. A. Arevalo, I. Azcoitia, Neuroestradiol and neuronal development: Not an exclusive male tale anymore. </w:t>
      </w:r>
      <w:r w:rsidRPr="000260E3">
        <w:rPr>
          <w:i/>
          <w:iCs/>
          <w:color w:val="auto"/>
        </w:rPr>
        <w:t>Frontiers in Neuroendocrinology</w:t>
      </w:r>
      <w:r w:rsidRPr="000260E3">
        <w:rPr>
          <w:color w:val="auto"/>
        </w:rPr>
        <w:t xml:space="preserve"> </w:t>
      </w:r>
      <w:r w:rsidRPr="000260E3">
        <w:rPr>
          <w:b/>
          <w:bCs/>
          <w:color w:val="auto"/>
        </w:rPr>
        <w:t>71</w:t>
      </w:r>
      <w:r w:rsidRPr="000260E3">
        <w:rPr>
          <w:color w:val="auto"/>
        </w:rPr>
        <w:t>, 101102 (2023).</w:t>
      </w:r>
    </w:p>
    <w:p w14:paraId="1205EC17" w14:textId="77777777" w:rsidR="000260E3" w:rsidRPr="000260E3" w:rsidRDefault="000260E3" w:rsidP="000260E3">
      <w:pPr>
        <w:pStyle w:val="Bibliography"/>
        <w:rPr>
          <w:color w:val="auto"/>
        </w:rPr>
      </w:pPr>
      <w:r w:rsidRPr="000260E3">
        <w:rPr>
          <w:color w:val="auto"/>
        </w:rPr>
        <w:t xml:space="preserve">22. </w:t>
      </w:r>
      <w:r w:rsidRPr="000260E3">
        <w:rPr>
          <w:color w:val="auto"/>
        </w:rPr>
        <w:tab/>
        <w:t xml:space="preserve">M. M. McCarthy, B. M. Nugent, K. M. Lenz, Neuroimmunology and neuroepigenetics in the establishment of sex differences in the brain. </w:t>
      </w:r>
      <w:r w:rsidRPr="000260E3">
        <w:rPr>
          <w:i/>
          <w:iCs/>
          <w:color w:val="auto"/>
        </w:rPr>
        <w:t>Nat Rev Neurosci</w:t>
      </w:r>
      <w:r w:rsidRPr="000260E3">
        <w:rPr>
          <w:color w:val="auto"/>
        </w:rPr>
        <w:t xml:space="preserve"> </w:t>
      </w:r>
      <w:r w:rsidRPr="000260E3">
        <w:rPr>
          <w:b/>
          <w:bCs/>
          <w:color w:val="auto"/>
        </w:rPr>
        <w:t>18</w:t>
      </w:r>
      <w:r w:rsidRPr="000260E3">
        <w:rPr>
          <w:color w:val="auto"/>
        </w:rPr>
        <w:t>, 471–484 (2017).</w:t>
      </w:r>
    </w:p>
    <w:p w14:paraId="083EDDCA" w14:textId="77777777" w:rsidR="000260E3" w:rsidRPr="000260E3" w:rsidRDefault="000260E3" w:rsidP="000260E3">
      <w:pPr>
        <w:pStyle w:val="Bibliography"/>
        <w:rPr>
          <w:color w:val="auto"/>
        </w:rPr>
      </w:pPr>
      <w:r w:rsidRPr="000260E3">
        <w:rPr>
          <w:color w:val="auto"/>
        </w:rPr>
        <w:t xml:space="preserve">23. </w:t>
      </w:r>
      <w:r w:rsidRPr="000260E3">
        <w:rPr>
          <w:color w:val="auto"/>
        </w:rPr>
        <w:tab/>
        <w:t xml:space="preserve">G. S. Gulati, </w:t>
      </w:r>
      <w:r w:rsidRPr="000260E3">
        <w:rPr>
          <w:i/>
          <w:iCs/>
          <w:color w:val="auto"/>
        </w:rPr>
        <w:t>et al.</w:t>
      </w:r>
      <w:r w:rsidRPr="000260E3">
        <w:rPr>
          <w:color w:val="auto"/>
        </w:rPr>
        <w:t xml:space="preserve">, Single-cell transcriptional diversity is a hallmark of developmental potential. </w:t>
      </w:r>
      <w:r w:rsidRPr="000260E3">
        <w:rPr>
          <w:i/>
          <w:iCs/>
          <w:color w:val="auto"/>
        </w:rPr>
        <w:t>Science</w:t>
      </w:r>
      <w:r w:rsidRPr="000260E3">
        <w:rPr>
          <w:color w:val="auto"/>
        </w:rPr>
        <w:t xml:space="preserve"> </w:t>
      </w:r>
      <w:r w:rsidRPr="000260E3">
        <w:rPr>
          <w:b/>
          <w:bCs/>
          <w:color w:val="auto"/>
        </w:rPr>
        <w:t>367</w:t>
      </w:r>
      <w:r w:rsidRPr="000260E3">
        <w:rPr>
          <w:color w:val="auto"/>
        </w:rPr>
        <w:t>, 405–411 (2020).</w:t>
      </w:r>
    </w:p>
    <w:p w14:paraId="6ECF4108" w14:textId="77777777" w:rsidR="000260E3" w:rsidRPr="000260E3" w:rsidRDefault="000260E3" w:rsidP="000260E3">
      <w:pPr>
        <w:pStyle w:val="Bibliography"/>
        <w:rPr>
          <w:color w:val="auto"/>
        </w:rPr>
      </w:pPr>
      <w:r w:rsidRPr="000260E3">
        <w:rPr>
          <w:color w:val="auto"/>
        </w:rPr>
        <w:t xml:space="preserve">24. </w:t>
      </w:r>
      <w:r w:rsidRPr="000260E3">
        <w:rPr>
          <w:color w:val="auto"/>
        </w:rPr>
        <w:tab/>
        <w:t xml:space="preserve">L. Hollander-Cohen, M. Golan, B. Levavi-Sivan, Differential Regulation of Gonadotropins as Revealed by Transcriptomes of Distinct LH and FSH Cells of Fish Pituitary. </w:t>
      </w:r>
      <w:r w:rsidRPr="000260E3">
        <w:rPr>
          <w:i/>
          <w:iCs/>
          <w:color w:val="auto"/>
        </w:rPr>
        <w:t>Int J Mol Sci</w:t>
      </w:r>
      <w:r w:rsidRPr="000260E3">
        <w:rPr>
          <w:color w:val="auto"/>
        </w:rPr>
        <w:t xml:space="preserve"> </w:t>
      </w:r>
      <w:r w:rsidRPr="000260E3">
        <w:rPr>
          <w:b/>
          <w:bCs/>
          <w:color w:val="auto"/>
        </w:rPr>
        <w:t>22</w:t>
      </w:r>
      <w:r w:rsidRPr="000260E3">
        <w:rPr>
          <w:color w:val="auto"/>
        </w:rPr>
        <w:t>, 6478 (2021).</w:t>
      </w:r>
    </w:p>
    <w:p w14:paraId="1FFEC805" w14:textId="77777777" w:rsidR="000260E3" w:rsidRPr="000260E3" w:rsidRDefault="000260E3" w:rsidP="000260E3">
      <w:pPr>
        <w:pStyle w:val="Bibliography"/>
        <w:rPr>
          <w:color w:val="auto"/>
        </w:rPr>
      </w:pPr>
      <w:r w:rsidRPr="000260E3">
        <w:rPr>
          <w:color w:val="auto"/>
        </w:rPr>
        <w:t xml:space="preserve">25. </w:t>
      </w:r>
      <w:r w:rsidRPr="000260E3">
        <w:rPr>
          <w:color w:val="auto"/>
        </w:rPr>
        <w:tab/>
        <w:t xml:space="preserve">J. Xu, </w:t>
      </w:r>
      <w:r w:rsidRPr="000260E3">
        <w:rPr>
          <w:i/>
          <w:iCs/>
          <w:color w:val="auto"/>
        </w:rPr>
        <w:t>et al.</w:t>
      </w:r>
      <w:r w:rsidRPr="000260E3">
        <w:rPr>
          <w:color w:val="auto"/>
        </w:rPr>
        <w:t xml:space="preserve">, Ccdc85c-Par3 condensates couple cell polarity with Notch to control neural progenitor proliferation. </w:t>
      </w:r>
      <w:r w:rsidRPr="000260E3">
        <w:rPr>
          <w:i/>
          <w:iCs/>
          <w:color w:val="auto"/>
        </w:rPr>
        <w:t>Cell Rep</w:t>
      </w:r>
      <w:r w:rsidRPr="000260E3">
        <w:rPr>
          <w:color w:val="auto"/>
        </w:rPr>
        <w:t xml:space="preserve"> </w:t>
      </w:r>
      <w:r w:rsidRPr="000260E3">
        <w:rPr>
          <w:b/>
          <w:bCs/>
          <w:color w:val="auto"/>
        </w:rPr>
        <w:t>42</w:t>
      </w:r>
      <w:r w:rsidRPr="000260E3">
        <w:rPr>
          <w:color w:val="auto"/>
        </w:rPr>
        <w:t>, 112677 (2023).</w:t>
      </w:r>
    </w:p>
    <w:p w14:paraId="0C4C21E4" w14:textId="77777777" w:rsidR="000260E3" w:rsidRPr="000260E3" w:rsidRDefault="000260E3" w:rsidP="000260E3">
      <w:pPr>
        <w:pStyle w:val="Bibliography"/>
        <w:rPr>
          <w:color w:val="auto"/>
        </w:rPr>
      </w:pPr>
      <w:r w:rsidRPr="000260E3">
        <w:rPr>
          <w:color w:val="auto"/>
        </w:rPr>
        <w:t xml:space="preserve">26. </w:t>
      </w:r>
      <w:r w:rsidRPr="000260E3">
        <w:rPr>
          <w:color w:val="auto"/>
        </w:rPr>
        <w:tab/>
        <w:t xml:space="preserve">S. Simó, Y. Jossin, J. A. Cooper, Cullin 5 Regulates Cortical Layering by Modulating the Speed and Duration of Dab1-Dependent Neuronal Migration. </w:t>
      </w:r>
      <w:r w:rsidRPr="000260E3">
        <w:rPr>
          <w:i/>
          <w:iCs/>
          <w:color w:val="auto"/>
        </w:rPr>
        <w:t>J. Neurosci.</w:t>
      </w:r>
      <w:r w:rsidRPr="000260E3">
        <w:rPr>
          <w:color w:val="auto"/>
        </w:rPr>
        <w:t xml:space="preserve"> </w:t>
      </w:r>
      <w:r w:rsidRPr="000260E3">
        <w:rPr>
          <w:b/>
          <w:bCs/>
          <w:color w:val="auto"/>
        </w:rPr>
        <w:t>30</w:t>
      </w:r>
      <w:r w:rsidRPr="000260E3">
        <w:rPr>
          <w:color w:val="auto"/>
        </w:rPr>
        <w:t>, 5668–5676 (2010).</w:t>
      </w:r>
    </w:p>
    <w:p w14:paraId="5FBCD289" w14:textId="77777777" w:rsidR="000260E3" w:rsidRPr="000260E3" w:rsidRDefault="000260E3" w:rsidP="000260E3">
      <w:pPr>
        <w:pStyle w:val="Bibliography"/>
        <w:rPr>
          <w:color w:val="auto"/>
        </w:rPr>
      </w:pPr>
      <w:r w:rsidRPr="000260E3">
        <w:rPr>
          <w:color w:val="auto"/>
        </w:rPr>
        <w:t xml:space="preserve">27. </w:t>
      </w:r>
      <w:r w:rsidRPr="000260E3">
        <w:rPr>
          <w:color w:val="auto"/>
        </w:rPr>
        <w:tab/>
        <w:t xml:space="preserve">X. Han, </w:t>
      </w:r>
      <w:r w:rsidRPr="000260E3">
        <w:rPr>
          <w:i/>
          <w:iCs/>
          <w:color w:val="auto"/>
        </w:rPr>
        <w:t>et al.</w:t>
      </w:r>
      <w:r w:rsidRPr="000260E3">
        <w:rPr>
          <w:color w:val="auto"/>
        </w:rPr>
        <w:t xml:space="preserve">, Mapping human pluripotent stem cell differentiation pathways using high throughput single-cell RNA-sequencing. </w:t>
      </w:r>
      <w:r w:rsidRPr="000260E3">
        <w:rPr>
          <w:i/>
          <w:iCs/>
          <w:color w:val="auto"/>
        </w:rPr>
        <w:t>Genome Biol</w:t>
      </w:r>
      <w:r w:rsidRPr="000260E3">
        <w:rPr>
          <w:color w:val="auto"/>
        </w:rPr>
        <w:t xml:space="preserve"> </w:t>
      </w:r>
      <w:r w:rsidRPr="000260E3">
        <w:rPr>
          <w:b/>
          <w:bCs/>
          <w:color w:val="auto"/>
        </w:rPr>
        <w:t>19</w:t>
      </w:r>
      <w:r w:rsidRPr="000260E3">
        <w:rPr>
          <w:color w:val="auto"/>
        </w:rPr>
        <w:t>, 47 (2018).</w:t>
      </w:r>
    </w:p>
    <w:p w14:paraId="69E5C023" w14:textId="77777777" w:rsidR="000260E3" w:rsidRPr="000260E3" w:rsidRDefault="000260E3" w:rsidP="000260E3">
      <w:pPr>
        <w:pStyle w:val="Bibliography"/>
        <w:rPr>
          <w:color w:val="auto"/>
        </w:rPr>
      </w:pPr>
      <w:r w:rsidRPr="000260E3">
        <w:rPr>
          <w:color w:val="auto"/>
        </w:rPr>
        <w:t xml:space="preserve">28. </w:t>
      </w:r>
      <w:r w:rsidRPr="000260E3">
        <w:rPr>
          <w:color w:val="auto"/>
        </w:rPr>
        <w:tab/>
        <w:t xml:space="preserve">N. Sammeta, D. L. Hardin, T. S. McClintock, Uncx regulates proliferation of neural progenitor cells and neuronal survival in the olfactory epithelium. </w:t>
      </w:r>
      <w:r w:rsidRPr="000260E3">
        <w:rPr>
          <w:i/>
          <w:iCs/>
          <w:color w:val="auto"/>
        </w:rPr>
        <w:t>Molecular and Cellular Neuroscience</w:t>
      </w:r>
      <w:r w:rsidRPr="000260E3">
        <w:rPr>
          <w:color w:val="auto"/>
        </w:rPr>
        <w:t xml:space="preserve"> </w:t>
      </w:r>
      <w:r w:rsidRPr="000260E3">
        <w:rPr>
          <w:b/>
          <w:bCs/>
          <w:color w:val="auto"/>
        </w:rPr>
        <w:t>45</w:t>
      </w:r>
      <w:r w:rsidRPr="000260E3">
        <w:rPr>
          <w:color w:val="auto"/>
        </w:rPr>
        <w:t>, 398–407 (2010).</w:t>
      </w:r>
    </w:p>
    <w:p w14:paraId="2E08EDE9" w14:textId="77777777" w:rsidR="000260E3" w:rsidRPr="000260E3" w:rsidRDefault="000260E3" w:rsidP="000260E3">
      <w:pPr>
        <w:pStyle w:val="Bibliography"/>
        <w:rPr>
          <w:color w:val="auto"/>
        </w:rPr>
      </w:pPr>
      <w:r w:rsidRPr="000260E3">
        <w:rPr>
          <w:color w:val="auto"/>
        </w:rPr>
        <w:lastRenderedPageBreak/>
        <w:t xml:space="preserve">29. </w:t>
      </w:r>
      <w:r w:rsidRPr="000260E3">
        <w:rPr>
          <w:color w:val="auto"/>
        </w:rPr>
        <w:tab/>
        <w:t xml:space="preserve">E. V. Bashkirova, </w:t>
      </w:r>
      <w:r w:rsidRPr="000260E3">
        <w:rPr>
          <w:i/>
          <w:iCs/>
          <w:color w:val="auto"/>
        </w:rPr>
        <w:t>et al.</w:t>
      </w:r>
      <w:r w:rsidRPr="000260E3">
        <w:rPr>
          <w:color w:val="auto"/>
        </w:rPr>
        <w:t xml:space="preserve">, Opposing, spatially-determined epigenetic forces impose restrictions on stochastic olfactory receptor choice. </w:t>
      </w:r>
      <w:r w:rsidRPr="000260E3">
        <w:rPr>
          <w:i/>
          <w:iCs/>
          <w:color w:val="auto"/>
        </w:rPr>
        <w:t>eLife</w:t>
      </w:r>
      <w:r w:rsidRPr="000260E3">
        <w:rPr>
          <w:color w:val="auto"/>
        </w:rPr>
        <w:t xml:space="preserve"> </w:t>
      </w:r>
      <w:r w:rsidRPr="000260E3">
        <w:rPr>
          <w:b/>
          <w:bCs/>
          <w:color w:val="auto"/>
        </w:rPr>
        <w:t>12</w:t>
      </w:r>
      <w:r w:rsidRPr="000260E3">
        <w:rPr>
          <w:color w:val="auto"/>
        </w:rPr>
        <w:t>, RP87445 (2023).</w:t>
      </w:r>
    </w:p>
    <w:p w14:paraId="279BCC67" w14:textId="77777777" w:rsidR="000260E3" w:rsidRPr="000260E3" w:rsidRDefault="000260E3" w:rsidP="000260E3">
      <w:pPr>
        <w:pStyle w:val="Bibliography"/>
        <w:rPr>
          <w:color w:val="auto"/>
        </w:rPr>
      </w:pPr>
      <w:r w:rsidRPr="000260E3">
        <w:rPr>
          <w:color w:val="auto"/>
        </w:rPr>
        <w:t xml:space="preserve">30. </w:t>
      </w:r>
      <w:r w:rsidRPr="000260E3">
        <w:rPr>
          <w:color w:val="auto"/>
        </w:rPr>
        <w:tab/>
        <w:t xml:space="preserve">V. L. Trudeau, Neuroendocrine Control of Reproduction in Teleost Fish: Concepts and Controversies. </w:t>
      </w:r>
      <w:r w:rsidRPr="000260E3">
        <w:rPr>
          <w:i/>
          <w:iCs/>
          <w:color w:val="auto"/>
        </w:rPr>
        <w:t>Annual Review of Animal Biosciences</w:t>
      </w:r>
      <w:r w:rsidRPr="000260E3">
        <w:rPr>
          <w:color w:val="auto"/>
        </w:rPr>
        <w:t xml:space="preserve"> </w:t>
      </w:r>
      <w:r w:rsidRPr="000260E3">
        <w:rPr>
          <w:b/>
          <w:bCs/>
          <w:color w:val="auto"/>
        </w:rPr>
        <w:t>10</w:t>
      </w:r>
      <w:r w:rsidRPr="000260E3">
        <w:rPr>
          <w:color w:val="auto"/>
        </w:rPr>
        <w:t>, 107–130 (2022).</w:t>
      </w:r>
    </w:p>
    <w:p w14:paraId="1EFD4D35" w14:textId="77777777" w:rsidR="000260E3" w:rsidRPr="000260E3" w:rsidRDefault="000260E3" w:rsidP="000260E3">
      <w:pPr>
        <w:pStyle w:val="Bibliography"/>
        <w:rPr>
          <w:color w:val="auto"/>
        </w:rPr>
      </w:pPr>
      <w:r w:rsidRPr="000260E3">
        <w:rPr>
          <w:color w:val="auto"/>
        </w:rPr>
        <w:t xml:space="preserve">31. </w:t>
      </w:r>
      <w:r w:rsidRPr="000260E3">
        <w:rPr>
          <w:color w:val="auto"/>
        </w:rPr>
        <w:tab/>
        <w:t xml:space="preserve">C. R. Kramer, M. A. Imbriano, Neuropeptide Y (NPY) induces gonad reversal in the protogynous bluehead wrasse, Thalassoma bifasciatum (Teleostei: Labridae). </w:t>
      </w:r>
      <w:r w:rsidRPr="000260E3">
        <w:rPr>
          <w:i/>
          <w:iCs/>
          <w:color w:val="auto"/>
        </w:rPr>
        <w:t>Journal of Experimental Zoology</w:t>
      </w:r>
      <w:r w:rsidRPr="000260E3">
        <w:rPr>
          <w:color w:val="auto"/>
        </w:rPr>
        <w:t xml:space="preserve"> </w:t>
      </w:r>
      <w:r w:rsidRPr="000260E3">
        <w:rPr>
          <w:b/>
          <w:bCs/>
          <w:color w:val="auto"/>
        </w:rPr>
        <w:t>279</w:t>
      </w:r>
      <w:r w:rsidRPr="000260E3">
        <w:rPr>
          <w:color w:val="auto"/>
        </w:rPr>
        <w:t>, 133–144 (1997).</w:t>
      </w:r>
    </w:p>
    <w:p w14:paraId="7687B029" w14:textId="77777777" w:rsidR="000260E3" w:rsidRPr="000260E3" w:rsidRDefault="000260E3" w:rsidP="000260E3">
      <w:pPr>
        <w:pStyle w:val="Bibliography"/>
        <w:rPr>
          <w:color w:val="auto"/>
        </w:rPr>
      </w:pPr>
      <w:r w:rsidRPr="000260E3">
        <w:rPr>
          <w:color w:val="auto"/>
        </w:rPr>
        <w:t xml:space="preserve">32. </w:t>
      </w:r>
      <w:r w:rsidRPr="000260E3">
        <w:rPr>
          <w:color w:val="auto"/>
        </w:rPr>
        <w:tab/>
        <w:t xml:space="preserve">L. H. Cohen, </w:t>
      </w:r>
      <w:r w:rsidRPr="000260E3">
        <w:rPr>
          <w:i/>
          <w:iCs/>
          <w:color w:val="auto"/>
        </w:rPr>
        <w:t>et al.</w:t>
      </w:r>
      <w:r w:rsidRPr="000260E3">
        <w:rPr>
          <w:color w:val="auto"/>
        </w:rPr>
        <w:t xml:space="preserve">, The satiety hormone cholecystokinin gates reproduction in fish by controlling gonadotropin secretion. </w:t>
      </w:r>
      <w:r w:rsidRPr="000260E3">
        <w:rPr>
          <w:i/>
          <w:iCs/>
          <w:color w:val="auto"/>
        </w:rPr>
        <w:t>eLife</w:t>
      </w:r>
      <w:r w:rsidRPr="000260E3">
        <w:rPr>
          <w:color w:val="auto"/>
        </w:rPr>
        <w:t xml:space="preserve"> </w:t>
      </w:r>
      <w:r w:rsidRPr="000260E3">
        <w:rPr>
          <w:b/>
          <w:bCs/>
          <w:color w:val="auto"/>
        </w:rPr>
        <w:t>13</w:t>
      </w:r>
      <w:r w:rsidRPr="000260E3">
        <w:rPr>
          <w:color w:val="auto"/>
        </w:rPr>
        <w:t xml:space="preserve"> (2024).</w:t>
      </w:r>
    </w:p>
    <w:p w14:paraId="4E7E00CA" w14:textId="77777777" w:rsidR="000260E3" w:rsidRPr="000260E3" w:rsidRDefault="000260E3" w:rsidP="000260E3">
      <w:pPr>
        <w:pStyle w:val="Bibliography"/>
        <w:rPr>
          <w:color w:val="auto"/>
        </w:rPr>
      </w:pPr>
      <w:r w:rsidRPr="000260E3">
        <w:rPr>
          <w:color w:val="auto"/>
        </w:rPr>
        <w:t xml:space="preserve">33. </w:t>
      </w:r>
      <w:r w:rsidRPr="000260E3">
        <w:rPr>
          <w:color w:val="auto"/>
        </w:rPr>
        <w:tab/>
        <w:t xml:space="preserve">N. Mizrahi, </w:t>
      </w:r>
      <w:r w:rsidRPr="000260E3">
        <w:rPr>
          <w:i/>
          <w:iCs/>
          <w:color w:val="auto"/>
        </w:rPr>
        <w:t>et al.</w:t>
      </w:r>
      <w:r w:rsidRPr="000260E3">
        <w:rPr>
          <w:color w:val="auto"/>
        </w:rPr>
        <w:t xml:space="preserve">, Deciphering Direct and Indirect Effects of Neurokinin B and GnRH in the Brain-Pituitary Axis of Tilapia. </w:t>
      </w:r>
      <w:r w:rsidRPr="000260E3">
        <w:rPr>
          <w:i/>
          <w:iCs/>
          <w:color w:val="auto"/>
        </w:rPr>
        <w:t>Front Endocrinol (Lausanne)</w:t>
      </w:r>
      <w:r w:rsidRPr="000260E3">
        <w:rPr>
          <w:color w:val="auto"/>
        </w:rPr>
        <w:t xml:space="preserve"> </w:t>
      </w:r>
      <w:r w:rsidRPr="000260E3">
        <w:rPr>
          <w:b/>
          <w:bCs/>
          <w:color w:val="auto"/>
        </w:rPr>
        <w:t>10</w:t>
      </w:r>
      <w:r w:rsidRPr="000260E3">
        <w:rPr>
          <w:color w:val="auto"/>
        </w:rPr>
        <w:t>, 469 (2019).</w:t>
      </w:r>
    </w:p>
    <w:p w14:paraId="52F134CD" w14:textId="77777777" w:rsidR="000260E3" w:rsidRPr="000260E3" w:rsidRDefault="000260E3" w:rsidP="000260E3">
      <w:pPr>
        <w:pStyle w:val="Bibliography"/>
        <w:rPr>
          <w:color w:val="auto"/>
        </w:rPr>
      </w:pPr>
      <w:r w:rsidRPr="000260E3">
        <w:rPr>
          <w:color w:val="auto"/>
        </w:rPr>
        <w:t xml:space="preserve">34. </w:t>
      </w:r>
      <w:r w:rsidRPr="000260E3">
        <w:rPr>
          <w:color w:val="auto"/>
        </w:rPr>
        <w:tab/>
        <w:t xml:space="preserve">A. Campo, S. Dufour, K. Rousseau, Tachykinins, new players in the control of reproduction and food intake: A comparative review in mammals and teleosts. </w:t>
      </w:r>
      <w:r w:rsidRPr="000260E3">
        <w:rPr>
          <w:i/>
          <w:iCs/>
          <w:color w:val="auto"/>
        </w:rPr>
        <w:t>Front. Endocrinol.</w:t>
      </w:r>
      <w:r w:rsidRPr="000260E3">
        <w:rPr>
          <w:color w:val="auto"/>
        </w:rPr>
        <w:t xml:space="preserve"> </w:t>
      </w:r>
      <w:r w:rsidRPr="000260E3">
        <w:rPr>
          <w:b/>
          <w:bCs/>
          <w:color w:val="auto"/>
        </w:rPr>
        <w:t>13</w:t>
      </w:r>
      <w:r w:rsidRPr="000260E3">
        <w:rPr>
          <w:color w:val="auto"/>
        </w:rPr>
        <w:t xml:space="preserve"> (2022).</w:t>
      </w:r>
    </w:p>
    <w:p w14:paraId="0A837A23" w14:textId="77777777" w:rsidR="000260E3" w:rsidRPr="000260E3" w:rsidRDefault="000260E3" w:rsidP="000260E3">
      <w:pPr>
        <w:pStyle w:val="Bibliography"/>
        <w:rPr>
          <w:color w:val="auto"/>
        </w:rPr>
      </w:pPr>
      <w:r w:rsidRPr="000260E3">
        <w:rPr>
          <w:color w:val="auto"/>
        </w:rPr>
        <w:t xml:space="preserve">35. </w:t>
      </w:r>
      <w:r w:rsidRPr="000260E3">
        <w:rPr>
          <w:color w:val="auto"/>
        </w:rPr>
        <w:tab/>
        <w:t xml:space="preserve">Z. Tian, </w:t>
      </w:r>
      <w:r w:rsidRPr="000260E3">
        <w:rPr>
          <w:i/>
          <w:iCs/>
          <w:color w:val="auto"/>
        </w:rPr>
        <w:t>et al.</w:t>
      </w:r>
      <w:r w:rsidRPr="000260E3">
        <w:rPr>
          <w:color w:val="auto"/>
        </w:rPr>
        <w:t>, Neurokinin B in the yellowtail kingfish (</w:t>
      </w:r>
      <w:r w:rsidRPr="000260E3">
        <w:rPr>
          <w:i/>
          <w:iCs/>
          <w:color w:val="auto"/>
        </w:rPr>
        <w:t>Seriola lalandi</w:t>
      </w:r>
      <w:r w:rsidRPr="000260E3">
        <w:rPr>
          <w:color w:val="auto"/>
        </w:rPr>
        <w:t xml:space="preserve">) and its potential role in controlling reproduction. </w:t>
      </w:r>
      <w:r w:rsidRPr="000260E3">
        <w:rPr>
          <w:i/>
          <w:iCs/>
          <w:color w:val="auto"/>
        </w:rPr>
        <w:t>Aquaculture Reports</w:t>
      </w:r>
      <w:r w:rsidRPr="000260E3">
        <w:rPr>
          <w:color w:val="auto"/>
        </w:rPr>
        <w:t xml:space="preserve"> </w:t>
      </w:r>
      <w:r w:rsidRPr="000260E3">
        <w:rPr>
          <w:b/>
          <w:bCs/>
          <w:color w:val="auto"/>
        </w:rPr>
        <w:t>36</w:t>
      </w:r>
      <w:r w:rsidRPr="000260E3">
        <w:rPr>
          <w:color w:val="auto"/>
        </w:rPr>
        <w:t>, 102167 (2024).</w:t>
      </w:r>
    </w:p>
    <w:p w14:paraId="70F14623" w14:textId="77777777" w:rsidR="000260E3" w:rsidRPr="000260E3" w:rsidRDefault="000260E3" w:rsidP="000260E3">
      <w:pPr>
        <w:pStyle w:val="Bibliography"/>
        <w:rPr>
          <w:color w:val="auto"/>
        </w:rPr>
      </w:pPr>
      <w:r w:rsidRPr="000260E3">
        <w:rPr>
          <w:color w:val="auto"/>
        </w:rPr>
        <w:t xml:space="preserve">36. </w:t>
      </w:r>
      <w:r w:rsidRPr="000260E3">
        <w:rPr>
          <w:color w:val="auto"/>
        </w:rPr>
        <w:tab/>
        <w:t xml:space="preserve">K. Santhakumar, Neuroendocrine regulation of reproduction in fish – Mini review. </w:t>
      </w:r>
      <w:r w:rsidRPr="000260E3">
        <w:rPr>
          <w:i/>
          <w:iCs/>
          <w:color w:val="auto"/>
        </w:rPr>
        <w:t>Aquaculture and Fisheries</w:t>
      </w:r>
      <w:r w:rsidRPr="000260E3">
        <w:rPr>
          <w:color w:val="auto"/>
        </w:rPr>
        <w:t xml:space="preserve"> </w:t>
      </w:r>
      <w:r w:rsidRPr="000260E3">
        <w:rPr>
          <w:b/>
          <w:bCs/>
          <w:color w:val="auto"/>
        </w:rPr>
        <w:t>9</w:t>
      </w:r>
      <w:r w:rsidRPr="000260E3">
        <w:rPr>
          <w:color w:val="auto"/>
        </w:rPr>
        <w:t>, 437–446 (2024).</w:t>
      </w:r>
    </w:p>
    <w:p w14:paraId="731C9A1B" w14:textId="77777777" w:rsidR="000260E3" w:rsidRPr="000260E3" w:rsidRDefault="000260E3" w:rsidP="000260E3">
      <w:pPr>
        <w:pStyle w:val="Bibliography"/>
        <w:rPr>
          <w:color w:val="auto"/>
        </w:rPr>
      </w:pPr>
      <w:r w:rsidRPr="000260E3">
        <w:rPr>
          <w:color w:val="auto"/>
        </w:rPr>
        <w:t xml:space="preserve">37. </w:t>
      </w:r>
      <w:r w:rsidRPr="000260E3">
        <w:rPr>
          <w:color w:val="auto"/>
        </w:rPr>
        <w:tab/>
        <w:t xml:space="preserve">Y. Benjamini, Y. Hochberg, Controlling the False Discovery Rate: A Practical and Powerful Approach to Multiple Testing. </w:t>
      </w:r>
      <w:r w:rsidRPr="000260E3">
        <w:rPr>
          <w:i/>
          <w:iCs/>
          <w:color w:val="auto"/>
        </w:rPr>
        <w:t>Journal of the Royal Statistical Society. Series B (Methodological)</w:t>
      </w:r>
      <w:r w:rsidRPr="000260E3">
        <w:rPr>
          <w:color w:val="auto"/>
        </w:rPr>
        <w:t xml:space="preserve"> </w:t>
      </w:r>
      <w:r w:rsidRPr="000260E3">
        <w:rPr>
          <w:b/>
          <w:bCs/>
          <w:color w:val="auto"/>
        </w:rPr>
        <w:t>57</w:t>
      </w:r>
      <w:r w:rsidRPr="000260E3">
        <w:rPr>
          <w:color w:val="auto"/>
        </w:rPr>
        <w:t>, 289–300 (1995).</w:t>
      </w:r>
    </w:p>
    <w:p w14:paraId="2B510581" w14:textId="77777777" w:rsidR="000260E3" w:rsidRPr="000260E3" w:rsidRDefault="000260E3" w:rsidP="000260E3">
      <w:pPr>
        <w:pStyle w:val="Bibliography"/>
        <w:rPr>
          <w:color w:val="auto"/>
        </w:rPr>
      </w:pPr>
      <w:r w:rsidRPr="000260E3">
        <w:rPr>
          <w:color w:val="auto"/>
        </w:rPr>
        <w:t xml:space="preserve">38. </w:t>
      </w:r>
      <w:r w:rsidRPr="000260E3">
        <w:rPr>
          <w:color w:val="auto"/>
        </w:rPr>
        <w:tab/>
        <w:t xml:space="preserve">R. V. Lenth, </w:t>
      </w:r>
      <w:r w:rsidRPr="000260E3">
        <w:rPr>
          <w:i/>
          <w:iCs/>
          <w:color w:val="auto"/>
        </w:rPr>
        <w:t>et al.</w:t>
      </w:r>
      <w:r w:rsidRPr="000260E3">
        <w:rPr>
          <w:color w:val="auto"/>
        </w:rPr>
        <w:t>, emmeans: Estimated Marginal Means, aka Least-Squares Means. (2024). Deposited 21 August 2024.</w:t>
      </w:r>
    </w:p>
    <w:p w14:paraId="5E4CFDE7" w14:textId="77777777" w:rsidR="000260E3" w:rsidRPr="000260E3" w:rsidRDefault="000260E3" w:rsidP="000260E3">
      <w:pPr>
        <w:pStyle w:val="Bibliography"/>
        <w:rPr>
          <w:color w:val="auto"/>
        </w:rPr>
      </w:pPr>
      <w:r w:rsidRPr="000260E3">
        <w:rPr>
          <w:color w:val="auto"/>
        </w:rPr>
        <w:t xml:space="preserve">39. </w:t>
      </w:r>
      <w:r w:rsidRPr="000260E3">
        <w:rPr>
          <w:color w:val="auto"/>
        </w:rPr>
        <w:tab/>
        <w:t>J. Fox, S. Weisberg, An R Companion to Applied Regression, Third edition. (2019).</w:t>
      </w:r>
    </w:p>
    <w:p w14:paraId="4AB5712A" w14:textId="77777777" w:rsidR="000260E3" w:rsidRPr="000260E3" w:rsidRDefault="000260E3" w:rsidP="000260E3">
      <w:pPr>
        <w:pStyle w:val="Bibliography"/>
        <w:rPr>
          <w:color w:val="auto"/>
        </w:rPr>
      </w:pPr>
      <w:r w:rsidRPr="000260E3">
        <w:rPr>
          <w:color w:val="auto"/>
        </w:rPr>
        <w:t xml:space="preserve">40. </w:t>
      </w:r>
      <w:r w:rsidRPr="000260E3">
        <w:rPr>
          <w:color w:val="auto"/>
        </w:rPr>
        <w:tab/>
        <w:t xml:space="preserve">J. Godwin, Behavioural aspects of protandrous sex change in the anemonefish, </w:t>
      </w:r>
      <w:r w:rsidRPr="000260E3">
        <w:rPr>
          <w:i/>
          <w:iCs/>
          <w:color w:val="auto"/>
        </w:rPr>
        <w:t>Amphiprion melanopus</w:t>
      </w:r>
      <w:r w:rsidRPr="000260E3">
        <w:rPr>
          <w:color w:val="auto"/>
        </w:rPr>
        <w:t xml:space="preserve">, and endocrine correlates. </w:t>
      </w:r>
      <w:r w:rsidRPr="000260E3">
        <w:rPr>
          <w:i/>
          <w:iCs/>
          <w:color w:val="auto"/>
        </w:rPr>
        <w:t>Animal Behaviour</w:t>
      </w:r>
      <w:r w:rsidRPr="000260E3">
        <w:rPr>
          <w:color w:val="auto"/>
        </w:rPr>
        <w:t xml:space="preserve"> </w:t>
      </w:r>
      <w:r w:rsidRPr="000260E3">
        <w:rPr>
          <w:b/>
          <w:bCs/>
          <w:color w:val="auto"/>
        </w:rPr>
        <w:t>48</w:t>
      </w:r>
      <w:r w:rsidRPr="000260E3">
        <w:rPr>
          <w:color w:val="auto"/>
        </w:rPr>
        <w:t>, 551–567 (1994).</w:t>
      </w:r>
    </w:p>
    <w:p w14:paraId="2DC347D4" w14:textId="77777777" w:rsidR="000260E3" w:rsidRPr="000260E3" w:rsidRDefault="000260E3" w:rsidP="000260E3">
      <w:pPr>
        <w:pStyle w:val="Bibliography"/>
        <w:rPr>
          <w:color w:val="auto"/>
        </w:rPr>
      </w:pPr>
      <w:r w:rsidRPr="000260E3">
        <w:rPr>
          <w:color w:val="auto"/>
        </w:rPr>
        <w:t xml:space="preserve">41. </w:t>
      </w:r>
      <w:r w:rsidRPr="000260E3">
        <w:rPr>
          <w:color w:val="auto"/>
        </w:rPr>
        <w:tab/>
        <w:t xml:space="preserve">H. M. Kang, </w:t>
      </w:r>
      <w:r w:rsidRPr="000260E3">
        <w:rPr>
          <w:i/>
          <w:iCs/>
          <w:color w:val="auto"/>
        </w:rPr>
        <w:t>et al.</w:t>
      </w:r>
      <w:r w:rsidRPr="000260E3">
        <w:rPr>
          <w:color w:val="auto"/>
        </w:rPr>
        <w:t xml:space="preserve">, Multiplexed droplet single-cell RNA-sequencing using natural genetic variation. </w:t>
      </w:r>
      <w:r w:rsidRPr="000260E3">
        <w:rPr>
          <w:i/>
          <w:iCs/>
          <w:color w:val="auto"/>
        </w:rPr>
        <w:t>Nat Biotechnol</w:t>
      </w:r>
      <w:r w:rsidRPr="000260E3">
        <w:rPr>
          <w:color w:val="auto"/>
        </w:rPr>
        <w:t xml:space="preserve"> </w:t>
      </w:r>
      <w:r w:rsidRPr="000260E3">
        <w:rPr>
          <w:b/>
          <w:bCs/>
          <w:color w:val="auto"/>
        </w:rPr>
        <w:t>36</w:t>
      </w:r>
      <w:r w:rsidRPr="000260E3">
        <w:rPr>
          <w:color w:val="auto"/>
        </w:rPr>
        <w:t>, 89–94 (2018).</w:t>
      </w:r>
    </w:p>
    <w:p w14:paraId="37A75540" w14:textId="77777777" w:rsidR="000260E3" w:rsidRPr="000260E3" w:rsidRDefault="000260E3" w:rsidP="000260E3">
      <w:pPr>
        <w:pStyle w:val="Bibliography"/>
        <w:rPr>
          <w:color w:val="auto"/>
        </w:rPr>
      </w:pPr>
      <w:r w:rsidRPr="000260E3">
        <w:rPr>
          <w:color w:val="auto"/>
        </w:rPr>
        <w:t xml:space="preserve">42. </w:t>
      </w:r>
      <w:r w:rsidRPr="000260E3">
        <w:rPr>
          <w:color w:val="auto"/>
        </w:rPr>
        <w:tab/>
        <w:t xml:space="preserve">S. Megas, V. Lorenzi, J. C. Marioni, EmptyDropsMultiome discriminates real cells from background in single-cell multiomics assays. </w:t>
      </w:r>
      <w:r w:rsidRPr="000260E3">
        <w:rPr>
          <w:i/>
          <w:iCs/>
          <w:color w:val="auto"/>
        </w:rPr>
        <w:t>Genome Biology</w:t>
      </w:r>
      <w:r w:rsidRPr="000260E3">
        <w:rPr>
          <w:color w:val="auto"/>
        </w:rPr>
        <w:t xml:space="preserve"> </w:t>
      </w:r>
      <w:r w:rsidRPr="000260E3">
        <w:rPr>
          <w:b/>
          <w:bCs/>
          <w:color w:val="auto"/>
        </w:rPr>
        <w:t>25</w:t>
      </w:r>
      <w:r w:rsidRPr="000260E3">
        <w:rPr>
          <w:color w:val="auto"/>
        </w:rPr>
        <w:t>, 121 (2024).</w:t>
      </w:r>
    </w:p>
    <w:p w14:paraId="297E4BCC" w14:textId="77777777" w:rsidR="000260E3" w:rsidRPr="000260E3" w:rsidRDefault="000260E3" w:rsidP="000260E3">
      <w:pPr>
        <w:pStyle w:val="Bibliography"/>
        <w:rPr>
          <w:color w:val="auto"/>
        </w:rPr>
      </w:pPr>
      <w:r w:rsidRPr="000260E3">
        <w:rPr>
          <w:color w:val="auto"/>
        </w:rPr>
        <w:t xml:space="preserve">43. </w:t>
      </w:r>
      <w:r w:rsidRPr="000260E3">
        <w:rPr>
          <w:color w:val="auto"/>
        </w:rPr>
        <w:tab/>
        <w:t xml:space="preserve">I. Korsunsky, </w:t>
      </w:r>
      <w:r w:rsidRPr="000260E3">
        <w:rPr>
          <w:i/>
          <w:iCs/>
          <w:color w:val="auto"/>
        </w:rPr>
        <w:t>et al.</w:t>
      </w:r>
      <w:r w:rsidRPr="000260E3">
        <w:rPr>
          <w:color w:val="auto"/>
        </w:rPr>
        <w:t xml:space="preserve">, Fast, sensitive, and accurate integration of single cell data with Harmony. </w:t>
      </w:r>
      <w:r w:rsidRPr="000260E3">
        <w:rPr>
          <w:i/>
          <w:iCs/>
          <w:color w:val="auto"/>
        </w:rPr>
        <w:t>Nat Methods</w:t>
      </w:r>
      <w:r w:rsidRPr="000260E3">
        <w:rPr>
          <w:color w:val="auto"/>
        </w:rPr>
        <w:t xml:space="preserve"> </w:t>
      </w:r>
      <w:r w:rsidRPr="000260E3">
        <w:rPr>
          <w:b/>
          <w:bCs/>
          <w:color w:val="auto"/>
        </w:rPr>
        <w:t>16</w:t>
      </w:r>
      <w:r w:rsidRPr="000260E3">
        <w:rPr>
          <w:color w:val="auto"/>
        </w:rPr>
        <w:t>, 1289–1296 (2019).</w:t>
      </w:r>
    </w:p>
    <w:p w14:paraId="6D2E98E3" w14:textId="77777777" w:rsidR="000260E3" w:rsidRPr="000260E3" w:rsidRDefault="000260E3" w:rsidP="000260E3">
      <w:pPr>
        <w:pStyle w:val="Bibliography"/>
        <w:rPr>
          <w:color w:val="auto"/>
        </w:rPr>
      </w:pPr>
      <w:r w:rsidRPr="000260E3">
        <w:rPr>
          <w:color w:val="auto"/>
        </w:rPr>
        <w:lastRenderedPageBreak/>
        <w:t xml:space="preserve">44. </w:t>
      </w:r>
      <w:r w:rsidRPr="000260E3">
        <w:rPr>
          <w:color w:val="auto"/>
        </w:rPr>
        <w:tab/>
        <w:t>Y. Bai, L. Chu, A Graph-based Approach to Estimating the Number of Clusters. [Preprint] (2024). Available at: http://arxiv.org/abs/2402.15600 [Accessed 11 March 2025].</w:t>
      </w:r>
    </w:p>
    <w:p w14:paraId="2FAC3D1E" w14:textId="77777777" w:rsidR="000260E3" w:rsidRPr="000260E3" w:rsidRDefault="000260E3" w:rsidP="000260E3">
      <w:pPr>
        <w:pStyle w:val="Bibliography"/>
        <w:rPr>
          <w:color w:val="auto"/>
        </w:rPr>
      </w:pPr>
      <w:r w:rsidRPr="000260E3">
        <w:rPr>
          <w:color w:val="auto"/>
        </w:rPr>
        <w:t xml:space="preserve">45. </w:t>
      </w:r>
      <w:r w:rsidRPr="000260E3">
        <w:rPr>
          <w:color w:val="auto"/>
        </w:rPr>
        <w:tab/>
        <w:t xml:space="preserve">K. P. Maruska, J. M. Butler, K. E. Field, D. T. Porter, Localization of glutamatergic, GABAergic, and cholinergic neurons in the brain of the African cichlid fish, Astatotilapia burtoni. </w:t>
      </w:r>
      <w:r w:rsidRPr="000260E3">
        <w:rPr>
          <w:i/>
          <w:iCs/>
          <w:color w:val="auto"/>
        </w:rPr>
        <w:t>J Comp Neurol</w:t>
      </w:r>
      <w:r w:rsidRPr="000260E3">
        <w:rPr>
          <w:color w:val="auto"/>
        </w:rPr>
        <w:t xml:space="preserve"> </w:t>
      </w:r>
      <w:r w:rsidRPr="000260E3">
        <w:rPr>
          <w:b/>
          <w:bCs/>
          <w:color w:val="auto"/>
        </w:rPr>
        <w:t>525</w:t>
      </w:r>
      <w:r w:rsidRPr="000260E3">
        <w:rPr>
          <w:color w:val="auto"/>
        </w:rPr>
        <w:t>, 610–638 (2017).</w:t>
      </w:r>
    </w:p>
    <w:p w14:paraId="7DB17D17" w14:textId="77777777" w:rsidR="000260E3" w:rsidRPr="000260E3" w:rsidRDefault="000260E3" w:rsidP="000260E3">
      <w:pPr>
        <w:pStyle w:val="Bibliography"/>
        <w:rPr>
          <w:color w:val="auto"/>
        </w:rPr>
      </w:pPr>
      <w:r w:rsidRPr="000260E3">
        <w:rPr>
          <w:color w:val="auto"/>
        </w:rPr>
        <w:t xml:space="preserve">46. </w:t>
      </w:r>
      <w:r w:rsidRPr="000260E3">
        <w:rPr>
          <w:color w:val="auto"/>
        </w:rPr>
        <w:tab/>
        <w:t xml:space="preserve">Z. V. Johnson, </w:t>
      </w:r>
      <w:r w:rsidRPr="000260E3">
        <w:rPr>
          <w:i/>
          <w:iCs/>
          <w:color w:val="auto"/>
        </w:rPr>
        <w:t>et al.</w:t>
      </w:r>
      <w:r w:rsidRPr="000260E3">
        <w:rPr>
          <w:color w:val="auto"/>
        </w:rPr>
        <w:t xml:space="preserve">, Cellular profiling of a recently-evolved social behavior in cichlid fishes. </w:t>
      </w:r>
      <w:r w:rsidRPr="000260E3">
        <w:rPr>
          <w:i/>
          <w:iCs/>
          <w:color w:val="auto"/>
        </w:rPr>
        <w:t>Nat Commun</w:t>
      </w:r>
      <w:r w:rsidRPr="000260E3">
        <w:rPr>
          <w:color w:val="auto"/>
        </w:rPr>
        <w:t xml:space="preserve"> </w:t>
      </w:r>
      <w:r w:rsidRPr="000260E3">
        <w:rPr>
          <w:b/>
          <w:bCs/>
          <w:color w:val="auto"/>
        </w:rPr>
        <w:t>14</w:t>
      </w:r>
      <w:r w:rsidRPr="000260E3">
        <w:rPr>
          <w:color w:val="auto"/>
        </w:rPr>
        <w:t>, 4891 (2023).</w:t>
      </w:r>
    </w:p>
    <w:p w14:paraId="1D18C95A" w14:textId="77777777" w:rsidR="000260E3" w:rsidRPr="000260E3" w:rsidRDefault="000260E3" w:rsidP="000260E3">
      <w:pPr>
        <w:pStyle w:val="Bibliography"/>
        <w:rPr>
          <w:color w:val="auto"/>
        </w:rPr>
      </w:pPr>
      <w:r w:rsidRPr="000260E3">
        <w:rPr>
          <w:color w:val="auto"/>
        </w:rPr>
        <w:t xml:space="preserve">47. </w:t>
      </w:r>
      <w:r w:rsidRPr="000260E3">
        <w:rPr>
          <w:color w:val="auto"/>
        </w:rPr>
        <w:tab/>
        <w:t xml:space="preserve">M. G. Connolly, </w:t>
      </w:r>
      <w:r w:rsidRPr="000260E3">
        <w:rPr>
          <w:i/>
          <w:iCs/>
          <w:color w:val="auto"/>
        </w:rPr>
        <w:t>et al.</w:t>
      </w:r>
      <w:r w:rsidRPr="000260E3">
        <w:rPr>
          <w:color w:val="auto"/>
        </w:rPr>
        <w:t xml:space="preserve">, Single-Nucleus RNA Sequencing Reveals Enduring Signatures of Acute Stress and Chronic Exercise in Striatal Microglia. </w:t>
      </w:r>
      <w:r w:rsidRPr="000260E3">
        <w:rPr>
          <w:i/>
          <w:iCs/>
          <w:color w:val="auto"/>
        </w:rPr>
        <w:t>Genes, Brain and Behavior</w:t>
      </w:r>
      <w:r w:rsidRPr="000260E3">
        <w:rPr>
          <w:color w:val="auto"/>
        </w:rPr>
        <w:t xml:space="preserve"> </w:t>
      </w:r>
      <w:r w:rsidRPr="000260E3">
        <w:rPr>
          <w:b/>
          <w:bCs/>
          <w:color w:val="auto"/>
        </w:rPr>
        <w:t>24</w:t>
      </w:r>
      <w:r w:rsidRPr="000260E3">
        <w:rPr>
          <w:color w:val="auto"/>
        </w:rPr>
        <w:t>, e70019 (2025).</w:t>
      </w:r>
    </w:p>
    <w:p w14:paraId="5AF14E0C" w14:textId="77777777" w:rsidR="000260E3" w:rsidRPr="000260E3" w:rsidRDefault="000260E3" w:rsidP="000260E3">
      <w:pPr>
        <w:pStyle w:val="Bibliography"/>
        <w:rPr>
          <w:color w:val="auto"/>
        </w:rPr>
      </w:pPr>
      <w:r w:rsidRPr="000260E3">
        <w:rPr>
          <w:color w:val="auto"/>
        </w:rPr>
        <w:t xml:space="preserve">48. </w:t>
      </w:r>
      <w:r w:rsidRPr="000260E3">
        <w:rPr>
          <w:color w:val="auto"/>
        </w:rPr>
        <w:tab/>
        <w:t xml:space="preserve">D. Bates, </w:t>
      </w:r>
      <w:r w:rsidRPr="000260E3">
        <w:rPr>
          <w:i/>
          <w:iCs/>
          <w:color w:val="auto"/>
        </w:rPr>
        <w:t>et al.</w:t>
      </w:r>
      <w:r w:rsidRPr="000260E3">
        <w:rPr>
          <w:color w:val="auto"/>
        </w:rPr>
        <w:t>, lme4: Linear Mixed-Effects Models using “Eigen” and S4. (2024). Deposited 3 July 2024.</w:t>
      </w:r>
    </w:p>
    <w:p w14:paraId="764BFFB8" w14:textId="77777777" w:rsidR="000260E3" w:rsidRPr="000260E3" w:rsidRDefault="000260E3" w:rsidP="000260E3">
      <w:pPr>
        <w:pStyle w:val="Bibliography"/>
        <w:rPr>
          <w:color w:val="auto"/>
        </w:rPr>
      </w:pPr>
      <w:r w:rsidRPr="000260E3">
        <w:rPr>
          <w:color w:val="auto"/>
        </w:rPr>
        <w:t xml:space="preserve">49. </w:t>
      </w:r>
      <w:r w:rsidRPr="000260E3">
        <w:rPr>
          <w:color w:val="auto"/>
        </w:rPr>
        <w:tab/>
        <w:t xml:space="preserve">F. Pedregosa, </w:t>
      </w:r>
      <w:r w:rsidRPr="000260E3">
        <w:rPr>
          <w:i/>
          <w:iCs/>
          <w:color w:val="auto"/>
        </w:rPr>
        <w:t>et al.</w:t>
      </w:r>
      <w:r w:rsidRPr="000260E3">
        <w:rPr>
          <w:color w:val="auto"/>
        </w:rPr>
        <w:t xml:space="preserve">, Scikit-learn: Machine Learning in Python. </w:t>
      </w:r>
      <w:r w:rsidRPr="000260E3">
        <w:rPr>
          <w:i/>
          <w:iCs/>
          <w:color w:val="auto"/>
        </w:rPr>
        <w:t>Journal of Machine Learning Research</w:t>
      </w:r>
      <w:r w:rsidRPr="000260E3">
        <w:rPr>
          <w:color w:val="auto"/>
        </w:rPr>
        <w:t xml:space="preserve"> </w:t>
      </w:r>
      <w:r w:rsidRPr="000260E3">
        <w:rPr>
          <w:b/>
          <w:bCs/>
          <w:color w:val="auto"/>
        </w:rPr>
        <w:t>12</w:t>
      </w:r>
      <w:r w:rsidRPr="000260E3">
        <w:rPr>
          <w:color w:val="auto"/>
        </w:rPr>
        <w:t>, 2825–2830 (2011).</w:t>
      </w:r>
    </w:p>
    <w:p w14:paraId="5C9E1C1F" w14:textId="77777777" w:rsidR="000260E3" w:rsidRPr="000260E3" w:rsidRDefault="000260E3" w:rsidP="000260E3">
      <w:pPr>
        <w:pStyle w:val="Bibliography"/>
        <w:rPr>
          <w:color w:val="auto"/>
        </w:rPr>
      </w:pPr>
      <w:r w:rsidRPr="000260E3">
        <w:rPr>
          <w:color w:val="auto"/>
        </w:rPr>
        <w:t xml:space="preserve">50. </w:t>
      </w:r>
      <w:r w:rsidRPr="000260E3">
        <w:rPr>
          <w:color w:val="auto"/>
        </w:rPr>
        <w:tab/>
        <w:t xml:space="preserve">G. S. Gulati, </w:t>
      </w:r>
      <w:r w:rsidRPr="000260E3">
        <w:rPr>
          <w:i/>
          <w:iCs/>
          <w:color w:val="auto"/>
        </w:rPr>
        <w:t>et al.</w:t>
      </w:r>
      <w:r w:rsidRPr="000260E3">
        <w:rPr>
          <w:color w:val="auto"/>
        </w:rPr>
        <w:t xml:space="preserve">, Single-cell transcriptional diversity is a hallmark of developmental potential. </w:t>
      </w:r>
      <w:r w:rsidRPr="000260E3">
        <w:rPr>
          <w:i/>
          <w:iCs/>
          <w:color w:val="auto"/>
        </w:rPr>
        <w:t>Science</w:t>
      </w:r>
      <w:r w:rsidRPr="000260E3">
        <w:rPr>
          <w:color w:val="auto"/>
        </w:rPr>
        <w:t xml:space="preserve"> </w:t>
      </w:r>
      <w:r w:rsidRPr="000260E3">
        <w:rPr>
          <w:b/>
          <w:bCs/>
          <w:color w:val="auto"/>
        </w:rPr>
        <w:t>367</w:t>
      </w:r>
      <w:r w:rsidRPr="000260E3">
        <w:rPr>
          <w:color w:val="auto"/>
        </w:rPr>
        <w:t>, 405–411 (2020).</w:t>
      </w:r>
    </w:p>
    <w:p w14:paraId="38A9A8DB" w14:textId="77777777" w:rsidR="000260E3" w:rsidRPr="000260E3" w:rsidRDefault="000260E3" w:rsidP="000260E3">
      <w:pPr>
        <w:pStyle w:val="Bibliography"/>
        <w:rPr>
          <w:color w:val="auto"/>
        </w:rPr>
      </w:pPr>
      <w:r w:rsidRPr="000260E3">
        <w:rPr>
          <w:color w:val="auto"/>
        </w:rPr>
        <w:t xml:space="preserve">51. </w:t>
      </w:r>
      <w:r w:rsidRPr="000260E3">
        <w:rPr>
          <w:color w:val="auto"/>
        </w:rPr>
        <w:tab/>
        <w:t xml:space="preserve">S. Aibar, </w:t>
      </w:r>
      <w:r w:rsidRPr="000260E3">
        <w:rPr>
          <w:i/>
          <w:iCs/>
          <w:color w:val="auto"/>
        </w:rPr>
        <w:t>et al.</w:t>
      </w:r>
      <w:r w:rsidRPr="000260E3">
        <w:rPr>
          <w:color w:val="auto"/>
        </w:rPr>
        <w:t xml:space="preserve">, SCENIC: single-cell regulatory network inference and clustering. </w:t>
      </w:r>
      <w:r w:rsidRPr="000260E3">
        <w:rPr>
          <w:i/>
          <w:iCs/>
          <w:color w:val="auto"/>
        </w:rPr>
        <w:t>Nat Methods</w:t>
      </w:r>
      <w:r w:rsidRPr="000260E3">
        <w:rPr>
          <w:color w:val="auto"/>
        </w:rPr>
        <w:t xml:space="preserve"> </w:t>
      </w:r>
      <w:r w:rsidRPr="000260E3">
        <w:rPr>
          <w:b/>
          <w:bCs/>
          <w:color w:val="auto"/>
        </w:rPr>
        <w:t>14</w:t>
      </w:r>
      <w:r w:rsidRPr="000260E3">
        <w:rPr>
          <w:color w:val="auto"/>
        </w:rPr>
        <w:t>, 1083–1086 (2017).</w:t>
      </w:r>
    </w:p>
    <w:p w14:paraId="15D1B0F5" w14:textId="5FBF99FF" w:rsidR="002613B6" w:rsidRPr="00013D8B" w:rsidRDefault="004F6DBB" w:rsidP="000260E3">
      <w:pPr>
        <w:pStyle w:val="Bibliography"/>
      </w:pPr>
      <w:r>
        <w:fldChar w:fldCharType="end"/>
      </w:r>
    </w:p>
    <w:sectPr w:rsidR="002613B6" w:rsidRPr="00013D8B"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08-04T10:46:00Z" w:initials="GGJ">
    <w:p w14:paraId="4C30DA5A" w14:textId="77777777" w:rsidR="00DC329C" w:rsidRDefault="00DC329C" w:rsidP="00DC329C">
      <w:r>
        <w:rPr>
          <w:rStyle w:val="CommentReference"/>
        </w:rPr>
        <w:annotationRef/>
      </w:r>
      <w:r>
        <w:rPr>
          <w:sz w:val="20"/>
          <w:szCs w:val="20"/>
        </w:rPr>
        <w:t>Please add appropriate affiliations</w:t>
      </w:r>
    </w:p>
  </w:comment>
  <w:comment w:id="1" w:author="Rhodes, Justin S" w:date="2026-09-08T13:17:00Z" w:initials="JR">
    <w:p w14:paraId="2588272D" w14:textId="77777777" w:rsidR="005739D4" w:rsidRDefault="005739D4" w:rsidP="005739D4">
      <w:pPr>
        <w:pStyle w:val="CommentText"/>
      </w:pPr>
      <w:r>
        <w:rPr>
          <w:rStyle w:val="CommentReference"/>
        </w:rPr>
        <w:annotationRef/>
      </w:r>
      <w:r>
        <w:t xml:space="preserve">You can do as best you can and flag the individual authors to check </w:t>
      </w:r>
    </w:p>
  </w:comment>
  <w:comment w:id="15" w:author="Rhodes, Justin S" w:date="2026-09-03T11:47:00Z" w:initials="JR">
    <w:p w14:paraId="514A464A" w14:textId="77777777" w:rsidR="00A335BB" w:rsidRDefault="00A335BB" w:rsidP="00A335BB">
      <w:pPr>
        <w:pStyle w:val="CommentText"/>
      </w:pPr>
      <w:r>
        <w:rPr>
          <w:rStyle w:val="CommentReference"/>
        </w:rPr>
        <w:annotationRef/>
      </w:r>
      <w:r>
        <w:rPr>
          <w:color w:val="000000"/>
        </w:rPr>
        <w:t>Shortened to less than 250 words. Make sure it is accurate as written</w:t>
      </w:r>
    </w:p>
  </w:comment>
  <w:comment w:id="52" w:author="Graham, Gabriel J." w:date="2026-08-24T12:10:00Z" w:initials="GGJ">
    <w:p w14:paraId="710CBBD1" w14:textId="77777777" w:rsidR="00E71265" w:rsidRDefault="00E71265" w:rsidP="00E71265">
      <w:r>
        <w:rPr>
          <w:rStyle w:val="CommentReference"/>
        </w:rPr>
        <w:annotationRef/>
      </w:r>
      <w:r>
        <w:rPr>
          <w:sz w:val="20"/>
          <w:szCs w:val="20"/>
        </w:rPr>
        <w:t>Do you want to include something about the GRN analysis here?</w:t>
      </w:r>
    </w:p>
  </w:comment>
  <w:comment w:id="53" w:author="Rhodes, Justin S" w:date="2026-09-03T07:13:00Z" w:initials="JR">
    <w:p w14:paraId="652C6753" w14:textId="77777777" w:rsidR="00B04808" w:rsidRDefault="00B04808" w:rsidP="00B04808">
      <w:pPr>
        <w:pStyle w:val="CommentText"/>
      </w:pPr>
      <w:r>
        <w:rPr>
          <w:rStyle w:val="CommentReference"/>
        </w:rPr>
        <w:annotationRef/>
      </w:r>
      <w:r>
        <w:t>I don’t think necessary</w:t>
      </w:r>
    </w:p>
  </w:comment>
  <w:comment w:id="64" w:author="Rhodes, Justin S" w:date="2026-09-05T08:00:00Z" w:initials="JR">
    <w:p w14:paraId="232870ED" w14:textId="77777777" w:rsidR="00B16A1B" w:rsidRDefault="00FF6E5D" w:rsidP="00B16A1B">
      <w:pPr>
        <w:pStyle w:val="CommentText"/>
      </w:pPr>
      <w:r>
        <w:rPr>
          <w:rStyle w:val="CommentReference"/>
        </w:rPr>
        <w:annotationRef/>
      </w:r>
      <w:r w:rsidR="00B16A1B">
        <w:rPr>
          <w:color w:val="000000"/>
        </w:rPr>
        <w:t xml:space="preserve">Lets expamd this out. This is not sufficient. I don’t think the fact that the lengths and weights were in between males and females necessarily means they were in sex change, it depends on what their masses were when they  started the experiment.    Can you please send me this supplementary figure you have for this?  When we paired them together we measured them and when we euthanized them we measured them, so I would say something like intermediates grew by xx% (+/- SE) in length whereas their partners only grew by xx% over the same time period (a significant difference; p=xx).  This is 2 way repeated measures with time as repeated This indicates intermediates where in the process of sex change. The Late intermediates grew by xx% and similary their partners only xx%.  New females grew by xx%, and their partners by xx%.  Similar results were observed for weights.  </w:t>
      </w:r>
    </w:p>
  </w:comment>
  <w:comment w:id="67" w:author="Graham, Gabriel J." w:date="2026-08-07T14:49:00Z" w:initials="GGJ">
    <w:p w14:paraId="5E3AEC00" w14:textId="77777777" w:rsidR="00D770B1" w:rsidRDefault="002108AE" w:rsidP="00D770B1">
      <w:r>
        <w:rPr>
          <w:rStyle w:val="CommentReference"/>
        </w:rPr>
        <w:annotationRef/>
      </w:r>
      <w:r w:rsidR="00D770B1">
        <w:rPr>
          <w:sz w:val="20"/>
          <w:szCs w:val="20"/>
        </w:rPr>
        <w:t>Curious how you think we can portray this cause to me it seems like ovarian tissue doesnt change (maybe we can show raw volume in supplemental if you want), but testicular reduces, leading to the increase in ovarian</w:t>
      </w:r>
    </w:p>
  </w:comment>
  <w:comment w:id="68" w:author="Rhodes, Justin S" w:date="2026-09-07T16:39:00Z" w:initials="JR">
    <w:p w14:paraId="6BF0BAC3" w14:textId="77777777" w:rsidR="00B16A1B" w:rsidRDefault="00B16A1B" w:rsidP="00B16A1B">
      <w:pPr>
        <w:pStyle w:val="CommentText"/>
      </w:pPr>
      <w:r>
        <w:rPr>
          <w:rStyle w:val="CommentReference"/>
        </w:rPr>
        <w:annotationRef/>
      </w:r>
      <w:r>
        <w:rPr>
          <w:color w:val="000000"/>
        </w:rPr>
        <w:t xml:space="preserve">Yes that is what we need to say or I meant to say.  </w:t>
      </w:r>
    </w:p>
  </w:comment>
  <w:comment w:id="69"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70" w:author="Graham, Gabriel J." w:date="2026-07-21T16:42:00Z" w:initials="GG">
    <w:p w14:paraId="4311B93F" w14:textId="77777777" w:rsidR="0018081A" w:rsidRDefault="0018081A" w:rsidP="00C97163">
      <w:pPr>
        <w:pStyle w:val="CommentText"/>
      </w:pPr>
      <w:r>
        <w:rPr>
          <w:rStyle w:val="CommentReference"/>
        </w:rPr>
        <w:annotationRef/>
      </w:r>
      <w:r>
        <w:rPr>
          <w:color w:val="000000"/>
        </w:rPr>
        <w:t>Katie I’m not sure if you want to edit this since we used harmony for the clustering, or if you want to keep that to only being discussed in methods</w:t>
      </w:r>
    </w:p>
  </w:comment>
  <w:comment w:id="71" w:author="Rhodes, Justin S" w:date="2026-09-07T16:38:00Z" w:initials="JR">
    <w:p w14:paraId="15F67AB4" w14:textId="77777777" w:rsidR="00B16A1B" w:rsidRDefault="00B16A1B" w:rsidP="00B16A1B">
      <w:pPr>
        <w:pStyle w:val="CommentText"/>
      </w:pPr>
      <w:r>
        <w:rPr>
          <w:rStyle w:val="CommentReference"/>
        </w:rPr>
        <w:annotationRef/>
      </w:r>
      <w:r>
        <w:t>Put notes to specific authors directly in the text with xx so it is easy to search for them.  Or better, for each author use a different double symbol, like yy, zz, so they can search for them and find them easily.</w:t>
      </w:r>
    </w:p>
  </w:comment>
  <w:comment w:id="73" w:author="Graham, Gabriel J." w:date="2026-08-07T15:27:00Z" w:initials="GGJ">
    <w:p w14:paraId="4D244D0F" w14:textId="77777777" w:rsidR="00E318E3" w:rsidRDefault="00E318E3" w:rsidP="00E318E3">
      <w:r>
        <w:rPr>
          <w:rStyle w:val="CommentReference"/>
        </w:rPr>
        <w:annotationRef/>
      </w:r>
      <w:r>
        <w:rPr>
          <w:sz w:val="20"/>
          <w:szCs w:val="20"/>
        </w:rPr>
        <w:t>Im confused I thought it was 2 fish per slice and we had 4 slices?</w:t>
      </w:r>
    </w:p>
  </w:comment>
  <w:comment w:id="74" w:author="Rhodes, Justin S" w:date="2026-09-04T13:39:00Z" w:initials="JR">
    <w:p w14:paraId="626A5B9E" w14:textId="77777777" w:rsidR="0023586C" w:rsidRDefault="0023586C" w:rsidP="0023586C">
      <w:pPr>
        <w:pStyle w:val="CommentText"/>
      </w:pPr>
      <w:r>
        <w:rPr>
          <w:rStyle w:val="CommentReference"/>
        </w:rPr>
        <w:annotationRef/>
      </w:r>
      <w:r>
        <w:t>Two of the sections were the same two fish.  The other two sections were each different fish.</w:t>
      </w:r>
    </w:p>
  </w:comment>
  <w:comment w:id="72" w:author="Graham, Gabriel J." w:date="2026-07-17T17:08:00Z" w:initials="GG">
    <w:p w14:paraId="07AE4962" w14:textId="77777777" w:rsidR="0018081A" w:rsidRDefault="0018081A"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75" w:author="Graham, Gabriel J." w:date="2026-08-31T11:50:00Z" w:initials="GGJ">
    <w:p w14:paraId="2F139C62" w14:textId="77777777" w:rsidR="00D770B1" w:rsidRDefault="00D770B1" w:rsidP="00D770B1">
      <w:r>
        <w:rPr>
          <w:rStyle w:val="CommentReference"/>
        </w:rPr>
        <w:annotationRef/>
      </w:r>
      <w:r>
        <w:rPr>
          <w:sz w:val="20"/>
          <w:szCs w:val="20"/>
        </w:rPr>
        <w:t>Gabe add adult sex change citation</w:t>
      </w:r>
    </w:p>
  </w:comment>
  <w:comment w:id="77" w:author="Graham, Gabriel J." w:date="2026-08-31T11:54:00Z" w:initials="GGJ">
    <w:p w14:paraId="21838C2D" w14:textId="77777777" w:rsidR="00D770B1" w:rsidRDefault="00D770B1" w:rsidP="00D770B1">
      <w:r>
        <w:rPr>
          <w:rStyle w:val="CommentReference"/>
        </w:rPr>
        <w:annotationRef/>
      </w:r>
      <w:r>
        <w:rPr>
          <w:sz w:val="20"/>
          <w:szCs w:val="20"/>
        </w:rPr>
        <w:t>gabe add mutual best hit methods for parent and child clusters</w:t>
      </w:r>
    </w:p>
  </w:comment>
  <w:comment w:id="78" w:author="Graham, Gabriel J." w:date="2026-08-31T11:57:00Z" w:initials="GGJ">
    <w:p w14:paraId="094B3294" w14:textId="77777777" w:rsidR="00D770B1" w:rsidRDefault="00D770B1" w:rsidP="00D770B1">
      <w:r>
        <w:rPr>
          <w:rStyle w:val="CommentReference"/>
        </w:rPr>
        <w:annotationRef/>
      </w:r>
      <w:r>
        <w:rPr>
          <w:sz w:val="20"/>
          <w:szCs w:val="20"/>
        </w:rPr>
        <w:t>also label multiome clusters in the files</w:t>
      </w:r>
    </w:p>
  </w:comment>
  <w:comment w:id="86" w:author="Rhodes, Justin S" w:date="2026-09-04T13:45:00Z" w:initials="JR">
    <w:p w14:paraId="0CCD578D" w14:textId="77777777" w:rsidR="00C32F02" w:rsidRDefault="00C32F02" w:rsidP="00C32F02">
      <w:pPr>
        <w:pStyle w:val="CommentText"/>
      </w:pPr>
      <w:r>
        <w:rPr>
          <w:rStyle w:val="CommentReference"/>
        </w:rPr>
        <w:annotationRef/>
      </w:r>
      <w:r>
        <w:t>I noticed that we are using this same classification above for abundance of cells, so maybe introduce this idea earlier?</w:t>
      </w:r>
    </w:p>
  </w:comment>
  <w:comment w:id="87" w:author="Rhodes, Justin S" w:date="2026-09-03T13:33:00Z" w:initials="JR">
    <w:p w14:paraId="7C114D72" w14:textId="77777777" w:rsidR="00D14B33" w:rsidRDefault="00D14B33" w:rsidP="00D14B33">
      <w:pPr>
        <w:pStyle w:val="CommentText"/>
      </w:pPr>
      <w:r>
        <w:rPr>
          <w:rStyle w:val="CommentReference"/>
        </w:rPr>
        <w:annotationRef/>
      </w:r>
      <w:r>
        <w:t>This is not sufficient, what do you mean by biased?  I would say these clusters were over represented for DEGs, or they were enriched for DEGs, and use the chi-square statistic.  Why not?</w:t>
      </w:r>
    </w:p>
  </w:comment>
  <w:comment w:id="88" w:author="Graham, Gabriel J." w:date="2026-09-08T15:33:00Z" w:initials="GGJ">
    <w:p w14:paraId="782F56B3" w14:textId="77777777" w:rsidR="000260E3" w:rsidRDefault="000260E3" w:rsidP="000260E3">
      <w:r>
        <w:rPr>
          <w:rStyle w:val="CommentReference"/>
        </w:rPr>
        <w:annotationRef/>
      </w:r>
      <w:r>
        <w:rPr>
          <w:sz w:val="20"/>
          <w:szCs w:val="20"/>
        </w:rPr>
        <w:t>Fair enough gabe include Chisq</w:t>
      </w:r>
    </w:p>
  </w:comment>
  <w:comment w:id="90" w:author="Graham, Gabriel J." w:date="2026-08-07T15:58:00Z" w:initials="GGJ">
    <w:p w14:paraId="6E6FBA78" w14:textId="77777777" w:rsidR="00555C7B" w:rsidRDefault="00653835" w:rsidP="00555C7B">
      <w:r>
        <w:rPr>
          <w:rStyle w:val="CommentReference"/>
        </w:rPr>
        <w:annotationRef/>
      </w:r>
      <w:r w:rsidR="00555C7B">
        <w:rPr>
          <w:sz w:val="20"/>
          <w:szCs w:val="20"/>
        </w:rPr>
        <w:t xml:space="preserve">Can we make this argument? there are more progresisve dars than late dars. To me, the large number of progressive dars means that epigenomic effects are much more long term and extreme (and also less variable across individual) do any of the progressive dars look like they go from near 0 to non-zero or vice versa, I know you filtered out true 0s. On the other hand, you could say the transcriptomic changes really are just more abrupt owing to the ease by which txn is turned on vs off compared to the epigenome, so I am not sure what the best way to interpret this is </w:t>
      </w:r>
    </w:p>
  </w:comment>
  <w:comment w:id="91" w:author="Rhodes, Justin S" w:date="2026-09-03T13:42:00Z" w:initials="JR">
    <w:p w14:paraId="0331751F" w14:textId="77777777" w:rsidR="00E04B65" w:rsidRDefault="00E04B65" w:rsidP="00E04B65">
      <w:pPr>
        <w:pStyle w:val="CommentText"/>
      </w:pPr>
      <w:r>
        <w:rPr>
          <w:rStyle w:val="CommentReference"/>
        </w:rPr>
        <w:annotationRef/>
      </w:r>
      <w:r>
        <w:t xml:space="preserve">Yes, I think that is reasonable way to interpret it.  I don’t know about long term but progressively changing across sex change process </w:t>
      </w:r>
    </w:p>
  </w:comment>
  <w:comment w:id="94" w:author="Rhodes, Justin S" w:date="2026-09-03T13:39:00Z" w:initials="JR">
    <w:p w14:paraId="73CB869D" w14:textId="77777777" w:rsidR="00E04B65" w:rsidRDefault="00E04B65" w:rsidP="00E04B65">
      <w:pPr>
        <w:pStyle w:val="CommentText"/>
      </w:pPr>
      <w:r>
        <w:rPr>
          <w:rStyle w:val="CommentReference"/>
        </w:rPr>
        <w:annotationRef/>
      </w:r>
      <w:r>
        <w:t>Needs more information on what you mean by biased, same comment as before, add the chi square statistic and indicate that these are enriched or over-represented.</w:t>
      </w:r>
    </w:p>
  </w:comment>
  <w:comment w:id="96" w:author="Graham, Gabriel J." w:date="2026-08-06T11:59:00Z" w:initials="GGJ">
    <w:p w14:paraId="44E05328" w14:textId="77777777" w:rsidR="00175C20" w:rsidRDefault="00175C20" w:rsidP="00175C20">
      <w:r>
        <w:rPr>
          <w:rStyle w:val="CommentReference"/>
        </w:rPr>
        <w:annotationRef/>
      </w:r>
      <w:r>
        <w:rPr>
          <w:sz w:val="20"/>
          <w:szCs w:val="20"/>
        </w:rPr>
        <w:t>Why pearsons? I though we decided Spearman was better for this kind of data?</w:t>
      </w:r>
    </w:p>
  </w:comment>
  <w:comment w:id="97" w:author="Rhodes, Justin S" w:date="2026-09-03T13:40:00Z" w:initials="JR">
    <w:p w14:paraId="48BDA3A9" w14:textId="77777777" w:rsidR="00E04B65" w:rsidRDefault="00E04B65" w:rsidP="00E04B65">
      <w:pPr>
        <w:pStyle w:val="CommentText"/>
      </w:pPr>
      <w:r>
        <w:rPr>
          <w:rStyle w:val="CommentReference"/>
        </w:rPr>
        <w:annotationRef/>
      </w:r>
      <w:r>
        <w:t xml:space="preserve">I don’t think spearman’s is better.  The data are pseudo-bulked and normalized, so I think Pearson’s is fine, and I would expect both to conform.  If the reviewers want us to change to spearman’s we will.   </w:t>
      </w:r>
    </w:p>
  </w:comment>
  <w:comment w:id="98" w:author="Graham, Gabriel J." w:date="2026-08-06T12:01:00Z" w:initials="GGJ">
    <w:p w14:paraId="597D28D7" w14:textId="77777777" w:rsidR="00D770B1" w:rsidRDefault="00F17056" w:rsidP="00D770B1">
      <w:r>
        <w:rPr>
          <w:rStyle w:val="CommentReference"/>
        </w:rPr>
        <w:annotationRef/>
      </w:r>
      <w:r w:rsidR="00D770B1">
        <w:rPr>
          <w:sz w:val="20"/>
          <w:szCs w:val="20"/>
        </w:rPr>
        <w:t>I dont really understand why we should include this? I guess the hypothesis would've been certain clusters (RGCs) would be more biased for big changes than others. Might be better to convey with a supplemental plot , it could be a statistical weakness thing</w:t>
      </w:r>
    </w:p>
  </w:comment>
  <w:comment w:id="99" w:author="Rhodes, Justin S" w:date="2026-09-03T13:58:00Z" w:initials="JR">
    <w:p w14:paraId="1A69B0F7" w14:textId="77777777" w:rsidR="006365CB" w:rsidRDefault="00747DD7" w:rsidP="006365CB">
      <w:pPr>
        <w:pStyle w:val="CommentText"/>
      </w:pPr>
      <w:r>
        <w:rPr>
          <w:rStyle w:val="CommentReference"/>
        </w:rPr>
        <w:annotationRef/>
      </w:r>
      <w:r w:rsidR="006365CB">
        <w:rPr>
          <w:color w:val="000000"/>
        </w:rPr>
        <w:t xml:space="preserve">This was to be consistent with other analyses that look at enrichment for DEGs, DARs and now accessibility-associated DEGs, whether some clusters have more of their DEGs caused by accesibity veruss other regulatory mechanisms. You can leave it out if you want.   </w:t>
      </w:r>
    </w:p>
  </w:comment>
  <w:comment w:id="103" w:author="Graham, Gabriel J." w:date="2026-08-07T16:52:00Z" w:initials="GGJ">
    <w:p w14:paraId="4A2ABFE7" w14:textId="2B67C374" w:rsidR="00C551F6" w:rsidRDefault="00C551F6" w:rsidP="00C551F6">
      <w:r>
        <w:rPr>
          <w:rStyle w:val="CommentReference"/>
        </w:rPr>
        <w:annotationRef/>
      </w:r>
      <w:r>
        <w:rPr>
          <w:sz w:val="20"/>
          <w:szCs w:val="20"/>
        </w:rPr>
        <w:t>Which files are these</w:t>
      </w:r>
    </w:p>
  </w:comment>
  <w:comment w:id="104" w:author="Rhodes, Justin S" w:date="2026-09-07T16:48:00Z" w:initials="JR">
    <w:p w14:paraId="42618AB7" w14:textId="77777777" w:rsidR="008A7784" w:rsidRDefault="008A7784" w:rsidP="008A7784">
      <w:pPr>
        <w:pStyle w:val="CommentText"/>
      </w:pPr>
      <w:r>
        <w:rPr>
          <w:rStyle w:val="CommentReference"/>
        </w:rPr>
        <w:annotationRef/>
      </w:r>
      <w:r>
        <w:t>DAR_GENE_CORRELATIONS.csv</w:t>
      </w:r>
    </w:p>
  </w:comment>
  <w:comment w:id="117" w:author="Rhodes, Justin S" w:date="2026-09-07T16:55:00Z" w:initials="JR">
    <w:p w14:paraId="40C201E9" w14:textId="77777777" w:rsidR="00B931D9" w:rsidRDefault="00B931D9" w:rsidP="00B931D9">
      <w:pPr>
        <w:pStyle w:val="CommentText"/>
      </w:pPr>
      <w:r>
        <w:rPr>
          <w:rStyle w:val="CommentReference"/>
        </w:rPr>
        <w:annotationRef/>
      </w:r>
      <w:r>
        <w:t xml:space="preserve">I don’t like the way you phrased this so I am changing it.  It makes it sound like you are trying to find some temporal order within a cluster.  I don’t like the terminology temporal order anyway, that is not really what we are measuring, since everything was measured at a single temporal point, 6 months.  </w:t>
      </w:r>
    </w:p>
  </w:comment>
  <w:comment w:id="130" w:author="Graham, Gabriel J." w:date="2026-09-02T23:23:00Z" w:initials="GGJ">
    <w:p w14:paraId="0B05727B" w14:textId="77777777" w:rsidR="00120EF9" w:rsidRDefault="00120EF9" w:rsidP="00120EF9">
      <w:r>
        <w:rPr>
          <w:rStyle w:val="CommentReference"/>
        </w:rPr>
        <w:annotationRef/>
      </w:r>
      <w:r>
        <w:rPr>
          <w:sz w:val="20"/>
          <w:szCs w:val="20"/>
        </w:rPr>
        <w:t>We also mention this in discussion so not sure if you want to remove it, I think it flows alright</w:t>
      </w:r>
    </w:p>
  </w:comment>
  <w:comment w:id="131" w:author="Rhodes, Justin S" w:date="2026-09-07T16:58:00Z" w:initials="JR">
    <w:p w14:paraId="2C1FCC6D" w14:textId="77777777" w:rsidR="00E31021" w:rsidRDefault="00E31021" w:rsidP="00E31021">
      <w:pPr>
        <w:pStyle w:val="CommentText"/>
      </w:pPr>
      <w:r>
        <w:rPr>
          <w:rStyle w:val="CommentReference"/>
        </w:rPr>
        <w:annotationRef/>
      </w:r>
      <w:r>
        <w:t>I don’t know I am conflicted.  Usually this belongs in discussion, but we have been including lots of interpretation as we go otherwise the reader gets lost.</w:t>
      </w:r>
    </w:p>
  </w:comment>
  <w:comment w:id="132" w:author="Graham, Gabriel J." w:date="2026-08-31T13:00:00Z" w:initials="GGJ">
    <w:p w14:paraId="77F9B44C" w14:textId="77777777" w:rsidR="00D770B1" w:rsidRDefault="00D770B1" w:rsidP="00D770B1">
      <w:r>
        <w:rPr>
          <w:rStyle w:val="CommentReference"/>
        </w:rPr>
        <w:annotationRef/>
      </w:r>
      <w:r>
        <w:rPr>
          <w:sz w:val="20"/>
          <w:szCs w:val="20"/>
        </w:rPr>
        <w:t>CITATIONS</w:t>
      </w:r>
    </w:p>
  </w:comment>
  <w:comment w:id="133" w:author="Graham, Gabriel J." w:date="2026-08-31T12:58:00Z" w:initials="GGJ">
    <w:p w14:paraId="78D66BA6" w14:textId="77777777" w:rsidR="00D770B1" w:rsidRDefault="00D770B1" w:rsidP="00D770B1">
      <w:r>
        <w:rPr>
          <w:rStyle w:val="CommentReference"/>
        </w:rPr>
        <w:annotationRef/>
      </w:r>
      <w:r>
        <w:rPr>
          <w:sz w:val="20"/>
          <w:szCs w:val="20"/>
        </w:rPr>
        <w:t>What exactly is the output for the GRN analysis? I am wondering if we did it per individual, we could test if for example the connection between uncx an cyp19a1b changes by phase, or if there is some way we could add to the idea that these networks change during sex change beyond "the target genes are DEGs"</w:t>
      </w:r>
    </w:p>
  </w:comment>
  <w:comment w:id="134" w:author="Rhodes, Justin S" w:date="2026-09-04T13:52:00Z" w:initials="JR">
    <w:p w14:paraId="4D616E00" w14:textId="77777777" w:rsidR="00C32F02" w:rsidRDefault="00C32F02" w:rsidP="00C32F02">
      <w:pPr>
        <w:pStyle w:val="CommentText"/>
      </w:pPr>
      <w:r>
        <w:rPr>
          <w:rStyle w:val="CommentReference"/>
        </w:rPr>
        <w:annotationRef/>
      </w:r>
      <w:r>
        <w:t xml:space="preserve">No you can’t do it by individual.  It is based on correlations among individuals.  </w:t>
      </w:r>
    </w:p>
  </w:comment>
  <w:comment w:id="135" w:author="Graham, Gabriel J." w:date="2026-08-31T13:07:00Z" w:initials="GGJ">
    <w:p w14:paraId="3937A5A5" w14:textId="77777777" w:rsidR="00D770B1" w:rsidRDefault="00D770B1" w:rsidP="00D770B1">
      <w:r>
        <w:rPr>
          <w:rStyle w:val="CommentReference"/>
        </w:rPr>
        <w:annotationRef/>
      </w:r>
      <w:r>
        <w:rPr>
          <w:sz w:val="20"/>
          <w:szCs w:val="20"/>
        </w:rPr>
        <w:t>Please in the future refer to clusters by the names we give them in the paper rather than just the number, the number is meant to make it more readable than just saying cluster #</w:t>
      </w:r>
    </w:p>
  </w:comment>
  <w:comment w:id="136" w:author="Graham, Gabriel J." w:date="2026-08-24T11:09:00Z" w:initials="GGJ">
    <w:p w14:paraId="06BA4C96" w14:textId="77777777" w:rsidR="005263E4" w:rsidRDefault="005263E4" w:rsidP="005263E4">
      <w:r>
        <w:rPr>
          <w:rStyle w:val="CommentReference"/>
        </w:rPr>
        <w:annotationRef/>
      </w:r>
      <w:r>
        <w:rPr>
          <w:sz w:val="20"/>
          <w:szCs w:val="20"/>
        </w:rPr>
        <w:t>Can you resend me the same figures for this analysis but as a .svg file so I can edit them as vector graphics, this makes the figures look better</w:t>
      </w:r>
    </w:p>
  </w:comment>
  <w:comment w:id="137" w:author="Rhodes, Justin S" w:date="2026-09-08T10:54:00Z" w:initials="JR">
    <w:p w14:paraId="15073AEB" w14:textId="77777777" w:rsidR="0001613D" w:rsidRDefault="0001613D" w:rsidP="0001613D">
      <w:pPr>
        <w:pStyle w:val="CommentText"/>
      </w:pPr>
      <w:r>
        <w:rPr>
          <w:rStyle w:val="CommentReference"/>
        </w:rPr>
        <w:annotationRef/>
      </w:r>
      <w:r>
        <w:t>Done.</w:t>
      </w:r>
    </w:p>
  </w:comment>
  <w:comment w:id="138" w:author="Graham, Gabriel J." w:date="2026-08-31T13:51:00Z" w:initials="GGJ">
    <w:p w14:paraId="5E55E0F9" w14:textId="77777777" w:rsidR="00D770B1" w:rsidRDefault="00D770B1" w:rsidP="00D770B1">
      <w:r>
        <w:rPr>
          <w:rStyle w:val="CommentReference"/>
        </w:rPr>
        <w:annotationRef/>
      </w:r>
      <w:r>
        <w:rPr>
          <w:sz w:val="20"/>
          <w:szCs w:val="20"/>
        </w:rPr>
        <w:t>Please add sex steroid hormones to this analysis</w:t>
      </w:r>
    </w:p>
  </w:comment>
  <w:comment w:id="139" w:author="Graham, Gabriel J." w:date="2026-08-31T13:55:00Z" w:initials="GGJ">
    <w:p w14:paraId="75BF1553" w14:textId="77777777" w:rsidR="007D232F" w:rsidRDefault="00D770B1" w:rsidP="007D232F">
      <w:r>
        <w:rPr>
          <w:rStyle w:val="CommentReference"/>
        </w:rPr>
        <w:annotationRef/>
      </w:r>
      <w:r w:rsidR="007D232F">
        <w:rPr>
          <w:sz w:val="20"/>
          <w:szCs w:val="20"/>
        </w:rPr>
        <w:t xml:space="preserve">Can you check if </w:t>
      </w:r>
      <w:r w:rsidR="007D232F">
        <w:rPr>
          <w:i/>
          <w:iCs/>
          <w:sz w:val="20"/>
          <w:szCs w:val="20"/>
        </w:rPr>
        <w:t xml:space="preserve">ppara </w:t>
      </w:r>
      <w:r w:rsidR="007D232F">
        <w:rPr>
          <w:sz w:val="20"/>
          <w:szCs w:val="20"/>
        </w:rPr>
        <w:t xml:space="preserve"> has any inputs into this network, </w:t>
      </w:r>
      <w:r w:rsidR="007D232F">
        <w:rPr>
          <w:i/>
          <w:iCs/>
          <w:sz w:val="20"/>
          <w:szCs w:val="20"/>
        </w:rPr>
        <w:t xml:space="preserve">ppara </w:t>
      </w:r>
      <w:r w:rsidR="007D232F">
        <w:rPr>
          <w:sz w:val="20"/>
          <w:szCs w:val="20"/>
        </w:rPr>
        <w:t>is the output of DHEA signaling so that could be interesting</w:t>
      </w:r>
    </w:p>
  </w:comment>
  <w:comment w:id="140" w:author="Rhodes, Justin S" w:date="2026-09-08T11:04:00Z" w:initials="JR">
    <w:p w14:paraId="6915A04D" w14:textId="77777777" w:rsidR="0001613D" w:rsidRDefault="0001613D" w:rsidP="0001613D">
      <w:pPr>
        <w:pStyle w:val="CommentText"/>
      </w:pPr>
      <w:r>
        <w:rPr>
          <w:rStyle w:val="CommentReference"/>
        </w:rPr>
        <w:annotationRef/>
      </w:r>
      <w:r>
        <w:t xml:space="preserve">I don’t understand what you mean.  I can’t just add the sex hormones, the way they enter the network is if there is evidence that they regulate the genes via correlations.  If they are not correlated then they don’t enter the network.  Again it doesn’t have any significant inputs or iit would be in the network.  I can loosen the criteria, but I am not sure it is fruitful, lets discuss.  </w:t>
      </w:r>
    </w:p>
  </w:comment>
  <w:comment w:id="141" w:author="Graham, Gabriel J." w:date="2026-08-31T14:20:00Z" w:initials="GGJ">
    <w:p w14:paraId="446547EB" w14:textId="77777777" w:rsidR="00D770B1" w:rsidRDefault="00D770B1" w:rsidP="00D770B1">
      <w:r>
        <w:rPr>
          <w:rStyle w:val="CommentReference"/>
        </w:rPr>
        <w:annotationRef/>
      </w:r>
      <w:r>
        <w:rPr>
          <w:sz w:val="20"/>
          <w:szCs w:val="20"/>
        </w:rPr>
        <w:t>esr2b will tell me whether we can say neurogenesis increases "at the expense of brain aromatase", or "with additional support of a decreased estrogenic environment" based on everything ive written, my hypothesis is esr2b should a red arrow into gli1</w:t>
      </w:r>
    </w:p>
  </w:comment>
  <w:comment w:id="142" w:author="Rhodes, Justin S" w:date="2026-09-08T11:05:00Z" w:initials="JR">
    <w:p w14:paraId="5F57FAF6" w14:textId="77777777" w:rsidR="003964CD" w:rsidRDefault="003964CD" w:rsidP="003964CD">
      <w:pPr>
        <w:pStyle w:val="CommentText"/>
      </w:pPr>
      <w:r>
        <w:rPr>
          <w:rStyle w:val="CommentReference"/>
        </w:rPr>
        <w:annotationRef/>
      </w:r>
      <w:r>
        <w:t>Maybe but it is not significantly correlated with gli1 that is why it is not in the network.</w:t>
      </w:r>
    </w:p>
  </w:comment>
  <w:comment w:id="143" w:author="Graham, Gabriel J." w:date="2026-08-31T15:32:00Z" w:initials="GGJ">
    <w:p w14:paraId="7799C48B" w14:textId="77777777" w:rsidR="007D232F" w:rsidRDefault="007D232F" w:rsidP="007D232F">
      <w:r>
        <w:rPr>
          <w:rStyle w:val="CommentReference"/>
        </w:rPr>
        <w:annotationRef/>
      </w:r>
      <w:r>
        <w:rPr>
          <w:sz w:val="20"/>
          <w:szCs w:val="20"/>
        </w:rPr>
        <w:t>gabe check IEG signature in npy7r+ cells</w:t>
      </w:r>
    </w:p>
  </w:comment>
  <w:comment w:id="144" w:author="Graham, Gabriel J." w:date="2026-08-31T15:50:00Z" w:initials="GGJ">
    <w:p w14:paraId="0CF42CD6" w14:textId="77777777" w:rsidR="005805F7" w:rsidRDefault="005805F7" w:rsidP="005805F7">
      <w:r>
        <w:rPr>
          <w:rStyle w:val="CommentReference"/>
        </w:rPr>
        <w:annotationRef/>
      </w:r>
      <w:r>
        <w:rPr>
          <w:sz w:val="20"/>
          <w:szCs w:val="20"/>
        </w:rPr>
        <w:t>IEG analysis does not support this idea, IEGs are up in intermediates in npy7r cells, but no significant sex differences in either direction</w:t>
      </w:r>
    </w:p>
  </w:comment>
  <w:comment w:id="145" w:author="Graham, Gabriel J." w:date="2026-08-31T14:27:00Z" w:initials="GGJ">
    <w:p w14:paraId="223B9AFE" w14:textId="77777777" w:rsidR="007D232F" w:rsidRDefault="007D232F" w:rsidP="007D232F">
      <w:r>
        <w:rPr>
          <w:rStyle w:val="CommentReference"/>
        </w:rPr>
        <w:annotationRef/>
      </w:r>
      <w:r>
        <w:rPr>
          <w:sz w:val="20"/>
          <w:szCs w:val="20"/>
        </w:rPr>
        <w:t>Also even though its not a deg, could you tell me what the inputs to cckb are in cluster 6, I'd expect steroid hormones as well</w:t>
      </w:r>
    </w:p>
  </w:comment>
  <w:comment w:id="146" w:author="Rhodes, Justin S" w:date="2026-09-08T11:07:00Z" w:initials="JR">
    <w:p w14:paraId="40FFAE9F" w14:textId="77777777" w:rsidR="003964CD" w:rsidRDefault="003964CD" w:rsidP="003964CD">
      <w:pPr>
        <w:pStyle w:val="CommentText"/>
      </w:pPr>
      <w:r>
        <w:rPr>
          <w:rStyle w:val="CommentReference"/>
        </w:rPr>
        <w:annotationRef/>
      </w:r>
      <w:r>
        <w:t>Why would this matter? If it is not a DEG why would we hypothesize steroid hormones regulate it?  I get the idea that esr2b signaling goes down to allow neurogenesis but expression of cckb does not change the number of cells does.</w:t>
      </w:r>
    </w:p>
  </w:comment>
  <w:comment w:id="147" w:author="Graham, Gabriel J." w:date="2026-08-31T16:03:00Z" w:initials="GGJ">
    <w:p w14:paraId="4A722DC8" w14:textId="77777777" w:rsidR="005805F7" w:rsidRDefault="005805F7" w:rsidP="005805F7">
      <w:r>
        <w:rPr>
          <w:rStyle w:val="CommentReference"/>
        </w:rPr>
        <w:annotationRef/>
      </w:r>
      <w:r>
        <w:rPr>
          <w:sz w:val="20"/>
          <w:szCs w:val="20"/>
        </w:rPr>
        <w:t>Using this GRN could we create some kind of receptor motif activity score? What I mean is if you looked at the mean expression for all genes expressing an ar binding motif, that could be a proxy for androgen levels, and the same for estrogens and progesterone. I would very much like to see those data</w:t>
      </w:r>
    </w:p>
  </w:comment>
  <w:comment w:id="148" w:author="Rhodes, Justin S" w:date="2026-09-08T13:20:00Z" w:initials="JR">
    <w:p w14:paraId="0BB37C95" w14:textId="77777777" w:rsidR="005739D4" w:rsidRDefault="005739D4" w:rsidP="005739D4">
      <w:pPr>
        <w:pStyle w:val="CommentText"/>
      </w:pPr>
      <w:r>
        <w:rPr>
          <w:rStyle w:val="CommentReference"/>
        </w:rPr>
        <w:annotationRef/>
      </w:r>
      <w:r>
        <w:t>Done.</w:t>
      </w:r>
    </w:p>
  </w:comment>
  <w:comment w:id="149" w:author="Graham, Gabriel J." w:date="2026-08-31T14:34:00Z" w:initials="GGJ">
    <w:p w14:paraId="5195317F" w14:textId="77777777" w:rsidR="007D232F" w:rsidRDefault="007D232F" w:rsidP="007D232F">
      <w:r>
        <w:rPr>
          <w:rStyle w:val="CommentReference"/>
        </w:rPr>
        <w:annotationRef/>
      </w:r>
      <w:r>
        <w:rPr>
          <w:sz w:val="20"/>
          <w:szCs w:val="20"/>
        </w:rPr>
        <w:t>in the figure you sent me it says esr2, but that is not a gene in the genome its esr2a or esr2b, where does esr2 come from?</w:t>
      </w:r>
    </w:p>
  </w:comment>
  <w:comment w:id="150" w:author="Rhodes, Justin S" w:date="2026-09-08T12:46:00Z" w:initials="JR">
    <w:p w14:paraId="0A6DDD7E" w14:textId="77777777" w:rsidR="00D24F7D" w:rsidRDefault="00D24F7D" w:rsidP="00D24F7D">
      <w:pPr>
        <w:pStyle w:val="CommentText"/>
      </w:pPr>
      <w:r>
        <w:rPr>
          <w:rStyle w:val="CommentReference"/>
        </w:rPr>
        <w:annotationRef/>
      </w:r>
      <w:r>
        <w:t>I fixed this.  It is esr2b.  It comes from the fact that I had to match this to a TF data and that does not specify esr2b.  But the gene in fact that correlates is esr2b.  So fixed in the new svg figure.</w:t>
      </w:r>
    </w:p>
  </w:comment>
  <w:comment w:id="161" w:author="Graham, Gabriel J." w:date="2026-09-02T14:09:00Z" w:initials="GGJ">
    <w:p w14:paraId="3296CD7E" w14:textId="77777777" w:rsidR="0066495D" w:rsidRDefault="0066495D" w:rsidP="00C25617">
      <w:r>
        <w:rPr>
          <w:rStyle w:val="CommentReference"/>
        </w:rPr>
        <w:annotationRef/>
      </w:r>
      <w:r>
        <w:rPr>
          <w:sz w:val="20"/>
          <w:szCs w:val="20"/>
        </w:rPr>
        <w:t>if you could provide the ERE activity scores for each individual in 6, this would add to the argument I think</w:t>
      </w:r>
    </w:p>
  </w:comment>
  <w:comment w:id="162" w:author="Rhodes, Justin S" w:date="2026-09-08T13:20:00Z" w:initials="JR">
    <w:p w14:paraId="460A3286" w14:textId="77777777" w:rsidR="005739D4" w:rsidRDefault="005739D4" w:rsidP="005739D4">
      <w:pPr>
        <w:pStyle w:val="CommentText"/>
      </w:pPr>
      <w:r>
        <w:rPr>
          <w:rStyle w:val="CommentReference"/>
        </w:rPr>
        <w:annotationRef/>
      </w:r>
      <w:r>
        <w:t>Done.</w:t>
      </w:r>
    </w:p>
  </w:comment>
  <w:comment w:id="163" w:author="Graham, Gabriel J." w:date="2026-09-08T15:38:00Z" w:initials="GGJ">
    <w:p w14:paraId="57490F45" w14:textId="77777777" w:rsidR="008D78EA" w:rsidRDefault="008D78EA" w:rsidP="008D78EA">
      <w:r>
        <w:rPr>
          <w:rStyle w:val="CommentReference"/>
        </w:rPr>
        <w:annotationRef/>
      </w:r>
      <w:r>
        <w:rPr>
          <w:sz w:val="20"/>
          <w:szCs w:val="20"/>
        </w:rPr>
        <w:t>Well shit, I disproved myself...</w:t>
      </w:r>
    </w:p>
  </w:comment>
  <w:comment w:id="164" w:author="Graham, Gabriel J." w:date="2026-09-02T15:03:00Z" w:initials="GGJ">
    <w:p w14:paraId="0E9F4220" w14:textId="77777777" w:rsidR="0066495D" w:rsidRDefault="0066495D" w:rsidP="0066495D">
      <w:r>
        <w:rPr>
          <w:rStyle w:val="CommentReference"/>
        </w:rPr>
        <w:annotationRef/>
      </w:r>
      <w:r>
        <w:rPr>
          <w:sz w:val="20"/>
          <w:szCs w:val="20"/>
        </w:rPr>
        <w:t xml:space="preserve">The GRN you sent me says esr2 but there is only esr2a and esr2b in the genome so can you explain where esr2 comes from or fix it </w:t>
      </w:r>
    </w:p>
  </w:comment>
  <w:comment w:id="165" w:author="Rhodes, Justin S" w:date="2026-09-08T12:46:00Z" w:initials="JR">
    <w:p w14:paraId="4A44ADA6" w14:textId="77777777" w:rsidR="00D24F7D" w:rsidRDefault="00D24F7D" w:rsidP="00D24F7D">
      <w:pPr>
        <w:pStyle w:val="CommentText"/>
      </w:pPr>
      <w:r>
        <w:rPr>
          <w:rStyle w:val="CommentReference"/>
        </w:rPr>
        <w:annotationRef/>
      </w:r>
      <w:r>
        <w:rPr>
          <w:color w:val="000000"/>
        </w:rPr>
        <w:t>I fixed this.  It is esr2b.  It comes from the fact that I had to match this to a TF data and that does not specify esr2b.  But the gene in fact that correlates is esr2b.  So fixed in the new svg figure.</w:t>
      </w:r>
    </w:p>
  </w:comment>
  <w:comment w:id="166" w:author="Graham, Gabriel J." w:date="2026-09-02T11:42:00Z" w:initials="GGJ">
    <w:p w14:paraId="5E561990" w14:textId="77777777" w:rsidR="0066495D" w:rsidRDefault="0066495D" w:rsidP="00C25617">
      <w:r>
        <w:rPr>
          <w:rStyle w:val="CommentReference"/>
        </w:rPr>
        <w:annotationRef/>
      </w:r>
      <w:r>
        <w:rPr>
          <w:sz w:val="20"/>
          <w:szCs w:val="20"/>
        </w:rPr>
        <w:t>A concern I have with saying this is nor all the DEGs are in the same direction, which would make the argument more convincing. Also, we argue ECM genes are indicative of neurogenesis in results, this may be evidence against that?</w:t>
      </w:r>
    </w:p>
  </w:comment>
  <w:comment w:id="167" w:author="Rhodes, Justin S" w:date="2026-09-08T10:11:00Z" w:initials="JR">
    <w:p w14:paraId="69BFE206" w14:textId="77777777" w:rsidR="00A04A52" w:rsidRDefault="00A04A52" w:rsidP="00A04A52">
      <w:pPr>
        <w:pStyle w:val="CommentText"/>
      </w:pPr>
      <w:r>
        <w:rPr>
          <w:rStyle w:val="CommentReference"/>
        </w:rPr>
        <w:annotationRef/>
      </w:r>
      <w:r>
        <w:rPr>
          <w:color w:val="000000"/>
        </w:rPr>
        <w:t>Lets tone down the conclusions interpretations to get us out of trouble.</w:t>
      </w:r>
    </w:p>
  </w:comment>
  <w:comment w:id="173" w:author="Rhodes, Justin S" w:date="2026-09-08T10:30:00Z" w:initials="JR">
    <w:p w14:paraId="2FF0B976" w14:textId="77777777" w:rsidR="00ED5593" w:rsidRDefault="00ED5593" w:rsidP="00ED5593">
      <w:pPr>
        <w:pStyle w:val="CommentText"/>
      </w:pPr>
      <w:r>
        <w:rPr>
          <w:rStyle w:val="CommentReference"/>
        </w:rPr>
        <w:annotationRef/>
      </w:r>
      <w:r>
        <w:t>Again your statement was too strong, trying to tone down the conclusion given we didn’t measure FSH release.</w:t>
      </w:r>
    </w:p>
  </w:comment>
  <w:comment w:id="179" w:author="Rhodes, Justin S" w:date="2026-09-08T10:25:00Z" w:initials="JR">
    <w:p w14:paraId="331E8F2C" w14:textId="77777777" w:rsidR="00ED5593" w:rsidRDefault="00ED5593" w:rsidP="00ED5593">
      <w:pPr>
        <w:pStyle w:val="CommentText"/>
      </w:pPr>
      <w:r>
        <w:rPr>
          <w:rStyle w:val="CommentReference"/>
        </w:rPr>
        <w:annotationRef/>
      </w:r>
      <w:r>
        <w:t>I think the way you phrased it before was too strong.  We didn’t measure LH release.  The gene expression profiles suggest a reduced expression of genes that increase it and increased expression of genes that decrease it</w:t>
      </w:r>
    </w:p>
  </w:comment>
  <w:comment w:id="190" w:author="Rhodes, Justin S" w:date="2026-09-03T08:17:00Z" w:initials="JR">
    <w:p w14:paraId="408D7017" w14:textId="77777777" w:rsidR="00C742E7" w:rsidRDefault="00C742E7" w:rsidP="00C742E7">
      <w:pPr>
        <w:pStyle w:val="CommentText"/>
      </w:pPr>
      <w:r>
        <w:rPr>
          <w:rStyle w:val="CommentReference"/>
        </w:rPr>
        <w:annotationRef/>
      </w:r>
      <w:r>
        <w:rPr>
          <w:color w:val="000000"/>
        </w:rPr>
        <w:t>Can we say anything more specific than as it progresses, like when does this happen after the gonadal transformation or before?</w:t>
      </w:r>
    </w:p>
  </w:comment>
  <w:comment w:id="198" w:author="Rhodes, Justin S" w:date="2026-09-03T08:20:00Z" w:initials="JR">
    <w:p w14:paraId="4A3A6D54" w14:textId="77777777" w:rsidR="00C742E7" w:rsidRDefault="00C742E7" w:rsidP="00C742E7">
      <w:pPr>
        <w:pStyle w:val="CommentText"/>
      </w:pPr>
      <w:r>
        <w:rPr>
          <w:rStyle w:val="CommentReference"/>
        </w:rPr>
        <w:annotationRef/>
      </w:r>
      <w:r>
        <w:t>Is there any evidence for this? Cite here</w:t>
      </w:r>
    </w:p>
  </w:comment>
  <w:comment w:id="201" w:author="Graham, Gabriel J." w:date="2026-09-02T23:07:00Z" w:initials="GGJ">
    <w:p w14:paraId="11AB1AE5" w14:textId="77777777" w:rsidR="00376C7F" w:rsidRDefault="00376C7F" w:rsidP="00376C7F">
      <w:r>
        <w:rPr>
          <w:rStyle w:val="CommentReference"/>
        </w:rPr>
        <w:annotationRef/>
      </w:r>
      <w:r>
        <w:rPr>
          <w:sz w:val="20"/>
          <w:szCs w:val="20"/>
        </w:rPr>
        <w:t xml:space="preserve">Will make, we can discuss </w:t>
      </w:r>
    </w:p>
  </w:comment>
  <w:comment w:id="202" w:author="Graham, Gabriel J." w:date="2026-09-02T13:54:00Z" w:initials="GGJ">
    <w:p w14:paraId="281F8B65" w14:textId="77777777" w:rsidR="0043315D" w:rsidRDefault="0066495D" w:rsidP="0043315D">
      <w:r>
        <w:rPr>
          <w:rStyle w:val="CommentReference"/>
        </w:rPr>
        <w:annotationRef/>
      </w:r>
      <w:r w:rsidR="0043315D">
        <w:rPr>
          <w:sz w:val="20"/>
          <w:szCs w:val="20"/>
        </w:rPr>
        <w:t xml:space="preserve">Justin I think you should write this section since this is what you are going to put in grants etc. </w:t>
      </w:r>
    </w:p>
  </w:comment>
  <w:comment w:id="203" w:author="Rhodes, Justin S" w:date="2026-09-03T08:23:00Z" w:initials="JR">
    <w:p w14:paraId="02189321" w14:textId="77777777" w:rsidR="00C742E7" w:rsidRDefault="00C742E7" w:rsidP="00C742E7">
      <w:pPr>
        <w:pStyle w:val="CommentText"/>
      </w:pPr>
      <w:r>
        <w:rPr>
          <w:rStyle w:val="CommentReference"/>
        </w:rPr>
        <w:annotationRef/>
      </w:r>
      <w:r>
        <w:t>Lets leave this out for now.  Everything you said above is a hypothesis that needs testing, so I think we have provided lots of avenues for exploration.</w:t>
      </w:r>
    </w:p>
  </w:comment>
  <w:comment w:id="204" w:author="Graham, Gabriel J." w:date="2026-07-20T12:03:00Z" w:initials="GG">
    <w:p w14:paraId="687FC605" w14:textId="2A9DB18D" w:rsidR="00B91E4A" w:rsidRDefault="005C10F3" w:rsidP="00B91E4A">
      <w:pPr>
        <w:pStyle w:val="CommentText"/>
      </w:pPr>
      <w:r>
        <w:rPr>
          <w:rStyle w:val="CommentReference"/>
        </w:rPr>
        <w:annotationRef/>
      </w:r>
      <w:r w:rsidR="00B91E4A">
        <w:rPr>
          <w:color w:val="000000"/>
        </w:rPr>
        <w:t>Coltan could you put together a supplementary note going into detail re: the dissection and also make whatever edits to this section are necessary. I’ve been using “ventrocaudal telencephalon” to describe where we dissected but let me know if you want to use different terminology</w:t>
      </w:r>
    </w:p>
  </w:comment>
  <w:comment w:id="205" w:author="Graham, Gabriel J." w:date="2026-08-10T12:31:00Z" w:initials="GGJ">
    <w:p w14:paraId="4464822A" w14:textId="77777777" w:rsidR="0013365A" w:rsidRDefault="0013365A" w:rsidP="0013365A">
      <w:r>
        <w:rPr>
          <w:rStyle w:val="CommentReference"/>
        </w:rPr>
        <w:annotationRef/>
      </w:r>
      <w:r>
        <w:rPr>
          <w:sz w:val="20"/>
          <w:szCs w:val="20"/>
        </w:rPr>
        <w:t>Justin can you review</w:t>
      </w:r>
    </w:p>
  </w:comment>
  <w:comment w:id="206"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207" w:author="Graham, Gabriel J." w:date="2026-08-10T13:04:00Z" w:initials="GGJ">
    <w:p w14:paraId="1C02FACB" w14:textId="77777777" w:rsidR="00B37FE2" w:rsidRDefault="00B37FE2" w:rsidP="00B37FE2">
      <w:r>
        <w:rPr>
          <w:rStyle w:val="CommentReference"/>
        </w:rPr>
        <w:annotationRef/>
      </w:r>
      <w:r>
        <w:rPr>
          <w:sz w:val="20"/>
          <w:szCs w:val="20"/>
        </w:rPr>
        <w:t>Justin please write</w:t>
      </w:r>
    </w:p>
  </w:comment>
  <w:comment w:id="208" w:author="Graham, Gabriel J." w:date="2026-08-10T13:05:00Z" w:initials="GGJ">
    <w:p w14:paraId="1EE9BE2D" w14:textId="77777777" w:rsidR="00B37FE2" w:rsidRDefault="00B37FE2" w:rsidP="00B37FE2">
      <w:r>
        <w:rPr>
          <w:rStyle w:val="CommentReference"/>
        </w:rPr>
        <w:annotationRef/>
      </w:r>
      <w:r>
        <w:rPr>
          <w:sz w:val="20"/>
          <w:szCs w:val="20"/>
        </w:rPr>
        <w:t>Going to need Shiv to write this, please ask shiv to write everything he did  after receiving brains from you</w:t>
      </w:r>
    </w:p>
  </w:comment>
  <w:comment w:id="209"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 w:id="210" w:author="Graham, Gabriel J." w:date="2026-08-10T13:24:00Z" w:initials="GGJ">
    <w:p w14:paraId="454981E3" w14:textId="77777777" w:rsidR="0055180A" w:rsidRDefault="0055180A" w:rsidP="0055180A">
      <w:r>
        <w:rPr>
          <w:rStyle w:val="CommentReference"/>
        </w:rPr>
        <w:annotationRef/>
      </w:r>
      <w:r>
        <w:rPr>
          <w:sz w:val="20"/>
          <w:szCs w:val="20"/>
        </w:rPr>
        <w:t xml:space="preserve">I realize I dont need to go into any detail re: clustering and whatnot because it is not discussed int he paper at all </w:t>
      </w:r>
    </w:p>
  </w:comment>
  <w:comment w:id="211" w:author="Graham, Gabriel J." w:date="2026-09-02T16:12:00Z" w:initials="GGJ">
    <w:p w14:paraId="330D99C6" w14:textId="77777777" w:rsidR="00A73A92" w:rsidRDefault="0043315D" w:rsidP="00A73A92">
      <w:r>
        <w:rPr>
          <w:rStyle w:val="CommentReference"/>
        </w:rPr>
        <w:annotationRef/>
      </w:r>
      <w:r w:rsidR="00A73A92">
        <w:rPr>
          <w:sz w:val="20"/>
          <w:szCs w:val="20"/>
        </w:rPr>
        <w:t>Jenny or whomever please add details / review the realgnment details</w:t>
      </w:r>
    </w:p>
  </w:comment>
  <w:comment w:id="212" w:author="Graham, Gabriel J." w:date="2026-08-10T12:54:00Z" w:initials="GGJ">
    <w:p w14:paraId="3591A709" w14:textId="77777777" w:rsidR="00C84A09" w:rsidRDefault="00C84A09" w:rsidP="00C84A09">
      <w:r>
        <w:rPr>
          <w:rStyle w:val="CommentReference"/>
        </w:rPr>
        <w:annotationRef/>
      </w:r>
      <w:r>
        <w:rPr>
          <w:color w:val="262626"/>
          <w:sz w:val="20"/>
          <w:szCs w:val="20"/>
        </w:rPr>
        <w:t>Please use this Research Resource Identification number (RRID) and the link below for CMtO to acknowledge our services. The more papers cited, we can provide more state-of-the-art and cutting-edge services.</w:t>
      </w:r>
    </w:p>
    <w:p w14:paraId="2FC1E095" w14:textId="77777777" w:rsidR="00C84A09" w:rsidRDefault="00C84A09" w:rsidP="00C84A09">
      <w:hyperlink r:id="rId1" w:history="1">
        <w:r w:rsidRPr="00380B5C">
          <w:rPr>
            <w:rStyle w:val="Hyperlink"/>
            <w:sz w:val="20"/>
            <w:szCs w:val="20"/>
          </w:rPr>
          <w:t>https://coremarketplace.org/?FacilityID=2727</w:t>
        </w:r>
      </w:hyperlink>
    </w:p>
    <w:p w14:paraId="3BD18594" w14:textId="77777777" w:rsidR="00C84A09" w:rsidRDefault="00C84A09" w:rsidP="00C84A09">
      <w:r>
        <w:rPr>
          <w:color w:val="262626"/>
          <w:sz w:val="20"/>
          <w:szCs w:val="20"/>
        </w:rPr>
        <w:t>RRID:SCR_025272</w:t>
      </w:r>
    </w:p>
    <w:p w14:paraId="6FFE433F" w14:textId="77777777" w:rsidR="00C84A09" w:rsidRDefault="00C84A09" w:rsidP="00C84A09">
      <w:r>
        <w:rPr>
          <w:color w:val="262626"/>
          <w:sz w:val="20"/>
          <w:szCs w:val="20"/>
        </w:rPr>
        <w:t>Example of acknowledgement statement</w:t>
      </w:r>
    </w:p>
    <w:p w14:paraId="63666EB2" w14:textId="77777777" w:rsidR="00C84A09" w:rsidRDefault="00C84A09" w:rsidP="00C84A09">
      <w:r>
        <w:rPr>
          <w:color w:val="262626"/>
          <w:sz w:val="20"/>
          <w:szCs w:val="20"/>
        </w:rPr>
        <w:t>We thank the Roy J. Carver Biotechnology center, Cytometry and Microscopy to Omics Facility (RRID:SCR_025272-</w:t>
      </w:r>
      <w:hyperlink r:id="rId2" w:history="1">
        <w:r w:rsidRPr="00380B5C">
          <w:rPr>
            <w:rStyle w:val="Hyperlink"/>
            <w:sz w:val="20"/>
            <w:szCs w:val="20"/>
          </w:rPr>
          <w:t>https://coremarketplace.org/?FacilityID=2727</w:t>
        </w:r>
      </w:hyperlink>
      <w:r>
        <w:rPr>
          <w:color w:val="262626"/>
          <w:sz w:val="20"/>
          <w:szCs w:val="20"/>
        </w:rPr>
        <w:t>) for providing expertise in Cytometry/Sorting, Microscopy and Omics analysis for our project.</w:t>
      </w:r>
    </w:p>
  </w:comment>
  <w:comment w:id="213" w:author="Graham, Gabriel J." w:date="2026-08-24T11:28:00Z" w:initials="GGJ">
    <w:p w14:paraId="34BDA3E9" w14:textId="77777777" w:rsidR="00166663" w:rsidRDefault="00166663" w:rsidP="00166663">
      <w:r>
        <w:rPr>
          <w:rStyle w:val="CommentReference"/>
        </w:rPr>
        <w:annotationRef/>
      </w:r>
      <w:r>
        <w:rPr>
          <w:sz w:val="20"/>
          <w:szCs w:val="20"/>
        </w:rPr>
        <w:t>Again why pearsons, shouldnt it be spearmann?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C30DA5A" w15:done="0"/>
  <w15:commentEx w15:paraId="2588272D" w15:paraIdParent="4C30DA5A" w15:done="0"/>
  <w15:commentEx w15:paraId="514A464A" w15:done="0"/>
  <w15:commentEx w15:paraId="710CBBD1" w15:done="0"/>
  <w15:commentEx w15:paraId="652C6753" w15:paraIdParent="710CBBD1" w15:done="0"/>
  <w15:commentEx w15:paraId="232870ED" w15:done="0"/>
  <w15:commentEx w15:paraId="5E3AEC00" w15:done="0"/>
  <w15:commentEx w15:paraId="6BF0BAC3" w15:paraIdParent="5E3AEC00" w15:done="0"/>
  <w15:commentEx w15:paraId="3C4ECC42" w15:done="0"/>
  <w15:commentEx w15:paraId="4311B93F" w15:done="0"/>
  <w15:commentEx w15:paraId="15F67AB4" w15:paraIdParent="4311B93F" w15:done="0"/>
  <w15:commentEx w15:paraId="4D244D0F" w15:done="1"/>
  <w15:commentEx w15:paraId="626A5B9E" w15:paraIdParent="4D244D0F" w15:done="1"/>
  <w15:commentEx w15:paraId="07AE4962" w15:done="0"/>
  <w15:commentEx w15:paraId="2F139C62" w15:done="1"/>
  <w15:commentEx w15:paraId="21838C2D" w15:done="1"/>
  <w15:commentEx w15:paraId="094B3294" w15:paraIdParent="21838C2D" w15:done="1"/>
  <w15:commentEx w15:paraId="0CCD578D" w15:done="0"/>
  <w15:commentEx w15:paraId="7C114D72" w15:done="0"/>
  <w15:commentEx w15:paraId="782F56B3" w15:paraIdParent="7C114D72" w15:done="0"/>
  <w15:commentEx w15:paraId="6E6FBA78" w15:done="0"/>
  <w15:commentEx w15:paraId="0331751F" w15:paraIdParent="6E6FBA78" w15:done="0"/>
  <w15:commentEx w15:paraId="73CB869D" w15:done="0"/>
  <w15:commentEx w15:paraId="44E05328" w15:done="1"/>
  <w15:commentEx w15:paraId="48BDA3A9" w15:paraIdParent="44E05328" w15:done="1"/>
  <w15:commentEx w15:paraId="597D28D7" w15:done="0"/>
  <w15:commentEx w15:paraId="1A69B0F7" w15:paraIdParent="597D28D7" w15:done="0"/>
  <w15:commentEx w15:paraId="4A2ABFE7" w15:done="0"/>
  <w15:commentEx w15:paraId="42618AB7" w15:paraIdParent="4A2ABFE7" w15:done="0"/>
  <w15:commentEx w15:paraId="40C201E9" w15:done="0"/>
  <w15:commentEx w15:paraId="0B05727B" w15:done="0"/>
  <w15:commentEx w15:paraId="2C1FCC6D" w15:paraIdParent="0B05727B" w15:done="0"/>
  <w15:commentEx w15:paraId="77F9B44C" w15:done="0"/>
  <w15:commentEx w15:paraId="78D66BA6" w15:done="0"/>
  <w15:commentEx w15:paraId="4D616E00" w15:paraIdParent="78D66BA6" w15:done="0"/>
  <w15:commentEx w15:paraId="3937A5A5" w15:done="0"/>
  <w15:commentEx w15:paraId="06BA4C96" w15:done="1"/>
  <w15:commentEx w15:paraId="15073AEB" w15:paraIdParent="06BA4C96" w15:done="1"/>
  <w15:commentEx w15:paraId="5E55E0F9" w15:done="0"/>
  <w15:commentEx w15:paraId="75BF1553" w15:paraIdParent="5E55E0F9" w15:done="0"/>
  <w15:commentEx w15:paraId="6915A04D" w15:paraIdParent="5E55E0F9" w15:done="0"/>
  <w15:commentEx w15:paraId="446547EB" w15:done="0"/>
  <w15:commentEx w15:paraId="5F57FAF6" w15:paraIdParent="446547EB" w15:done="0"/>
  <w15:commentEx w15:paraId="7799C48B" w15:done="0"/>
  <w15:commentEx w15:paraId="0CF42CD6" w15:paraIdParent="7799C48B" w15:done="0"/>
  <w15:commentEx w15:paraId="223B9AFE" w15:done="0"/>
  <w15:commentEx w15:paraId="40FFAE9F" w15:paraIdParent="223B9AFE" w15:done="0"/>
  <w15:commentEx w15:paraId="4A722DC8" w15:done="0"/>
  <w15:commentEx w15:paraId="0BB37C95" w15:paraIdParent="4A722DC8" w15:done="0"/>
  <w15:commentEx w15:paraId="5195317F" w15:done="0"/>
  <w15:commentEx w15:paraId="0A6DDD7E" w15:paraIdParent="5195317F" w15:done="0"/>
  <w15:commentEx w15:paraId="3296CD7E" w15:done="0"/>
  <w15:commentEx w15:paraId="460A3286" w15:paraIdParent="3296CD7E" w15:done="0"/>
  <w15:commentEx w15:paraId="57490F45" w15:paraIdParent="3296CD7E" w15:done="0"/>
  <w15:commentEx w15:paraId="0E9F4220" w15:done="1"/>
  <w15:commentEx w15:paraId="4A44ADA6" w15:paraIdParent="0E9F4220" w15:done="1"/>
  <w15:commentEx w15:paraId="5E561990" w15:done="0"/>
  <w15:commentEx w15:paraId="69BFE206" w15:paraIdParent="5E561990" w15:done="0"/>
  <w15:commentEx w15:paraId="2FF0B976" w15:done="0"/>
  <w15:commentEx w15:paraId="331E8F2C" w15:done="0"/>
  <w15:commentEx w15:paraId="408D7017" w15:done="0"/>
  <w15:commentEx w15:paraId="4A3A6D54" w15:done="0"/>
  <w15:commentEx w15:paraId="11AB1AE5" w15:done="0"/>
  <w15:commentEx w15:paraId="281F8B65" w15:done="0"/>
  <w15:commentEx w15:paraId="02189321" w15:paraIdParent="281F8B65" w15:done="0"/>
  <w15:commentEx w15:paraId="687FC605" w15:done="0"/>
  <w15:commentEx w15:paraId="4464822A" w15:done="0"/>
  <w15:commentEx w15:paraId="09FC655B" w15:done="0"/>
  <w15:commentEx w15:paraId="1C02FACB" w15:done="0"/>
  <w15:commentEx w15:paraId="1EE9BE2D" w15:done="0"/>
  <w15:commentEx w15:paraId="4211409F" w15:done="0"/>
  <w15:commentEx w15:paraId="454981E3" w15:done="0"/>
  <w15:commentEx w15:paraId="330D99C6" w15:done="0"/>
  <w15:commentEx w15:paraId="63666EB2" w15:done="0"/>
  <w15:commentEx w15:paraId="34BDA3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88F6FAD" w16cex:dateUtc="2026-08-04T14:46:00Z"/>
  <w16cex:commentExtensible w16cex:durableId="09FBBC7B" w16cex:dateUtc="2026-09-08T18:17:00Z"/>
  <w16cex:commentExtensible w16cex:durableId="5126DA15" w16cex:dateUtc="2026-09-03T16:47:00Z"/>
  <w16cex:commentExtensible w16cex:durableId="1EA3538C" w16cex:dateUtc="2026-08-24T16:10:00Z"/>
  <w16cex:commentExtensible w16cex:durableId="28D612C4" w16cex:dateUtc="2026-09-03T12:13:00Z"/>
  <w16cex:commentExtensible w16cex:durableId="43AE78BD" w16cex:dateUtc="2026-09-05T13:00:00Z"/>
  <w16cex:commentExtensible w16cex:durableId="11D61131" w16cex:dateUtc="2026-08-07T18:49:00Z"/>
  <w16cex:commentExtensible w16cex:durableId="19D105DF" w16cex:dateUtc="2026-09-07T21:39:00Z"/>
  <w16cex:commentExtensible w16cex:durableId="433C772E" w16cex:dateUtc="2026-08-24T16:14:00Z"/>
  <w16cex:commentExtensible w16cex:durableId="55350473" w16cex:dateUtc="2026-07-21T20:42:00Z"/>
  <w16cex:commentExtensible w16cex:durableId="2A7C45A0" w16cex:dateUtc="2026-09-07T21:38:00Z"/>
  <w16cex:commentExtensible w16cex:durableId="56068C41" w16cex:dateUtc="2026-08-07T19:27:00Z"/>
  <w16cex:commentExtensible w16cex:durableId="5D6EB44B" w16cex:dateUtc="2026-09-04T18:39:00Z"/>
  <w16cex:commentExtensible w16cex:durableId="510A8EF8" w16cex:dateUtc="2026-07-17T21:08:00Z"/>
  <w16cex:commentExtensible w16cex:durableId="6AD2119B" w16cex:dateUtc="2026-08-31T15:50:00Z"/>
  <w16cex:commentExtensible w16cex:durableId="318F5D6A" w16cex:dateUtc="2026-08-31T15:54:00Z"/>
  <w16cex:commentExtensible w16cex:durableId="0CC6D3D4" w16cex:dateUtc="2026-08-31T15:57:00Z"/>
  <w16cex:commentExtensible w16cex:durableId="20CAE797" w16cex:dateUtc="2026-09-04T18:45:00Z"/>
  <w16cex:commentExtensible w16cex:durableId="557AE746" w16cex:dateUtc="2026-09-03T18:33:00Z"/>
  <w16cex:commentExtensible w16cex:durableId="72B87C17" w16cex:dateUtc="2026-09-08T19:33:00Z"/>
  <w16cex:commentExtensible w16cex:durableId="25F1D5E8" w16cex:dateUtc="2026-08-07T19:58:00Z"/>
  <w16cex:commentExtensible w16cex:durableId="2BD920AD" w16cex:dateUtc="2026-09-03T18:42:00Z"/>
  <w16cex:commentExtensible w16cex:durableId="2E3CE344" w16cex:dateUtc="2026-09-03T18:39:00Z"/>
  <w16cex:commentExtensible w16cex:durableId="1724834D" w16cex:dateUtc="2026-08-06T15:59:00Z"/>
  <w16cex:commentExtensible w16cex:durableId="08928866" w16cex:dateUtc="2026-09-03T18:40:00Z"/>
  <w16cex:commentExtensible w16cex:durableId="4723F178" w16cex:dateUtc="2026-08-06T16:01:00Z"/>
  <w16cex:commentExtensible w16cex:durableId="03CD46F2" w16cex:dateUtc="2026-09-03T18:58:00Z"/>
  <w16cex:commentExtensible w16cex:durableId="3A80BD22" w16cex:dateUtc="2026-08-07T20:52:00Z"/>
  <w16cex:commentExtensible w16cex:durableId="2791EFE4" w16cex:dateUtc="2026-09-07T21:48:00Z"/>
  <w16cex:commentExtensible w16cex:durableId="404D3D91" w16cex:dateUtc="2026-09-07T21:55:00Z"/>
  <w16cex:commentExtensible w16cex:durableId="2A551293" w16cex:dateUtc="2026-09-03T03:23:00Z"/>
  <w16cex:commentExtensible w16cex:durableId="60858C91" w16cex:dateUtc="2026-09-07T21:58:00Z"/>
  <w16cex:commentExtensible w16cex:durableId="11BC96D4" w16cex:dateUtc="2026-08-31T17:00:00Z"/>
  <w16cex:commentExtensible w16cex:durableId="4A12945B" w16cex:dateUtc="2026-08-31T16:58:00Z"/>
  <w16cex:commentExtensible w16cex:durableId="1EA359C1" w16cex:dateUtc="2026-09-04T18:52:00Z"/>
  <w16cex:commentExtensible w16cex:durableId="1CB4A4F2" w16cex:dateUtc="2026-08-31T17:07:00Z"/>
  <w16cex:commentExtensible w16cex:durableId="7FB70389" w16cex:dateUtc="2026-08-24T15:09:00Z"/>
  <w16cex:commentExtensible w16cex:durableId="3F5F63F3" w16cex:dateUtc="2026-09-08T15:54:00Z"/>
  <w16cex:commentExtensible w16cex:durableId="0BBFC73B" w16cex:dateUtc="2026-08-31T17:51:00Z"/>
  <w16cex:commentExtensible w16cex:durableId="75A13BD1" w16cex:dateUtc="2026-08-31T17:55:00Z"/>
  <w16cex:commentExtensible w16cex:durableId="5D6160A5" w16cex:dateUtc="2026-09-08T16:04:00Z"/>
  <w16cex:commentExtensible w16cex:durableId="66B43BBC" w16cex:dateUtc="2026-08-31T18:20:00Z"/>
  <w16cex:commentExtensible w16cex:durableId="4AA268CC" w16cex:dateUtc="2026-09-08T16:05:00Z"/>
  <w16cex:commentExtensible w16cex:durableId="2AADBCA5" w16cex:dateUtc="2026-08-31T19:32:00Z"/>
  <w16cex:commentExtensible w16cex:durableId="113C4506" w16cex:dateUtc="2026-08-31T19:50:00Z"/>
  <w16cex:commentExtensible w16cex:durableId="78DAA80D" w16cex:dateUtc="2026-08-31T18:27:00Z"/>
  <w16cex:commentExtensible w16cex:durableId="331F18D1" w16cex:dateUtc="2026-09-08T16:07:00Z"/>
  <w16cex:commentExtensible w16cex:durableId="5012D1F9" w16cex:dateUtc="2026-08-31T20:03:00Z"/>
  <w16cex:commentExtensible w16cex:durableId="14B23C44" w16cex:dateUtc="2026-09-08T18:20:00Z"/>
  <w16cex:commentExtensible w16cex:durableId="763B5302" w16cex:dateUtc="2026-08-31T18:34:00Z"/>
  <w16cex:commentExtensible w16cex:durableId="262620A8" w16cex:dateUtc="2026-09-08T17:46:00Z"/>
  <w16cex:commentExtensible w16cex:durableId="5C30224C" w16cex:dateUtc="2026-09-02T18:09:00Z"/>
  <w16cex:commentExtensible w16cex:durableId="0A33E7FE" w16cex:dateUtc="2026-09-08T18:20:00Z"/>
  <w16cex:commentExtensible w16cex:durableId="4FE7AC01" w16cex:dateUtc="2026-09-08T19:38:00Z"/>
  <w16cex:commentExtensible w16cex:durableId="6D816A54" w16cex:dateUtc="2026-09-02T19:03:00Z"/>
  <w16cex:commentExtensible w16cex:durableId="60943E95" w16cex:dateUtc="2026-09-08T17:46:00Z"/>
  <w16cex:commentExtensible w16cex:durableId="6CF54259" w16cex:dateUtc="2026-09-02T15:42:00Z"/>
  <w16cex:commentExtensible w16cex:durableId="057142E1" w16cex:dateUtc="2026-09-08T15:11:00Z"/>
  <w16cex:commentExtensible w16cex:durableId="208DBDE2" w16cex:dateUtc="2026-09-08T15:30:00Z"/>
  <w16cex:commentExtensible w16cex:durableId="280D7355" w16cex:dateUtc="2026-09-08T15:25:00Z"/>
  <w16cex:commentExtensible w16cex:durableId="1D192266" w16cex:dateUtc="2026-09-03T13:17:00Z"/>
  <w16cex:commentExtensible w16cex:durableId="29B2DB33" w16cex:dateUtc="2026-09-03T13:20:00Z"/>
  <w16cex:commentExtensible w16cex:durableId="1E9A2D99" w16cex:dateUtc="2026-09-03T03:07:00Z"/>
  <w16cex:commentExtensible w16cex:durableId="22C491F4" w16cex:dateUtc="2026-09-02T17:54:00Z"/>
  <w16cex:commentExtensible w16cex:durableId="4000CBB9" w16cex:dateUtc="2026-09-03T13:23:00Z"/>
  <w16cex:commentExtensible w16cex:durableId="3228E7E0" w16cex:dateUtc="2026-07-20T16:03:00Z"/>
  <w16cex:commentExtensible w16cex:durableId="1BAFD3E5" w16cex:dateUtc="2026-08-10T16:31:00Z"/>
  <w16cex:commentExtensible w16cex:durableId="591CE5A0" w16cex:dateUtc="2026-07-19T21:57:00Z"/>
  <w16cex:commentExtensible w16cex:durableId="304EE86A" w16cex:dateUtc="2026-08-10T17:04:00Z"/>
  <w16cex:commentExtensible w16cex:durableId="3EA07F4F" w16cex:dateUtc="2026-08-10T17:05:00Z"/>
  <w16cex:commentExtensible w16cex:durableId="41C7445F" w16cex:dateUtc="2026-08-10T17:14:00Z"/>
  <w16cex:commentExtensible w16cex:durableId="7EF2A254" w16cex:dateUtc="2026-08-10T17:24:00Z"/>
  <w16cex:commentExtensible w16cex:durableId="69B672B0" w16cex:dateUtc="2026-09-02T20:12:00Z"/>
  <w16cex:commentExtensible w16cex:durableId="1CB972EE" w16cex:dateUtc="2026-08-10T16:54:00Z"/>
  <w16cex:commentExtensible w16cex:durableId="567B2D08" w16cex:dateUtc="2026-08-24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C30DA5A" w16cid:durableId="588F6FAD"/>
  <w16cid:commentId w16cid:paraId="2588272D" w16cid:durableId="09FBBC7B"/>
  <w16cid:commentId w16cid:paraId="514A464A" w16cid:durableId="5126DA15"/>
  <w16cid:commentId w16cid:paraId="710CBBD1" w16cid:durableId="1EA3538C"/>
  <w16cid:commentId w16cid:paraId="652C6753" w16cid:durableId="28D612C4"/>
  <w16cid:commentId w16cid:paraId="232870ED" w16cid:durableId="43AE78BD"/>
  <w16cid:commentId w16cid:paraId="5E3AEC00" w16cid:durableId="11D61131"/>
  <w16cid:commentId w16cid:paraId="6BF0BAC3" w16cid:durableId="19D105DF"/>
  <w16cid:commentId w16cid:paraId="3C4ECC42" w16cid:durableId="433C772E"/>
  <w16cid:commentId w16cid:paraId="4311B93F" w16cid:durableId="55350473"/>
  <w16cid:commentId w16cid:paraId="15F67AB4" w16cid:durableId="2A7C45A0"/>
  <w16cid:commentId w16cid:paraId="4D244D0F" w16cid:durableId="56068C41"/>
  <w16cid:commentId w16cid:paraId="626A5B9E" w16cid:durableId="5D6EB44B"/>
  <w16cid:commentId w16cid:paraId="07AE4962" w16cid:durableId="510A8EF8"/>
  <w16cid:commentId w16cid:paraId="2F139C62" w16cid:durableId="6AD2119B"/>
  <w16cid:commentId w16cid:paraId="21838C2D" w16cid:durableId="318F5D6A"/>
  <w16cid:commentId w16cid:paraId="094B3294" w16cid:durableId="0CC6D3D4"/>
  <w16cid:commentId w16cid:paraId="0CCD578D" w16cid:durableId="20CAE797"/>
  <w16cid:commentId w16cid:paraId="7C114D72" w16cid:durableId="557AE746"/>
  <w16cid:commentId w16cid:paraId="782F56B3" w16cid:durableId="72B87C17"/>
  <w16cid:commentId w16cid:paraId="6E6FBA78" w16cid:durableId="25F1D5E8"/>
  <w16cid:commentId w16cid:paraId="0331751F" w16cid:durableId="2BD920AD"/>
  <w16cid:commentId w16cid:paraId="73CB869D" w16cid:durableId="2E3CE344"/>
  <w16cid:commentId w16cid:paraId="44E05328" w16cid:durableId="1724834D"/>
  <w16cid:commentId w16cid:paraId="48BDA3A9" w16cid:durableId="08928866"/>
  <w16cid:commentId w16cid:paraId="597D28D7" w16cid:durableId="4723F178"/>
  <w16cid:commentId w16cid:paraId="1A69B0F7" w16cid:durableId="03CD46F2"/>
  <w16cid:commentId w16cid:paraId="4A2ABFE7" w16cid:durableId="3A80BD22"/>
  <w16cid:commentId w16cid:paraId="42618AB7" w16cid:durableId="2791EFE4"/>
  <w16cid:commentId w16cid:paraId="40C201E9" w16cid:durableId="404D3D91"/>
  <w16cid:commentId w16cid:paraId="0B05727B" w16cid:durableId="2A551293"/>
  <w16cid:commentId w16cid:paraId="2C1FCC6D" w16cid:durableId="60858C91"/>
  <w16cid:commentId w16cid:paraId="77F9B44C" w16cid:durableId="11BC96D4"/>
  <w16cid:commentId w16cid:paraId="78D66BA6" w16cid:durableId="4A12945B"/>
  <w16cid:commentId w16cid:paraId="4D616E00" w16cid:durableId="1EA359C1"/>
  <w16cid:commentId w16cid:paraId="3937A5A5" w16cid:durableId="1CB4A4F2"/>
  <w16cid:commentId w16cid:paraId="06BA4C96" w16cid:durableId="7FB70389"/>
  <w16cid:commentId w16cid:paraId="15073AEB" w16cid:durableId="3F5F63F3"/>
  <w16cid:commentId w16cid:paraId="5E55E0F9" w16cid:durableId="0BBFC73B"/>
  <w16cid:commentId w16cid:paraId="75BF1553" w16cid:durableId="75A13BD1"/>
  <w16cid:commentId w16cid:paraId="6915A04D" w16cid:durableId="5D6160A5"/>
  <w16cid:commentId w16cid:paraId="446547EB" w16cid:durableId="66B43BBC"/>
  <w16cid:commentId w16cid:paraId="5F57FAF6" w16cid:durableId="4AA268CC"/>
  <w16cid:commentId w16cid:paraId="7799C48B" w16cid:durableId="2AADBCA5"/>
  <w16cid:commentId w16cid:paraId="0CF42CD6" w16cid:durableId="113C4506"/>
  <w16cid:commentId w16cid:paraId="223B9AFE" w16cid:durableId="78DAA80D"/>
  <w16cid:commentId w16cid:paraId="40FFAE9F" w16cid:durableId="331F18D1"/>
  <w16cid:commentId w16cid:paraId="4A722DC8" w16cid:durableId="5012D1F9"/>
  <w16cid:commentId w16cid:paraId="0BB37C95" w16cid:durableId="14B23C44"/>
  <w16cid:commentId w16cid:paraId="5195317F" w16cid:durableId="763B5302"/>
  <w16cid:commentId w16cid:paraId="0A6DDD7E" w16cid:durableId="262620A8"/>
  <w16cid:commentId w16cid:paraId="3296CD7E" w16cid:durableId="5C30224C"/>
  <w16cid:commentId w16cid:paraId="460A3286" w16cid:durableId="0A33E7FE"/>
  <w16cid:commentId w16cid:paraId="57490F45" w16cid:durableId="4FE7AC01"/>
  <w16cid:commentId w16cid:paraId="0E9F4220" w16cid:durableId="6D816A54"/>
  <w16cid:commentId w16cid:paraId="4A44ADA6" w16cid:durableId="60943E95"/>
  <w16cid:commentId w16cid:paraId="5E561990" w16cid:durableId="6CF54259"/>
  <w16cid:commentId w16cid:paraId="69BFE206" w16cid:durableId="057142E1"/>
  <w16cid:commentId w16cid:paraId="2FF0B976" w16cid:durableId="208DBDE2"/>
  <w16cid:commentId w16cid:paraId="331E8F2C" w16cid:durableId="280D7355"/>
  <w16cid:commentId w16cid:paraId="408D7017" w16cid:durableId="1D192266"/>
  <w16cid:commentId w16cid:paraId="4A3A6D54" w16cid:durableId="29B2DB33"/>
  <w16cid:commentId w16cid:paraId="11AB1AE5" w16cid:durableId="1E9A2D99"/>
  <w16cid:commentId w16cid:paraId="281F8B65" w16cid:durableId="22C491F4"/>
  <w16cid:commentId w16cid:paraId="02189321" w16cid:durableId="4000CBB9"/>
  <w16cid:commentId w16cid:paraId="687FC605" w16cid:durableId="3228E7E0"/>
  <w16cid:commentId w16cid:paraId="4464822A" w16cid:durableId="1BAFD3E5"/>
  <w16cid:commentId w16cid:paraId="09FC655B" w16cid:durableId="591CE5A0"/>
  <w16cid:commentId w16cid:paraId="1C02FACB" w16cid:durableId="304EE86A"/>
  <w16cid:commentId w16cid:paraId="1EE9BE2D" w16cid:durableId="3EA07F4F"/>
  <w16cid:commentId w16cid:paraId="4211409F" w16cid:durableId="41C7445F"/>
  <w16cid:commentId w16cid:paraId="454981E3" w16cid:durableId="7EF2A254"/>
  <w16cid:commentId w16cid:paraId="330D99C6" w16cid:durableId="69B672B0"/>
  <w16cid:commentId w16cid:paraId="63666EB2" w16cid:durableId="1CB972EE"/>
  <w16cid:commentId w16cid:paraId="34BDA3E9" w16cid:durableId="567B2D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E0EAED" w14:textId="77777777" w:rsidR="008B64A2" w:rsidRDefault="008B64A2" w:rsidP="00485133">
      <w:r>
        <w:separator/>
      </w:r>
    </w:p>
  </w:endnote>
  <w:endnote w:type="continuationSeparator" w:id="0">
    <w:p w14:paraId="3DD0C40B" w14:textId="77777777" w:rsidR="008B64A2" w:rsidRDefault="008B64A2"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053DC8" w14:textId="77777777" w:rsidR="008B64A2" w:rsidRDefault="008B64A2" w:rsidP="00485133">
      <w:r>
        <w:separator/>
      </w:r>
    </w:p>
  </w:footnote>
  <w:footnote w:type="continuationSeparator" w:id="0">
    <w:p w14:paraId="2E6CC15E" w14:textId="77777777" w:rsidR="008B64A2" w:rsidRDefault="008B64A2"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71EB"/>
    <w:rsid w:val="00047A9E"/>
    <w:rsid w:val="0005005F"/>
    <w:rsid w:val="00051CD7"/>
    <w:rsid w:val="00052114"/>
    <w:rsid w:val="00053087"/>
    <w:rsid w:val="000532BC"/>
    <w:rsid w:val="00056B81"/>
    <w:rsid w:val="00057566"/>
    <w:rsid w:val="00060A4E"/>
    <w:rsid w:val="00063CC7"/>
    <w:rsid w:val="00064EA0"/>
    <w:rsid w:val="00065EE2"/>
    <w:rsid w:val="000720FC"/>
    <w:rsid w:val="00073A7B"/>
    <w:rsid w:val="000745C4"/>
    <w:rsid w:val="00081C22"/>
    <w:rsid w:val="00083E1E"/>
    <w:rsid w:val="00084CB5"/>
    <w:rsid w:val="00085C8E"/>
    <w:rsid w:val="00085EC5"/>
    <w:rsid w:val="0009095F"/>
    <w:rsid w:val="00093E8E"/>
    <w:rsid w:val="0009486A"/>
    <w:rsid w:val="000A04FB"/>
    <w:rsid w:val="000A129F"/>
    <w:rsid w:val="000A3941"/>
    <w:rsid w:val="000A694F"/>
    <w:rsid w:val="000A7BB6"/>
    <w:rsid w:val="000B01EA"/>
    <w:rsid w:val="000B2652"/>
    <w:rsid w:val="000B7848"/>
    <w:rsid w:val="000C33B0"/>
    <w:rsid w:val="000C584D"/>
    <w:rsid w:val="000E12FE"/>
    <w:rsid w:val="000E3F08"/>
    <w:rsid w:val="000E7AF0"/>
    <w:rsid w:val="000F0BD7"/>
    <w:rsid w:val="000F5186"/>
    <w:rsid w:val="000F54D0"/>
    <w:rsid w:val="000F67DE"/>
    <w:rsid w:val="00112078"/>
    <w:rsid w:val="0011470A"/>
    <w:rsid w:val="00120EF9"/>
    <w:rsid w:val="00121609"/>
    <w:rsid w:val="001225C7"/>
    <w:rsid w:val="00123917"/>
    <w:rsid w:val="00127676"/>
    <w:rsid w:val="0013365A"/>
    <w:rsid w:val="00137AED"/>
    <w:rsid w:val="00141C2A"/>
    <w:rsid w:val="00142C03"/>
    <w:rsid w:val="00146E01"/>
    <w:rsid w:val="00152ED0"/>
    <w:rsid w:val="001575EF"/>
    <w:rsid w:val="00166663"/>
    <w:rsid w:val="00173A1E"/>
    <w:rsid w:val="00174060"/>
    <w:rsid w:val="00175C20"/>
    <w:rsid w:val="0018081A"/>
    <w:rsid w:val="00181D2D"/>
    <w:rsid w:val="001856E9"/>
    <w:rsid w:val="00185E00"/>
    <w:rsid w:val="00190090"/>
    <w:rsid w:val="001942D0"/>
    <w:rsid w:val="001A15EB"/>
    <w:rsid w:val="001A5C06"/>
    <w:rsid w:val="001A65DE"/>
    <w:rsid w:val="001B0395"/>
    <w:rsid w:val="001B7043"/>
    <w:rsid w:val="001C3D08"/>
    <w:rsid w:val="001C4E6C"/>
    <w:rsid w:val="001C7F1E"/>
    <w:rsid w:val="001D3188"/>
    <w:rsid w:val="001E145A"/>
    <w:rsid w:val="001E59FF"/>
    <w:rsid w:val="001F1449"/>
    <w:rsid w:val="00202D27"/>
    <w:rsid w:val="0020355D"/>
    <w:rsid w:val="002108AE"/>
    <w:rsid w:val="00212FC0"/>
    <w:rsid w:val="0021381B"/>
    <w:rsid w:val="0023338A"/>
    <w:rsid w:val="0023586C"/>
    <w:rsid w:val="00240ECF"/>
    <w:rsid w:val="0025005C"/>
    <w:rsid w:val="00256506"/>
    <w:rsid w:val="002613B6"/>
    <w:rsid w:val="002636B9"/>
    <w:rsid w:val="0026403A"/>
    <w:rsid w:val="00264301"/>
    <w:rsid w:val="00264846"/>
    <w:rsid w:val="00264867"/>
    <w:rsid w:val="002661BD"/>
    <w:rsid w:val="0026691F"/>
    <w:rsid w:val="00266E78"/>
    <w:rsid w:val="00267A9B"/>
    <w:rsid w:val="00271E33"/>
    <w:rsid w:val="00277514"/>
    <w:rsid w:val="00277795"/>
    <w:rsid w:val="0028234A"/>
    <w:rsid w:val="00287262"/>
    <w:rsid w:val="00287C69"/>
    <w:rsid w:val="00294540"/>
    <w:rsid w:val="00294947"/>
    <w:rsid w:val="00294B19"/>
    <w:rsid w:val="00296CF0"/>
    <w:rsid w:val="002B52D9"/>
    <w:rsid w:val="002B6B13"/>
    <w:rsid w:val="002C0089"/>
    <w:rsid w:val="002C130D"/>
    <w:rsid w:val="002C292C"/>
    <w:rsid w:val="002C4026"/>
    <w:rsid w:val="002D1A1A"/>
    <w:rsid w:val="002D1FFB"/>
    <w:rsid w:val="002D3F77"/>
    <w:rsid w:val="002D4401"/>
    <w:rsid w:val="002D5F81"/>
    <w:rsid w:val="002D6A85"/>
    <w:rsid w:val="002D7F34"/>
    <w:rsid w:val="002E29FC"/>
    <w:rsid w:val="002F0AE6"/>
    <w:rsid w:val="002F2A67"/>
    <w:rsid w:val="00304865"/>
    <w:rsid w:val="00306D5A"/>
    <w:rsid w:val="003139C8"/>
    <w:rsid w:val="0031506B"/>
    <w:rsid w:val="00317AC5"/>
    <w:rsid w:val="00321681"/>
    <w:rsid w:val="003218DF"/>
    <w:rsid w:val="003247AC"/>
    <w:rsid w:val="003341ED"/>
    <w:rsid w:val="003372A9"/>
    <w:rsid w:val="00344061"/>
    <w:rsid w:val="0034452B"/>
    <w:rsid w:val="00345212"/>
    <w:rsid w:val="00345CB0"/>
    <w:rsid w:val="003471BC"/>
    <w:rsid w:val="003509A3"/>
    <w:rsid w:val="0035227F"/>
    <w:rsid w:val="00353774"/>
    <w:rsid w:val="0035522B"/>
    <w:rsid w:val="00361EB1"/>
    <w:rsid w:val="00362C1C"/>
    <w:rsid w:val="00363A7B"/>
    <w:rsid w:val="00364E61"/>
    <w:rsid w:val="00371CA8"/>
    <w:rsid w:val="003732BC"/>
    <w:rsid w:val="00376C7F"/>
    <w:rsid w:val="00382FC9"/>
    <w:rsid w:val="003861FB"/>
    <w:rsid w:val="00393C5E"/>
    <w:rsid w:val="00395B26"/>
    <w:rsid w:val="00395F94"/>
    <w:rsid w:val="003964CD"/>
    <w:rsid w:val="003979F8"/>
    <w:rsid w:val="003A38D8"/>
    <w:rsid w:val="003B11D7"/>
    <w:rsid w:val="003B67E0"/>
    <w:rsid w:val="003B69C0"/>
    <w:rsid w:val="003C0375"/>
    <w:rsid w:val="003C61F2"/>
    <w:rsid w:val="003D6751"/>
    <w:rsid w:val="003E4DDF"/>
    <w:rsid w:val="003E7C41"/>
    <w:rsid w:val="003F13DB"/>
    <w:rsid w:val="003F3C8F"/>
    <w:rsid w:val="003F42C7"/>
    <w:rsid w:val="003F53CC"/>
    <w:rsid w:val="003F6938"/>
    <w:rsid w:val="003F6DE9"/>
    <w:rsid w:val="0040232C"/>
    <w:rsid w:val="00412F78"/>
    <w:rsid w:val="004136AC"/>
    <w:rsid w:val="00414B4E"/>
    <w:rsid w:val="00415AF2"/>
    <w:rsid w:val="00422C46"/>
    <w:rsid w:val="0043315D"/>
    <w:rsid w:val="004340FC"/>
    <w:rsid w:val="00437591"/>
    <w:rsid w:val="004428A4"/>
    <w:rsid w:val="00445981"/>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5DB7"/>
    <w:rsid w:val="00486CB8"/>
    <w:rsid w:val="004878FE"/>
    <w:rsid w:val="00491F69"/>
    <w:rsid w:val="004958FF"/>
    <w:rsid w:val="004A2114"/>
    <w:rsid w:val="004A2F02"/>
    <w:rsid w:val="004A7A7C"/>
    <w:rsid w:val="004B14B0"/>
    <w:rsid w:val="004B219E"/>
    <w:rsid w:val="004B30CE"/>
    <w:rsid w:val="004B376B"/>
    <w:rsid w:val="004D49F9"/>
    <w:rsid w:val="004D60C4"/>
    <w:rsid w:val="004E043A"/>
    <w:rsid w:val="004E4E61"/>
    <w:rsid w:val="004F4BE8"/>
    <w:rsid w:val="004F6DBB"/>
    <w:rsid w:val="00514562"/>
    <w:rsid w:val="00515930"/>
    <w:rsid w:val="00520F12"/>
    <w:rsid w:val="005225B0"/>
    <w:rsid w:val="0052265A"/>
    <w:rsid w:val="005263E4"/>
    <w:rsid w:val="005339FF"/>
    <w:rsid w:val="00536D5D"/>
    <w:rsid w:val="00540717"/>
    <w:rsid w:val="00543726"/>
    <w:rsid w:val="0054434D"/>
    <w:rsid w:val="00546599"/>
    <w:rsid w:val="0055180A"/>
    <w:rsid w:val="00555C7B"/>
    <w:rsid w:val="00555CB5"/>
    <w:rsid w:val="00555E1C"/>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608E"/>
    <w:rsid w:val="005E11A7"/>
    <w:rsid w:val="005E315B"/>
    <w:rsid w:val="005E352F"/>
    <w:rsid w:val="005E6D3B"/>
    <w:rsid w:val="005F0F41"/>
    <w:rsid w:val="005F1690"/>
    <w:rsid w:val="005F2690"/>
    <w:rsid w:val="005F3162"/>
    <w:rsid w:val="005F5289"/>
    <w:rsid w:val="006056B6"/>
    <w:rsid w:val="00606D62"/>
    <w:rsid w:val="006112BF"/>
    <w:rsid w:val="0061407C"/>
    <w:rsid w:val="006145D5"/>
    <w:rsid w:val="00615890"/>
    <w:rsid w:val="00616AEC"/>
    <w:rsid w:val="006229E7"/>
    <w:rsid w:val="006237C8"/>
    <w:rsid w:val="00624645"/>
    <w:rsid w:val="00624B3D"/>
    <w:rsid w:val="00624FDC"/>
    <w:rsid w:val="006352E1"/>
    <w:rsid w:val="006363E5"/>
    <w:rsid w:val="006365CB"/>
    <w:rsid w:val="00636965"/>
    <w:rsid w:val="00636B11"/>
    <w:rsid w:val="006414B3"/>
    <w:rsid w:val="00641B20"/>
    <w:rsid w:val="006424C0"/>
    <w:rsid w:val="00646584"/>
    <w:rsid w:val="00646BA7"/>
    <w:rsid w:val="00647315"/>
    <w:rsid w:val="00653426"/>
    <w:rsid w:val="006537FF"/>
    <w:rsid w:val="00653835"/>
    <w:rsid w:val="00662040"/>
    <w:rsid w:val="00663046"/>
    <w:rsid w:val="006648A8"/>
    <w:rsid w:val="0066495D"/>
    <w:rsid w:val="00664EF3"/>
    <w:rsid w:val="00666EF2"/>
    <w:rsid w:val="00671CA5"/>
    <w:rsid w:val="00675A71"/>
    <w:rsid w:val="0067618D"/>
    <w:rsid w:val="00676B87"/>
    <w:rsid w:val="00681942"/>
    <w:rsid w:val="006841D9"/>
    <w:rsid w:val="00685644"/>
    <w:rsid w:val="00686A03"/>
    <w:rsid w:val="006915ED"/>
    <w:rsid w:val="00693770"/>
    <w:rsid w:val="006943DC"/>
    <w:rsid w:val="00694459"/>
    <w:rsid w:val="00695D81"/>
    <w:rsid w:val="006960D4"/>
    <w:rsid w:val="006A3906"/>
    <w:rsid w:val="006A58A0"/>
    <w:rsid w:val="006A58B2"/>
    <w:rsid w:val="006A6964"/>
    <w:rsid w:val="006A74D0"/>
    <w:rsid w:val="006B2C09"/>
    <w:rsid w:val="006B5E2E"/>
    <w:rsid w:val="006C2F07"/>
    <w:rsid w:val="006C4906"/>
    <w:rsid w:val="006C603E"/>
    <w:rsid w:val="006D23BB"/>
    <w:rsid w:val="006E0C84"/>
    <w:rsid w:val="006E1E2E"/>
    <w:rsid w:val="006E2FB6"/>
    <w:rsid w:val="00706198"/>
    <w:rsid w:val="00706EBA"/>
    <w:rsid w:val="00706FDF"/>
    <w:rsid w:val="00715C76"/>
    <w:rsid w:val="0071780B"/>
    <w:rsid w:val="00722AF7"/>
    <w:rsid w:val="00723FEE"/>
    <w:rsid w:val="00725FD3"/>
    <w:rsid w:val="0072779C"/>
    <w:rsid w:val="00736DDD"/>
    <w:rsid w:val="00737F9A"/>
    <w:rsid w:val="00740D5D"/>
    <w:rsid w:val="00743B20"/>
    <w:rsid w:val="0074463F"/>
    <w:rsid w:val="00747DD7"/>
    <w:rsid w:val="00750B82"/>
    <w:rsid w:val="00753B93"/>
    <w:rsid w:val="00753C87"/>
    <w:rsid w:val="007558D5"/>
    <w:rsid w:val="00760B46"/>
    <w:rsid w:val="00765A31"/>
    <w:rsid w:val="00771E24"/>
    <w:rsid w:val="00772C22"/>
    <w:rsid w:val="00773EB3"/>
    <w:rsid w:val="0077473A"/>
    <w:rsid w:val="007748F6"/>
    <w:rsid w:val="0078035B"/>
    <w:rsid w:val="00781F06"/>
    <w:rsid w:val="00794BD9"/>
    <w:rsid w:val="00795D6D"/>
    <w:rsid w:val="007B28CF"/>
    <w:rsid w:val="007B3AC0"/>
    <w:rsid w:val="007B5324"/>
    <w:rsid w:val="007D0AAA"/>
    <w:rsid w:val="007D232F"/>
    <w:rsid w:val="007D4E1D"/>
    <w:rsid w:val="007E0ACD"/>
    <w:rsid w:val="007E5738"/>
    <w:rsid w:val="007E5E79"/>
    <w:rsid w:val="007E72A3"/>
    <w:rsid w:val="007F2078"/>
    <w:rsid w:val="007F73C2"/>
    <w:rsid w:val="007F7B85"/>
    <w:rsid w:val="0080702E"/>
    <w:rsid w:val="008073F9"/>
    <w:rsid w:val="00810A40"/>
    <w:rsid w:val="0081143E"/>
    <w:rsid w:val="008219FB"/>
    <w:rsid w:val="008252DF"/>
    <w:rsid w:val="00825820"/>
    <w:rsid w:val="00830BD3"/>
    <w:rsid w:val="008376D2"/>
    <w:rsid w:val="00847A45"/>
    <w:rsid w:val="00852AB4"/>
    <w:rsid w:val="00853F0F"/>
    <w:rsid w:val="008544F0"/>
    <w:rsid w:val="00873441"/>
    <w:rsid w:val="008751EA"/>
    <w:rsid w:val="0087743C"/>
    <w:rsid w:val="008847F6"/>
    <w:rsid w:val="008A06AB"/>
    <w:rsid w:val="008A7784"/>
    <w:rsid w:val="008B64A2"/>
    <w:rsid w:val="008C1A15"/>
    <w:rsid w:val="008C3E81"/>
    <w:rsid w:val="008C5902"/>
    <w:rsid w:val="008C6120"/>
    <w:rsid w:val="008C6AF5"/>
    <w:rsid w:val="008D0F6D"/>
    <w:rsid w:val="008D4815"/>
    <w:rsid w:val="008D78EA"/>
    <w:rsid w:val="008E2FAC"/>
    <w:rsid w:val="008E5C00"/>
    <w:rsid w:val="008E5D07"/>
    <w:rsid w:val="008F02EC"/>
    <w:rsid w:val="008F17DE"/>
    <w:rsid w:val="008F18CE"/>
    <w:rsid w:val="008F5F53"/>
    <w:rsid w:val="008F7A2F"/>
    <w:rsid w:val="009021B3"/>
    <w:rsid w:val="009076FF"/>
    <w:rsid w:val="0090798C"/>
    <w:rsid w:val="009100F9"/>
    <w:rsid w:val="009112E5"/>
    <w:rsid w:val="009208CE"/>
    <w:rsid w:val="00921877"/>
    <w:rsid w:val="00921CD4"/>
    <w:rsid w:val="00933230"/>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11C6"/>
    <w:rsid w:val="00985AED"/>
    <w:rsid w:val="00991F18"/>
    <w:rsid w:val="00993703"/>
    <w:rsid w:val="00997370"/>
    <w:rsid w:val="00997F7F"/>
    <w:rsid w:val="009B0FE5"/>
    <w:rsid w:val="009B4B26"/>
    <w:rsid w:val="009B7419"/>
    <w:rsid w:val="009B745B"/>
    <w:rsid w:val="009C1C7A"/>
    <w:rsid w:val="009C36A2"/>
    <w:rsid w:val="009C5659"/>
    <w:rsid w:val="009D2526"/>
    <w:rsid w:val="009D42E4"/>
    <w:rsid w:val="009E0925"/>
    <w:rsid w:val="009E152A"/>
    <w:rsid w:val="009E3FD8"/>
    <w:rsid w:val="009E49E6"/>
    <w:rsid w:val="009F25AA"/>
    <w:rsid w:val="009F4952"/>
    <w:rsid w:val="00A04A52"/>
    <w:rsid w:val="00A13AF8"/>
    <w:rsid w:val="00A15165"/>
    <w:rsid w:val="00A23928"/>
    <w:rsid w:val="00A26A09"/>
    <w:rsid w:val="00A31F21"/>
    <w:rsid w:val="00A335BB"/>
    <w:rsid w:val="00A5211F"/>
    <w:rsid w:val="00A549A6"/>
    <w:rsid w:val="00A56AAE"/>
    <w:rsid w:val="00A571E1"/>
    <w:rsid w:val="00A60423"/>
    <w:rsid w:val="00A62EB2"/>
    <w:rsid w:val="00A66F6A"/>
    <w:rsid w:val="00A7398D"/>
    <w:rsid w:val="00A73A92"/>
    <w:rsid w:val="00A84C82"/>
    <w:rsid w:val="00A85F90"/>
    <w:rsid w:val="00A90752"/>
    <w:rsid w:val="00A967A5"/>
    <w:rsid w:val="00AB18FA"/>
    <w:rsid w:val="00AB19C0"/>
    <w:rsid w:val="00AB2D47"/>
    <w:rsid w:val="00AC133B"/>
    <w:rsid w:val="00AC4828"/>
    <w:rsid w:val="00AC52FC"/>
    <w:rsid w:val="00AE103B"/>
    <w:rsid w:val="00AE13A1"/>
    <w:rsid w:val="00AE1E99"/>
    <w:rsid w:val="00AF03D5"/>
    <w:rsid w:val="00AF0BB8"/>
    <w:rsid w:val="00AF1966"/>
    <w:rsid w:val="00B01C34"/>
    <w:rsid w:val="00B01EFF"/>
    <w:rsid w:val="00B04808"/>
    <w:rsid w:val="00B117D6"/>
    <w:rsid w:val="00B13A2F"/>
    <w:rsid w:val="00B169CA"/>
    <w:rsid w:val="00B16A1B"/>
    <w:rsid w:val="00B16F07"/>
    <w:rsid w:val="00B20310"/>
    <w:rsid w:val="00B24ECA"/>
    <w:rsid w:val="00B25474"/>
    <w:rsid w:val="00B267E5"/>
    <w:rsid w:val="00B26804"/>
    <w:rsid w:val="00B32C93"/>
    <w:rsid w:val="00B36C6C"/>
    <w:rsid w:val="00B3738B"/>
    <w:rsid w:val="00B37FE2"/>
    <w:rsid w:val="00B5051C"/>
    <w:rsid w:val="00B56453"/>
    <w:rsid w:val="00B57062"/>
    <w:rsid w:val="00B57B95"/>
    <w:rsid w:val="00B6161D"/>
    <w:rsid w:val="00B66FAB"/>
    <w:rsid w:val="00B677E1"/>
    <w:rsid w:val="00B70931"/>
    <w:rsid w:val="00B73602"/>
    <w:rsid w:val="00B746A3"/>
    <w:rsid w:val="00B747A1"/>
    <w:rsid w:val="00B75C16"/>
    <w:rsid w:val="00B80674"/>
    <w:rsid w:val="00B85D20"/>
    <w:rsid w:val="00B91E4A"/>
    <w:rsid w:val="00B931D9"/>
    <w:rsid w:val="00B965EE"/>
    <w:rsid w:val="00B96A83"/>
    <w:rsid w:val="00BA4CCE"/>
    <w:rsid w:val="00BB1D69"/>
    <w:rsid w:val="00BB7A98"/>
    <w:rsid w:val="00BC05E8"/>
    <w:rsid w:val="00BD29CF"/>
    <w:rsid w:val="00BD3704"/>
    <w:rsid w:val="00BD3B17"/>
    <w:rsid w:val="00BE0608"/>
    <w:rsid w:val="00BE15FE"/>
    <w:rsid w:val="00BE2E09"/>
    <w:rsid w:val="00BE39A3"/>
    <w:rsid w:val="00BE3ABD"/>
    <w:rsid w:val="00BE4FE1"/>
    <w:rsid w:val="00BF1E03"/>
    <w:rsid w:val="00BF1F55"/>
    <w:rsid w:val="00BF6921"/>
    <w:rsid w:val="00C02425"/>
    <w:rsid w:val="00C024DD"/>
    <w:rsid w:val="00C02633"/>
    <w:rsid w:val="00C05010"/>
    <w:rsid w:val="00C0534F"/>
    <w:rsid w:val="00C054BD"/>
    <w:rsid w:val="00C10A2B"/>
    <w:rsid w:val="00C14968"/>
    <w:rsid w:val="00C14CF5"/>
    <w:rsid w:val="00C15ED9"/>
    <w:rsid w:val="00C16BE9"/>
    <w:rsid w:val="00C27653"/>
    <w:rsid w:val="00C2794B"/>
    <w:rsid w:val="00C32F02"/>
    <w:rsid w:val="00C334F5"/>
    <w:rsid w:val="00C4164E"/>
    <w:rsid w:val="00C448A3"/>
    <w:rsid w:val="00C551F6"/>
    <w:rsid w:val="00C613B5"/>
    <w:rsid w:val="00C61BB7"/>
    <w:rsid w:val="00C6492A"/>
    <w:rsid w:val="00C65318"/>
    <w:rsid w:val="00C742E7"/>
    <w:rsid w:val="00C743E6"/>
    <w:rsid w:val="00C76F28"/>
    <w:rsid w:val="00C77AD7"/>
    <w:rsid w:val="00C84A09"/>
    <w:rsid w:val="00C84A93"/>
    <w:rsid w:val="00C869E2"/>
    <w:rsid w:val="00C91E74"/>
    <w:rsid w:val="00C93467"/>
    <w:rsid w:val="00C94021"/>
    <w:rsid w:val="00C951A0"/>
    <w:rsid w:val="00C96FF7"/>
    <w:rsid w:val="00C97163"/>
    <w:rsid w:val="00CB3966"/>
    <w:rsid w:val="00CB445F"/>
    <w:rsid w:val="00CC0144"/>
    <w:rsid w:val="00CC01A0"/>
    <w:rsid w:val="00CC4CF3"/>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926"/>
    <w:rsid w:val="00D20A6D"/>
    <w:rsid w:val="00D231FF"/>
    <w:rsid w:val="00D24F7D"/>
    <w:rsid w:val="00D24FC1"/>
    <w:rsid w:val="00D31A85"/>
    <w:rsid w:val="00D33ED4"/>
    <w:rsid w:val="00D606D4"/>
    <w:rsid w:val="00D62C93"/>
    <w:rsid w:val="00D660FA"/>
    <w:rsid w:val="00D666C6"/>
    <w:rsid w:val="00D6765B"/>
    <w:rsid w:val="00D7250E"/>
    <w:rsid w:val="00D737B1"/>
    <w:rsid w:val="00D73BFC"/>
    <w:rsid w:val="00D75AD5"/>
    <w:rsid w:val="00D770B1"/>
    <w:rsid w:val="00D847BA"/>
    <w:rsid w:val="00DA1F8D"/>
    <w:rsid w:val="00DB34A4"/>
    <w:rsid w:val="00DB4306"/>
    <w:rsid w:val="00DB6277"/>
    <w:rsid w:val="00DC133F"/>
    <w:rsid w:val="00DC13FD"/>
    <w:rsid w:val="00DC30C8"/>
    <w:rsid w:val="00DC329C"/>
    <w:rsid w:val="00DC551E"/>
    <w:rsid w:val="00DD2C55"/>
    <w:rsid w:val="00DD445A"/>
    <w:rsid w:val="00DD5AF2"/>
    <w:rsid w:val="00DD66E0"/>
    <w:rsid w:val="00DE0B50"/>
    <w:rsid w:val="00DE38F9"/>
    <w:rsid w:val="00DE5581"/>
    <w:rsid w:val="00DF0001"/>
    <w:rsid w:val="00DF78E6"/>
    <w:rsid w:val="00E01B46"/>
    <w:rsid w:val="00E01DA9"/>
    <w:rsid w:val="00E04B65"/>
    <w:rsid w:val="00E051B3"/>
    <w:rsid w:val="00E06DBA"/>
    <w:rsid w:val="00E074EF"/>
    <w:rsid w:val="00E077D8"/>
    <w:rsid w:val="00E079A0"/>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939CE"/>
    <w:rsid w:val="00EA408F"/>
    <w:rsid w:val="00EA726B"/>
    <w:rsid w:val="00EB0F9F"/>
    <w:rsid w:val="00EB403D"/>
    <w:rsid w:val="00EB67D3"/>
    <w:rsid w:val="00EC4DDB"/>
    <w:rsid w:val="00ED189D"/>
    <w:rsid w:val="00ED5593"/>
    <w:rsid w:val="00EE0CC4"/>
    <w:rsid w:val="00EE418C"/>
    <w:rsid w:val="00EE6FAB"/>
    <w:rsid w:val="00EF68F9"/>
    <w:rsid w:val="00F00CD3"/>
    <w:rsid w:val="00F02AF1"/>
    <w:rsid w:val="00F1566A"/>
    <w:rsid w:val="00F17056"/>
    <w:rsid w:val="00F20567"/>
    <w:rsid w:val="00F2184E"/>
    <w:rsid w:val="00F3162F"/>
    <w:rsid w:val="00F339F4"/>
    <w:rsid w:val="00F35B6E"/>
    <w:rsid w:val="00F3627F"/>
    <w:rsid w:val="00F40EEE"/>
    <w:rsid w:val="00F41A9D"/>
    <w:rsid w:val="00F457F3"/>
    <w:rsid w:val="00F53B62"/>
    <w:rsid w:val="00F54267"/>
    <w:rsid w:val="00F61EA0"/>
    <w:rsid w:val="00F65F7E"/>
    <w:rsid w:val="00F70959"/>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4938"/>
    <w:rsid w:val="00FC0AE9"/>
    <w:rsid w:val="00FC1908"/>
    <w:rsid w:val="00FC4A4D"/>
    <w:rsid w:val="00FC57CB"/>
    <w:rsid w:val="00FC5F35"/>
    <w:rsid w:val="00FC7B0D"/>
    <w:rsid w:val="00FD0053"/>
    <w:rsid w:val="00FD16BF"/>
    <w:rsid w:val="00FD437F"/>
    <w:rsid w:val="00FD4A26"/>
    <w:rsid w:val="00FD5498"/>
    <w:rsid w:val="00FE4DCE"/>
    <w:rsid w:val="00FF1F55"/>
    <w:rsid w:val="00FF53C2"/>
    <w:rsid w:val="00FF577F"/>
    <w:rsid w:val="00FF6E5D"/>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E24"/>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oremarketplace.org/?FacilityID=2727" TargetMode="External"/><Relationship Id="rId1" Type="http://schemas.openxmlformats.org/officeDocument/2006/relationships/hyperlink" Target="https://coremarketplace.org/?FacilityID=2727"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2.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30</Pages>
  <Words>47369</Words>
  <Characters>270004</Characters>
  <Application>Microsoft Office Word</Application>
  <DocSecurity>0</DocSecurity>
  <Lines>2250</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4</cp:revision>
  <cp:lastPrinted>2026-07-19T17:52:00Z</cp:lastPrinted>
  <dcterms:created xsi:type="dcterms:W3CDTF">2026-09-08T19:32:00Z</dcterms:created>
  <dcterms:modified xsi:type="dcterms:W3CDTF">2026-09-08T19:41:00Z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id="wmKyw5Hd"/&gt;&lt;style id="http://www.zotero.org/styles/pnas" hasBibliography="1" bibliographyStyleHasBeenSet="1"/&gt;&lt;prefs&gt;&lt;pref name="fieldType" value="Field"/&gt;&lt;/prefs&gt;&lt;/data&gt;</vt:lpwstr>
  </property>
</Properties>
</file>