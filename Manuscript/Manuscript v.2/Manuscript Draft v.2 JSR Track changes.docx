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579A9B7" w14:textId="77777777" w:rsidR="004816FA" w:rsidRPr="00013D8B" w:rsidRDefault="00B37F6D" w:rsidP="004816FA">
      <w:pPr>
        <w:rPr>
          <w:b/>
          <w:bCs/>
        </w:rPr>
      </w:pPr>
      <w:del w:id="0" w:author="Rhodes, Justin S" w:date="2026-08-04T14:17:00Z" w16du:dateUtc="2026-08-04T18:17:00Z">
        <w:r>
          <w:rPr>
            <w:b/>
            <w:bCs/>
          </w:rPr>
          <w:delText xml:space="preserve"> </w:delText>
        </w:r>
      </w:del>
      <w:r w:rsidR="004816FA" w:rsidRPr="00013D8B">
        <w:rPr>
          <w:b/>
          <w:bCs/>
        </w:rPr>
        <w:t>Remodeling of the Preoptic Area Drives Distinct Phases of Protandrous Sex Change</w:t>
      </w:r>
    </w:p>
    <w:p w14:paraId="47C3FD1F" w14:textId="77777777" w:rsidR="00013D8B" w:rsidRPr="00013D8B" w:rsidRDefault="00013D8B" w:rsidP="004816FA"/>
    <w:p w14:paraId="677098E3" w14:textId="2BFAC293" w:rsidR="006112BF" w:rsidRPr="00013D8B" w:rsidRDefault="004816FA" w:rsidP="004816FA">
      <w:pPr>
        <w:rPr>
          <w:vertAlign w:val="superscript"/>
        </w:rPr>
      </w:pPr>
      <w:r w:rsidRPr="00013D8B">
        <w:t>Gabriel J. Graham</w:t>
      </w:r>
      <w:r w:rsidRPr="00013D8B">
        <w:rPr>
          <w:vertAlign w:val="superscript"/>
        </w:rPr>
        <w:t>1</w:t>
      </w:r>
      <w:r w:rsidRPr="00013D8B">
        <w:t>, Kathryn E. Leatherbury</w:t>
      </w:r>
      <w:r w:rsidR="00CB445F">
        <w:rPr>
          <w:vertAlign w:val="superscript"/>
        </w:rPr>
        <w:t>2</w:t>
      </w:r>
      <w:r w:rsidRPr="00013D8B">
        <w:t>, Yash Deswal</w:t>
      </w:r>
      <w:r w:rsidR="00CB445F">
        <w:rPr>
          <w:vertAlign w:val="superscript"/>
        </w:rPr>
        <w:t>3</w:t>
      </w:r>
      <w:r w:rsidRPr="00013D8B">
        <w:t>, Emma M. Ibanez</w:t>
      </w:r>
      <w:r w:rsidR="00725FD3">
        <w:rPr>
          <w:vertAlign w:val="superscript"/>
        </w:rPr>
        <w:t>4</w:t>
      </w:r>
      <w:r w:rsidRPr="00013D8B">
        <w:t xml:space="preserve">, </w:t>
      </w:r>
      <w:del w:id="1" w:author="Rhodes, Justin S" w:date="2026-08-04T14:17:00Z" w16du:dateUtc="2026-08-04T18:17:00Z">
        <w:r w:rsidRPr="00013D8B">
          <w:delText>Yixiao Hu</w:delText>
        </w:r>
        <w:r w:rsidR="00725FD3">
          <w:rPr>
            <w:vertAlign w:val="superscript"/>
          </w:rPr>
          <w:delText>3</w:delText>
        </w:r>
        <w:r w:rsidRPr="00013D8B">
          <w:delText xml:space="preserve">, </w:delText>
        </w:r>
      </w:del>
      <w:r w:rsidRPr="00013D8B">
        <w:t>Meghan G. Connolly</w:t>
      </w:r>
      <w:r w:rsidR="00725FD3">
        <w:rPr>
          <w:vertAlign w:val="superscript"/>
        </w:rPr>
        <w:t>5</w:t>
      </w:r>
      <w:r w:rsidRPr="00013D8B">
        <w:t>, Coltan G. Parker</w:t>
      </w:r>
      <w:r w:rsidR="00725FD3">
        <w:rPr>
          <w:vertAlign w:val="superscript"/>
        </w:rPr>
        <w:t>6</w:t>
      </w:r>
      <w:r w:rsidRPr="00013D8B">
        <w:t>, Zachary V. Johnson</w:t>
      </w:r>
      <w:r w:rsidR="00725FD3">
        <w:rPr>
          <w:vertAlign w:val="superscript"/>
        </w:rPr>
        <w:t>7</w:t>
      </w:r>
      <w:r w:rsidRPr="00013D8B">
        <w:t>, Jeffrey T. Streelman</w:t>
      </w:r>
      <w:r w:rsidR="00725FD3">
        <w:rPr>
          <w:vertAlign w:val="superscript"/>
        </w:rPr>
        <w:t>2</w:t>
      </w:r>
      <w:r w:rsidRPr="00013D8B">
        <w:t>, Justin S. Rhodes</w:t>
      </w:r>
      <w:r w:rsidR="00725FD3">
        <w:rPr>
          <w:vertAlign w:val="superscript"/>
        </w:rPr>
        <w:t>3</w:t>
      </w:r>
      <w:r w:rsidR="00514562" w:rsidRPr="00013D8B">
        <w:rPr>
          <w:vertAlign w:val="superscript"/>
        </w:rPr>
        <w:t>,</w:t>
      </w:r>
      <w:r w:rsidR="00C613B5">
        <w:rPr>
          <w:vertAlign w:val="superscript"/>
        </w:rPr>
        <w:t>8</w:t>
      </w:r>
    </w:p>
    <w:p w14:paraId="25E24BA8" w14:textId="77777777" w:rsidR="006112BF" w:rsidRPr="00013D8B" w:rsidRDefault="006112BF" w:rsidP="004816FA">
      <w:pPr>
        <w:rPr>
          <w:vertAlign w:val="superscript"/>
        </w:rPr>
      </w:pPr>
    </w:p>
    <w:p w14:paraId="6840D396" w14:textId="77777777" w:rsidR="006537FF" w:rsidRPr="00013D8B" w:rsidRDefault="006112BF">
      <w:r w:rsidRPr="00013D8B">
        <w:rPr>
          <w:vertAlign w:val="superscript"/>
        </w:rPr>
        <w:t>1</w:t>
      </w:r>
      <w:r w:rsidRPr="00013D8B">
        <w:t xml:space="preserve"> </w:t>
      </w:r>
      <w:r w:rsidR="006537FF" w:rsidRPr="00013D8B">
        <w:t xml:space="preserve">Mortimer B. Zuckerman Mind, Brain, and Behavior Institute, Columbia University, New York, NY, 10027, United States of America </w:t>
      </w:r>
    </w:p>
    <w:p w14:paraId="27F84D17" w14:textId="1F5CE655" w:rsidR="006537FF" w:rsidRPr="00013D8B" w:rsidRDefault="006537FF" w:rsidP="006537FF">
      <w:pPr>
        <w:rPr>
          <w:vertAlign w:val="superscript"/>
        </w:rPr>
      </w:pPr>
      <w:r w:rsidRPr="00013D8B">
        <w:rPr>
          <w:vertAlign w:val="superscript"/>
        </w:rPr>
        <w:t xml:space="preserve">2 </w:t>
      </w:r>
    </w:p>
    <w:p w14:paraId="400F7F98" w14:textId="77777777" w:rsidR="006537FF" w:rsidRPr="00013D8B" w:rsidRDefault="006537FF" w:rsidP="006537FF">
      <w:pPr>
        <w:rPr>
          <w:vertAlign w:val="superscript"/>
        </w:rPr>
      </w:pPr>
      <w:r w:rsidRPr="00013D8B">
        <w:rPr>
          <w:vertAlign w:val="superscript"/>
        </w:rPr>
        <w:t>3</w:t>
      </w:r>
    </w:p>
    <w:p w14:paraId="2DA00076" w14:textId="77777777" w:rsidR="006537FF" w:rsidRPr="00013D8B" w:rsidRDefault="006537FF" w:rsidP="006537FF">
      <w:pPr>
        <w:rPr>
          <w:vertAlign w:val="superscript"/>
        </w:rPr>
      </w:pPr>
      <w:r w:rsidRPr="00013D8B">
        <w:rPr>
          <w:vertAlign w:val="superscript"/>
        </w:rPr>
        <w:t>4</w:t>
      </w:r>
    </w:p>
    <w:p w14:paraId="7AC39591" w14:textId="77777777" w:rsidR="006537FF" w:rsidRPr="00013D8B" w:rsidRDefault="006537FF" w:rsidP="006537FF">
      <w:pPr>
        <w:rPr>
          <w:vertAlign w:val="superscript"/>
        </w:rPr>
      </w:pPr>
      <w:r w:rsidRPr="00013D8B">
        <w:rPr>
          <w:vertAlign w:val="superscript"/>
        </w:rPr>
        <w:t>5</w:t>
      </w:r>
    </w:p>
    <w:p w14:paraId="5D5ED9A6" w14:textId="77777777" w:rsidR="006537FF" w:rsidRPr="00013D8B" w:rsidRDefault="006537FF" w:rsidP="006537FF">
      <w:pPr>
        <w:rPr>
          <w:vertAlign w:val="superscript"/>
        </w:rPr>
      </w:pPr>
      <w:r w:rsidRPr="00013D8B">
        <w:rPr>
          <w:vertAlign w:val="superscript"/>
        </w:rPr>
        <w:t>6</w:t>
      </w:r>
    </w:p>
    <w:p w14:paraId="6C9A2FC2" w14:textId="77777777" w:rsidR="00C613B5" w:rsidRDefault="00514562" w:rsidP="006537FF">
      <w:pPr>
        <w:rPr>
          <w:vertAlign w:val="superscript"/>
        </w:rPr>
      </w:pPr>
      <w:r w:rsidRPr="00013D8B">
        <w:rPr>
          <w:vertAlign w:val="superscript"/>
        </w:rPr>
        <w:t xml:space="preserve">7 </w:t>
      </w:r>
    </w:p>
    <w:p w14:paraId="62916144" w14:textId="72272860" w:rsidR="00514562" w:rsidRPr="00013D8B" w:rsidRDefault="00C613B5" w:rsidP="006537FF">
      <w:pPr>
        <w:rPr>
          <w:vertAlign w:val="superscript"/>
        </w:rPr>
      </w:pPr>
      <w:r>
        <w:rPr>
          <w:vertAlign w:val="superscript"/>
        </w:rPr>
        <w:t>8</w:t>
      </w:r>
      <w:r w:rsidR="00514562" w:rsidRPr="00013D8B">
        <w:t>Department of Psychology, University of Illinois, Champaign, IL, USA</w:t>
      </w:r>
    </w:p>
    <w:p w14:paraId="34F89003" w14:textId="77777777" w:rsidR="00FF577F" w:rsidRPr="00013D8B" w:rsidRDefault="00FF577F" w:rsidP="00FF577F"/>
    <w:p w14:paraId="3EB991C4" w14:textId="77777777" w:rsidR="00FF577F" w:rsidRPr="00013D8B" w:rsidRDefault="00FF577F" w:rsidP="00FF577F">
      <w:r w:rsidRPr="00013D8B">
        <w:t xml:space="preserve">Corresponding author:  </w:t>
      </w:r>
    </w:p>
    <w:p w14:paraId="7019DB66" w14:textId="77777777" w:rsidR="00FF577F" w:rsidRPr="00013D8B" w:rsidRDefault="00FF577F" w:rsidP="00FF577F">
      <w:r w:rsidRPr="00013D8B">
        <w:t>Justin S. Rhodes</w:t>
      </w:r>
    </w:p>
    <w:p w14:paraId="2B02D809" w14:textId="77777777" w:rsidR="00FF577F" w:rsidRPr="00013D8B" w:rsidRDefault="00FF577F" w:rsidP="00FF577F">
      <w:r w:rsidRPr="00013D8B">
        <w:t>Department of Psychology</w:t>
      </w:r>
    </w:p>
    <w:p w14:paraId="27268E0A" w14:textId="77777777" w:rsidR="00FF577F" w:rsidRPr="00013D8B" w:rsidRDefault="00FF577F" w:rsidP="00FF577F">
      <w:r w:rsidRPr="00013D8B">
        <w:t>603 East Daniel St., Champaign, IL 61820</w:t>
      </w:r>
    </w:p>
    <w:p w14:paraId="0D23D507" w14:textId="77777777" w:rsidR="00FF577F" w:rsidRPr="00013D8B" w:rsidRDefault="00FF577F" w:rsidP="00FF577F">
      <w:r w:rsidRPr="00013D8B">
        <w:t>Email: jrhodes@illinois.edu</w:t>
      </w:r>
    </w:p>
    <w:p w14:paraId="448614B8" w14:textId="77777777" w:rsidR="00E1149A" w:rsidRDefault="00FF577F" w:rsidP="00E1149A">
      <w:pPr>
        <w:outlineLvl w:val="0"/>
        <w:rPr>
          <w:b/>
          <w:u w:val="single"/>
          <w:rPrChange w:id="2" w:author="Rhodes, Justin S" w:date="2026-08-04T14:17:00Z" w16du:dateUtc="2026-08-04T18:17:00Z">
            <w:rPr>
              <w:b/>
            </w:rPr>
          </w:rPrChange>
        </w:rPr>
        <w:pPrChange w:id="3" w:author="Rhodes, Justin S" w:date="2026-08-04T14:17:00Z" w16du:dateUtc="2026-08-04T18:17:00Z">
          <w:pPr/>
        </w:pPrChange>
      </w:pPr>
      <w:r w:rsidRPr="00013D8B">
        <w:t>Phone: 503-413-9241</w:t>
      </w:r>
      <w:r w:rsidR="006537FF" w:rsidRPr="00013D8B">
        <w:rPr>
          <w:b/>
          <w:bCs/>
        </w:rPr>
        <w:br w:type="page"/>
      </w:r>
      <w:r w:rsidR="00E1149A" w:rsidRPr="004816FA">
        <w:rPr>
          <w:b/>
          <w:u w:val="single"/>
          <w:rPrChange w:id="4" w:author="Rhodes, Justin S" w:date="2026-08-04T14:17:00Z" w16du:dateUtc="2026-08-04T18:17:00Z">
            <w:rPr>
              <w:b/>
            </w:rPr>
          </w:rPrChange>
        </w:rPr>
        <w:lastRenderedPageBreak/>
        <w:t>Abstract</w:t>
      </w:r>
    </w:p>
    <w:p w14:paraId="66D5BE2B" w14:textId="77777777" w:rsidR="00E1149A" w:rsidRPr="008E35BA" w:rsidRDefault="00E1149A" w:rsidP="00E1149A">
      <w:pPr>
        <w:outlineLvl w:val="0"/>
        <w:rPr>
          <w:ins w:id="5" w:author="Rhodes, Justin S" w:date="2026-08-04T14:17:00Z" w16du:dateUtc="2026-08-04T18:17:00Z"/>
        </w:rPr>
      </w:pPr>
      <w:ins w:id="6" w:author="Rhodes, Justin S" w:date="2026-08-04T14:17:00Z" w16du:dateUtc="2026-08-04T18:17:00Z">
        <w:r w:rsidRPr="008E35BA">
          <w:t>Phenotypic plasticity allows organisms to modify behavior, physiology, and morphology in response to changing environmental conditions. Among the most dramatic examples is postmaturational sex change, in which social cues trigger transformation from one functional sex to another during adulthood. In protandrous anemonefish (Amphiprion ocellaris), males become females after attaining dominant social status, but the cellular mechanisms through which the brain initiates this transition remain poorly understood. Here, we combined single-nucleus multiomics (RNA and ATAC) with Visium HD spatial transcriptomics to characterize remodeling of the preoptic area (POA), a neuroendocrine center controlling reproduction, across multiple phases of sex change, including transitional individuals before and after gonadal transformation. Analysis of 35,364 nuclei revealed extensive cell-type-specific remodeling, with radial glia and neurosecretory POA neurons exhibiting the largest changes in abundance and gene expression. Radial glia displayed reduced expression of brain aromatase and signatures consistent with enhanced neurogenic activity during the intermediate phase. Concurrently, neurosecretory POA neurons showed evidence of increased incorporation of immature neurons, including expansion of a cholecystokinin-expressing population implicated in ovarian development. Machine-learning analyses revealed that sex change proceeds asynchronously across cell types and that many female-specific transcriptional programs emerge only after gonadal transformation. Together, these findings support a two-phase model in which early radial glial remodeling and neurogenesis establish the neural substrate for sex change, while widespread feminization of neurosecretory circuits follows ovarian development.</w:t>
        </w:r>
      </w:ins>
    </w:p>
    <w:p w14:paraId="30ED63F8" w14:textId="77777777" w:rsidR="00E1149A" w:rsidRPr="004816FA" w:rsidRDefault="00E1149A" w:rsidP="00E1149A">
      <w:pPr>
        <w:outlineLvl w:val="0"/>
        <w:rPr>
          <w:ins w:id="7" w:author="Rhodes, Justin S" w:date="2026-08-04T14:17:00Z" w16du:dateUtc="2026-08-04T18:17:00Z"/>
          <w:b/>
          <w:bCs/>
          <w:u w:val="single"/>
        </w:rPr>
      </w:pPr>
    </w:p>
    <w:p w14:paraId="285DA173" w14:textId="77777777" w:rsidR="00E1149A" w:rsidRDefault="00E1149A">
      <w:pPr>
        <w:rPr>
          <w:ins w:id="8" w:author="Rhodes, Justin S" w:date="2026-08-04T14:17:00Z" w16du:dateUtc="2026-08-04T18:17:00Z"/>
          <w:b/>
          <w:bCs/>
          <w:u w:val="single"/>
        </w:rPr>
      </w:pPr>
      <w:ins w:id="9" w:author="Rhodes, Justin S" w:date="2026-08-04T14:17:00Z" w16du:dateUtc="2026-08-04T18:17:00Z">
        <w:r>
          <w:rPr>
            <w:b/>
            <w:bCs/>
            <w:u w:val="single"/>
          </w:rPr>
          <w:br w:type="page"/>
        </w:r>
      </w:ins>
    </w:p>
    <w:p w14:paraId="1E20ED99" w14:textId="0E492D5A" w:rsidR="00E1149A" w:rsidRDefault="00E1149A" w:rsidP="00E1149A">
      <w:pPr>
        <w:outlineLvl w:val="0"/>
        <w:rPr>
          <w:ins w:id="10" w:author="Rhodes, Justin S" w:date="2026-08-04T14:17:00Z" w16du:dateUtc="2026-08-04T18:17:00Z"/>
          <w:b/>
          <w:bCs/>
          <w:u w:val="single"/>
        </w:rPr>
      </w:pPr>
      <w:commentRangeStart w:id="11"/>
      <w:r w:rsidRPr="004816FA">
        <w:rPr>
          <w:b/>
          <w:u w:val="single"/>
          <w:rPrChange w:id="12" w:author="Rhodes, Justin S" w:date="2026-08-04T14:17:00Z" w16du:dateUtc="2026-08-04T18:17:00Z">
            <w:rPr>
              <w:b/>
            </w:rPr>
          </w:rPrChange>
        </w:rPr>
        <w:lastRenderedPageBreak/>
        <w:t>Introduction</w:t>
      </w:r>
      <w:commentRangeEnd w:id="11"/>
      <w:r w:rsidR="007F73C2">
        <w:rPr>
          <w:rStyle w:val="CommentReference"/>
          <w:b/>
          <w:bCs/>
          <w:sz w:val="24"/>
          <w:szCs w:val="30"/>
          <w:u w:val="single"/>
        </w:rPr>
        <w:commentReference w:id="11"/>
      </w:r>
    </w:p>
    <w:p w14:paraId="7047CB83" w14:textId="77777777" w:rsidR="00E1149A" w:rsidRDefault="00E1149A" w:rsidP="00E1149A">
      <w:pPr>
        <w:outlineLvl w:val="0"/>
        <w:rPr>
          <w:ins w:id="13" w:author="Rhodes, Justin S" w:date="2026-08-04T14:17:00Z" w16du:dateUtc="2026-08-04T18:17:00Z"/>
        </w:rPr>
      </w:pPr>
      <w:ins w:id="14" w:author="Rhodes, Justin S" w:date="2026-08-04T14:17:00Z" w16du:dateUtc="2026-08-04T18:17:00Z">
        <w:r>
          <w:t>The ability of the adult brain to reorganize itself in response to changing environmental conditions is one of the most remarkable adaptations in biology. Across vertebrates, neural plasticity allows animals to modify behavior, physiology, and reproduction in ways that improve fitness in an unpredictable world. Most examples, however, involve relatively modest adjustments in function, such as changes in learning, memory, motivation, stress responsiveness, or reproductive state. Far less is known about how the adult brain coordinates large-scale functional reorganization of the entire organism. Understanding how neural circuits initiate and orchestrate such transformations remains a major challenge in biology.</w:t>
        </w:r>
      </w:ins>
    </w:p>
    <w:p w14:paraId="0D5764FE" w14:textId="77777777" w:rsidR="00E1149A" w:rsidRDefault="00E1149A" w:rsidP="00E1149A">
      <w:pPr>
        <w:outlineLvl w:val="0"/>
        <w:rPr>
          <w:ins w:id="15" w:author="Rhodes, Justin S" w:date="2026-08-04T14:17:00Z" w16du:dateUtc="2026-08-04T18:17:00Z"/>
        </w:rPr>
      </w:pPr>
    </w:p>
    <w:p w14:paraId="6CCA1640" w14:textId="77777777" w:rsidR="00E1149A" w:rsidRDefault="00E1149A" w:rsidP="00E1149A">
      <w:pPr>
        <w:outlineLvl w:val="0"/>
        <w:rPr>
          <w:ins w:id="16" w:author="Rhodes, Justin S" w:date="2026-08-04T14:17:00Z" w16du:dateUtc="2026-08-04T18:17:00Z"/>
        </w:rPr>
      </w:pPr>
      <w:ins w:id="17" w:author="Rhodes, Justin S" w:date="2026-08-04T14:17:00Z" w16du:dateUtc="2026-08-04T18:17:00Z">
        <w:r>
          <w:t>Sequential hermaphroditism represents one of the most dramatic examples of organismal plasticity. In many sex-changing coral reef fishes, social information perceived by the brain ultimately triggers a complete transformation from one reproductive sex to the other during adulthood. This transition requires coordinated remodeling of reproductive physiology, endocrine signaling, morphology, and behavior while preserving the integrity of the organism throughout the process. As a result, sex-changing fishes provide a unique opportunity to understand how the adult brain can direct extensive biological remodeling across multiple levels of organization, from gene expression and cellular composition to physiology and behavior.</w:t>
        </w:r>
      </w:ins>
    </w:p>
    <w:p w14:paraId="1FC47503" w14:textId="77777777" w:rsidR="00E1149A" w:rsidRPr="00C24678" w:rsidRDefault="00E1149A" w:rsidP="00E1149A">
      <w:pPr>
        <w:outlineLvl w:val="0"/>
        <w:rPr>
          <w:ins w:id="18" w:author="Rhodes, Justin S" w:date="2026-08-04T14:17:00Z" w16du:dateUtc="2026-08-04T18:17:00Z"/>
        </w:rPr>
      </w:pPr>
    </w:p>
    <w:p w14:paraId="4EC9ACF6" w14:textId="77777777" w:rsidR="00E1149A" w:rsidRPr="00C24678" w:rsidRDefault="00E1149A" w:rsidP="00E1149A">
      <w:pPr>
        <w:outlineLvl w:val="0"/>
        <w:rPr>
          <w:ins w:id="19" w:author="Rhodes, Justin S" w:date="2026-08-04T14:17:00Z" w16du:dateUtc="2026-08-04T18:17:00Z"/>
        </w:rPr>
      </w:pPr>
      <w:ins w:id="20" w:author="Rhodes, Justin S" w:date="2026-08-04T14:17:00Z" w16du:dateUtc="2026-08-04T18:17:00Z">
        <w:r w:rsidRPr="00C24678">
          <w:t>Most mechanistic studies of sex change have focused on protogynous species, in which females transform into males following changes in social status. In these species, behavioral masculinization often occurs rapidly, within hours or days of social ascent, and is followed by progressive gonadal transformation and increased androgen production. Current models emphasize changes in neuroendocrine signaling, including alterations in aromatase activity and hypothalamic regulation of pituitary gonadotropins, which ultimately drive ovarian degeneration and testicular development. Once the gonads transform, gonadal steroid hormones further reinforce male physiology, morphology, and behavior.</w:t>
        </w:r>
      </w:ins>
    </w:p>
    <w:p w14:paraId="29FD2E0A" w14:textId="77777777" w:rsidR="00E1149A" w:rsidRPr="00C24678" w:rsidRDefault="00E1149A" w:rsidP="00E1149A">
      <w:pPr>
        <w:outlineLvl w:val="0"/>
        <w:rPr>
          <w:ins w:id="21" w:author="Rhodes, Justin S" w:date="2026-08-04T14:17:00Z" w16du:dateUtc="2026-08-04T18:17:00Z"/>
        </w:rPr>
      </w:pPr>
    </w:p>
    <w:p w14:paraId="70DBF2D9" w14:textId="77777777" w:rsidR="00E1149A" w:rsidRDefault="00E1149A" w:rsidP="00E1149A">
      <w:pPr>
        <w:outlineLvl w:val="0"/>
        <w:rPr>
          <w:ins w:id="22" w:author="Rhodes, Justin S" w:date="2026-08-04T14:17:00Z" w16du:dateUtc="2026-08-04T18:17:00Z"/>
        </w:rPr>
      </w:pPr>
      <w:ins w:id="23" w:author="Rhodes, Justin S" w:date="2026-08-04T14:17:00Z" w16du:dateUtc="2026-08-04T18:17:00Z">
        <w:r w:rsidRPr="00B74E42">
          <w:t>Protandrous sex change in anemonefish (Amphiprion spp.) appears to follow a fundamentally different trajectory. Following social ascent, sex-changing individuals can remain in an intermediate state for months before ovarian development occurs. During this period, male reproductive behaviors, circulating steroid profiles, and portions of the male gonad are largely retained, while vitellogenic oocytes are absent. Rather than undergoing progressive feminization, the gonads enter a prolonged state characterized by reduced testicular tissue and immature ovarian tissue. Because a similar gonadal phenotype is observed in the reproductive partner of the sex-changing fish, this state may reflect reproductive stasis associated with the cessation of spawning rather than gonadal sex change itself. Only later, often after an extended delay, does the remaining testicular tissue disappear and vitellogenic oocytes emerge. These observations suggest that, unlike protogynous species, substantial aspects of sex change in anemonefish may occur before overt gonadal transformation.</w:t>
        </w:r>
      </w:ins>
    </w:p>
    <w:p w14:paraId="41005808" w14:textId="77777777" w:rsidR="00E1149A" w:rsidRDefault="00E1149A" w:rsidP="00E1149A">
      <w:pPr>
        <w:outlineLvl w:val="0"/>
        <w:rPr>
          <w:ins w:id="24" w:author="Rhodes, Justin S" w:date="2026-08-04T14:17:00Z" w16du:dateUtc="2026-08-04T18:17:00Z"/>
        </w:rPr>
      </w:pPr>
    </w:p>
    <w:p w14:paraId="453E05A5" w14:textId="77777777" w:rsidR="00E1149A" w:rsidRPr="00C24678" w:rsidRDefault="00E1149A" w:rsidP="00E1149A">
      <w:pPr>
        <w:outlineLvl w:val="0"/>
        <w:rPr>
          <w:ins w:id="25" w:author="Rhodes, Justin S" w:date="2026-08-04T14:17:00Z" w16du:dateUtc="2026-08-04T18:17:00Z"/>
        </w:rPr>
      </w:pPr>
      <w:ins w:id="26" w:author="Rhodes, Justin S" w:date="2026-08-04T14:17:00Z" w16du:dateUtc="2026-08-04T18:17:00Z">
        <w:r w:rsidRPr="00C24678">
          <w:t xml:space="preserve">Despite the apparent stability of the gonads during this prolonged intermediate period, previous work suggests that substantial neural remodeling is already underway. The preoptic area (POA), a conserved neuroendocrine center that regulates pituitary gonadotropin release and reproductive physiology across vertebrates, has emerged as a particularly important region during protandrous sex change. Earlier studies demonstrated increased cell proliferation and neurogenesis within the </w:t>
        </w:r>
        <w:r w:rsidRPr="00C24678">
          <w:lastRenderedPageBreak/>
          <w:t>POA during sex change, with evidence for a pronounced increase around the time of gonadal transformation. These findings suggest that neural reorganization may precede and potentially contribute to subsequent gonadal feminization. However, the identities of the newly generated cells, the neural circuits into which they integrate, and the extent to which neurogenesis contributes to functional remodeling of reproductive circuits remain unknown.</w:t>
        </w:r>
      </w:ins>
    </w:p>
    <w:p w14:paraId="776B6381" w14:textId="77777777" w:rsidR="00E1149A" w:rsidRPr="00C24678" w:rsidRDefault="00E1149A" w:rsidP="00E1149A">
      <w:pPr>
        <w:outlineLvl w:val="0"/>
        <w:rPr>
          <w:ins w:id="27" w:author="Rhodes, Justin S" w:date="2026-08-04T14:17:00Z" w16du:dateUtc="2026-08-04T18:17:00Z"/>
        </w:rPr>
      </w:pPr>
    </w:p>
    <w:p w14:paraId="6DD54086" w14:textId="77777777" w:rsidR="00E1149A" w:rsidRPr="00C24678" w:rsidRDefault="00E1149A" w:rsidP="00E1149A">
      <w:pPr>
        <w:outlineLvl w:val="0"/>
        <w:rPr>
          <w:ins w:id="28" w:author="Rhodes, Justin S" w:date="2026-08-04T14:17:00Z" w16du:dateUtc="2026-08-04T18:17:00Z"/>
        </w:rPr>
      </w:pPr>
      <w:ins w:id="29" w:author="Rhodes, Justin S" w:date="2026-08-04T14:17:00Z" w16du:dateUtc="2026-08-04T18:17:00Z">
        <w:r w:rsidRPr="00C24678">
          <w:t>A major challenge in understanding protandrous sex change has been the lack of cellular-resolution information about the neural populations involved. Recently, we generated the first single-nucleus transcriptomic atlas of the sex-changing anemonefish forebrain, including the telencephalon and preoptic area, and identified extensive sexual differentiation across neuronal and glial populations. That study revealed widespread sex differences in gene expression, cell-type abundance, neuronal activity signatures, and predicted cellular communication networks. Particularly striking differences were observed among radial glia and multiple preoptic neuronal populations expressing sex steroid receptors, neuropeptide receptors, and signaling molecules implicated in gonadal regulation. These findings established the male and female endpoints of neural sexual differentiation and identified the preoptic area as a major site of cellular remodeling during adult sex change.</w:t>
        </w:r>
      </w:ins>
    </w:p>
    <w:p w14:paraId="29194DD7" w14:textId="77777777" w:rsidR="00E1149A" w:rsidRPr="00C24678" w:rsidRDefault="00E1149A" w:rsidP="00E1149A">
      <w:pPr>
        <w:outlineLvl w:val="0"/>
        <w:rPr>
          <w:ins w:id="30" w:author="Rhodes, Justin S" w:date="2026-08-04T14:17:00Z" w16du:dateUtc="2026-08-04T18:17:00Z"/>
        </w:rPr>
      </w:pPr>
    </w:p>
    <w:p w14:paraId="4ACC0001" w14:textId="77777777" w:rsidR="00E1149A" w:rsidRDefault="00E1149A" w:rsidP="00E1149A">
      <w:pPr>
        <w:outlineLvl w:val="0"/>
        <w:rPr>
          <w:ins w:id="31" w:author="Rhodes, Justin S" w:date="2026-08-04T14:17:00Z" w16du:dateUtc="2026-08-04T18:17:00Z"/>
        </w:rPr>
      </w:pPr>
      <w:ins w:id="32" w:author="Rhodes, Justin S" w:date="2026-08-04T14:17:00Z" w16du:dateUtc="2026-08-04T18:17:00Z">
        <w:r w:rsidRPr="00B74E42">
          <w:t>However, the previous atlas compared only reproductively active males and females and therefore could not determine when these cellular differences emerged or whether they preceded or followed gonadal transformation. Consequently, the temporal sequence of neural remodeling during sex change remains unresolved. In particular, it is unknown whether the extensive changes observed in preoptic circuits arise during the prolonged period of reproductive stasis, during gonadal transformation itself, or only after female reproductive physiology has been established. Furthermore, because the original forebrain atlas sampled the entire telencephalon together with the preoptic area, only a relatively small population of nuclei was inferred to originate from the POA based on expression of canonical marker genes and enrichment of sex steroid hormone receptors. Although this population exhibited some of the most striking sex differences in the dataset, its limited representation constrained our ability to resolve the cellular diversity and developmental dynamics of this key neuroendocrine region. We therefore focused the present study on a targeted dissection centered on the POA and adjacent hypothalamic territories while removing most of the telencephalon, thereby substantially increasing the representation of preoptic cell populations and enabling analysis of sex change across multiple intermediate stages.</w:t>
        </w:r>
      </w:ins>
    </w:p>
    <w:p w14:paraId="0F290A79" w14:textId="77777777" w:rsidR="00E1149A" w:rsidRPr="00C24678" w:rsidRDefault="00E1149A" w:rsidP="00E1149A">
      <w:pPr>
        <w:outlineLvl w:val="0"/>
        <w:rPr>
          <w:ins w:id="33" w:author="Rhodes, Justin S" w:date="2026-08-04T14:17:00Z" w16du:dateUtc="2026-08-04T18:17:00Z"/>
        </w:rPr>
      </w:pPr>
    </w:p>
    <w:p w14:paraId="0C75A6B5" w14:textId="757176EA" w:rsidR="00E1149A" w:rsidRDefault="00AB19C0" w:rsidP="00E1149A">
      <w:pPr>
        <w:outlineLvl w:val="0"/>
        <w:rPr>
          <w:ins w:id="34" w:author="Rhodes, Justin S" w:date="2026-08-04T14:17:00Z" w16du:dateUtc="2026-08-04T18:17:00Z"/>
          <w:b/>
          <w:bCs/>
          <w:u w:val="single"/>
        </w:rPr>
      </w:pPr>
      <w:ins w:id="35" w:author="Rhodes, Justin S" w:date="2026-08-04T14:17:00Z" w16du:dateUtc="2026-08-04T18:17:00Z">
        <w:r w:rsidRPr="00AB19C0">
          <w:t xml:space="preserve">Using this enhanced cellular resolution, we combined single-nucleus multiomics with spatial transcriptomics to characterize the preoptic region across multiple stages of protandrous sex change. By integrating transcriptional state, chromatin accessibility, spatial localization, endocrine phenotype, gonadal morphology, and behavior, we reconstructed the cellular and molecular progression of sex change from reproductive males through intermediate stages to reproductive females. Our analyses reveal stage-specific remodeling of radial glia, neurogenic trajectories, and neuroendocrine cell populations that define the progression of sex change before </w:t>
        </w:r>
        <w:r>
          <w:t xml:space="preserve">and after </w:t>
        </w:r>
        <w:r w:rsidRPr="00AB19C0">
          <w:t>overt gonadal transformation. Together, these findings provide a cellular framework for understanding how neural remodeling precedes and potentially orchestrates the transition to the female reproductive state.</w:t>
        </w:r>
      </w:ins>
    </w:p>
    <w:p w14:paraId="601D227C" w14:textId="77777777" w:rsidR="00E1149A" w:rsidRPr="004816FA" w:rsidRDefault="00E1149A" w:rsidP="00E1149A">
      <w:pPr>
        <w:outlineLvl w:val="0"/>
        <w:rPr>
          <w:b/>
          <w:u w:val="single"/>
          <w:rPrChange w:id="36" w:author="Rhodes, Justin S" w:date="2026-08-04T14:17:00Z" w16du:dateUtc="2026-08-04T18:17:00Z">
            <w:rPr>
              <w:b/>
            </w:rPr>
          </w:rPrChange>
        </w:rPr>
        <w:pPrChange w:id="37" w:author="Rhodes, Justin S" w:date="2026-08-04T14:17:00Z" w16du:dateUtc="2026-08-04T18:17:00Z">
          <w:pPr/>
        </w:pPrChange>
      </w:pPr>
    </w:p>
    <w:p w14:paraId="4CEF35DF" w14:textId="58C0C823" w:rsidR="004816FA" w:rsidRPr="00013D8B" w:rsidRDefault="004816FA" w:rsidP="00E1149A">
      <w:pPr>
        <w:rPr>
          <w:b/>
          <w:bCs/>
        </w:rPr>
      </w:pPr>
      <w:r w:rsidRPr="00013D8B">
        <w:rPr>
          <w:b/>
          <w:bCs/>
        </w:rPr>
        <w:lastRenderedPageBreak/>
        <w:t>Results</w:t>
      </w:r>
    </w:p>
    <w:p w14:paraId="0FF27CF0" w14:textId="77777777" w:rsidR="004816FA" w:rsidRPr="00013D8B" w:rsidRDefault="004816FA" w:rsidP="00753C87">
      <w:pPr>
        <w:rPr>
          <w:b/>
          <w:bCs/>
        </w:rPr>
      </w:pPr>
      <w:r w:rsidRPr="00013D8B">
        <w:rPr>
          <w:b/>
          <w:bCs/>
        </w:rPr>
        <w:t>Male, Intermediate and Female Anemonefish Display Distinct Physiology and Behavior</w:t>
      </w:r>
    </w:p>
    <w:p w14:paraId="64AFBD41" w14:textId="5AB75776" w:rsidR="004816FA" w:rsidRPr="00013D8B" w:rsidRDefault="004816FA" w:rsidP="004816FA">
      <w:pPr>
        <w:ind w:firstLine="720"/>
      </w:pPr>
      <w:r w:rsidRPr="00013D8B">
        <w:t>To understand the process of protandrous sex change, we compared 6 reproductively active anemonefish pairs (n = 6 males and 6 females) to 10 pairs (n = 20) of male anemonefish housed together for 6 months (</w:t>
      </w:r>
      <w:r w:rsidRPr="00013D8B">
        <w:rPr>
          <w:highlight w:val="yellow"/>
        </w:rPr>
        <w:t xml:space="preserve">Fig. </w:t>
      </w:r>
      <w:r w:rsidRPr="007F73C2">
        <w:rPr>
          <w:highlight w:val="yellow"/>
        </w:rPr>
        <w:t>1</w:t>
      </w:r>
      <w:r w:rsidR="007F73C2" w:rsidRPr="007F73C2">
        <w:rPr>
          <w:highlight w:val="yellow"/>
        </w:rPr>
        <w:t>A</w:t>
      </w:r>
      <w:r w:rsidR="00F41A9D">
        <w:t xml:space="preserve">, </w:t>
      </w:r>
      <w:r w:rsidRPr="00013D8B">
        <w:rPr>
          <w:highlight w:val="yellow"/>
        </w:rPr>
        <w:t>see methods</w:t>
      </w:r>
      <w:r w:rsidRPr="00013D8B">
        <w:t xml:space="preserve">). We paired males such that one male was notably larger than the other and was expected to occupy the α position in the social dominance hierarchy. These males (hereafter referred to as “intermediates”) are destined to undergo protandrous sex change, and given enough time, will become reproductively active females. The partners of intermediates, males expected to remain males, are referred to as “intermediate partners”. We chose the 6-month timepoint as previous work in our lab has shown that at </w:t>
      </w:r>
      <w:r w:rsidR="00026866" w:rsidRPr="00013D8B">
        <w:t xml:space="preserve">six </w:t>
      </w:r>
      <w:r w:rsidRPr="00013D8B">
        <w:t>months, approximately 10% of fish will have completed sex change, while the remaining fish will be in various intermediate stages determined by individual variation</w:t>
      </w:r>
      <w:r w:rsidRPr="00013D8B">
        <w:fldChar w:fldCharType="begin"/>
      </w:r>
      <w:r w:rsidR="00BB7A98" w:rsidRPr="00013D8B">
        <w:instrText xml:space="preserve"> ADDIN ZOTERO_ITEM CSL_CITATION {"citationID":"rUsOMn9I","properties":{"formattedCitation":"(1)","plainCitation":"(1)","noteIndex":0},"citationItems":[{"id":29,"uris":["http://zotero.org/users/11313215/items/TBICN8KA"],"itemData":{"id":29,"type":"article-journal","abstract":"Many fish species exhibit natural sex change as part of their life, providing unique opportunities to study sexually-differentiated social behaviors and their plasticity. Past research has shown that behavioral sex change in the female-to-male (protogynous) direction occurs rapidly and well before gonadal sex change. However, little is known about the timecourse of behavioral sex change in male-to-female (protandrous) sex-changing species, limiting our ability to compare patterns of behavioral sex change across species and identify conserved or divergent underlying mechanisms. Using the protandrous sex changing anemonefish Amphiprion ocellaris, we assessed behavior (aggression and parental care) and hormones (estradiol and 11-ketotestosterone) in fish over six months of sex change, and compared those fish against their non-changing partners as well as control males and females. Contrary to expectations, we found that sex-changing fish displayed behavior that was persistently male-like, and that their behavior did not become progressively female-like as sex change progressed. Hormones shifted to an intermediate profile between males and females and remained stable until gonads changed. These results support a new perspective that the timecourse for protandrous sex change in anemonefish is completely distinct from other well-established models, such that behavioral sex change does not occur until after gonadal sex change is complete, and that sex-changing fish have a stable and unique behavioral and hormonal phenotype that is distinct from a male-typical or female-typical phenotype. The results also identify aspects of sex change that may fundamentally differ between protandrous and protogynous modes, motivating further research into these remarkable examples of phenotypic plasticity.","container-title":"Hormones and Behavior","DOI":"10.1016/j.yhbeh.2022.105239","ISSN":"0018506X","journalAbbreviation":"Hormones and Behavior","language":"en","page":"105239","source":"DOI.org (Crossref)","title":"Stable and persistent male-like behavior during male-to-female sex change in the common clownfish Amphiprion ocellaris","volume":"145","author":[{"family":"Parker","given":"Coltan G."},{"family":"Lee","given":"Joanne S."},{"family":"Histed","given":"Abigail R."},{"family":"Craig","given":"Sarah E."},{"family":"Rhodes","given":"Justin S."}],"issued":{"date-parts":[["2022",9]]}}}],"schema":"https://github.com/citation-style-language/schema/raw/master/csl-citation.json"} </w:instrText>
      </w:r>
      <w:r w:rsidRPr="00013D8B">
        <w:fldChar w:fldCharType="separate"/>
      </w:r>
      <w:r w:rsidR="00BB7A98" w:rsidRPr="00013D8B">
        <w:rPr>
          <w:rFonts w:cs="Times New Roman"/>
        </w:rPr>
        <w:t>(1)</w:t>
      </w:r>
      <w:r w:rsidRPr="00013D8B">
        <w:fldChar w:fldCharType="end"/>
      </w:r>
      <w:r w:rsidRPr="00013D8B">
        <w:t xml:space="preserve">. Indeed, at this timepoint we found that one individual had completed sex change as indicated by the presence of vitellogenic oocytes (thus this individual was classified as a “New Female” and its partner as “New Male”) and two other individuals had a distinct gonadal phenotype defined by a large volume of empty space and non-vitellogenic oocytes. These individuals were classified as “Late Intermediates” and their partners as “Late Intermediate Partners”. Throughout this manuscript, we refer to these various stages of sex </w:t>
      </w:r>
      <w:r w:rsidR="00760B46" w:rsidRPr="00013D8B">
        <w:t>change</w:t>
      </w:r>
      <w:r w:rsidRPr="00013D8B">
        <w:t xml:space="preserve"> as “phases”.</w:t>
      </w:r>
    </w:p>
    <w:p w14:paraId="1196CDC4" w14:textId="6C0B79A7" w:rsidR="00E16D82" w:rsidRDefault="00E16D82" w:rsidP="004816FA">
      <w:pPr>
        <w:ind w:firstLine="720"/>
        <w:rPr>
          <w:ins w:id="38" w:author="Rhodes, Justin S" w:date="2026-08-04T14:17:00Z" w16du:dateUtc="2026-08-04T18:17:00Z"/>
        </w:rPr>
      </w:pPr>
      <w:ins w:id="39" w:author="Rhodes, Justin S" w:date="2026-08-04T14:17:00Z" w16du:dateUtc="2026-08-04T18:17:00Z">
        <w:r>
          <w:t>I</w:t>
        </w:r>
        <w:r w:rsidRPr="00E16D82">
          <w:t>ntermediates</w:t>
        </w:r>
        <w:r w:rsidR="0072779C">
          <w:t xml:space="preserve"> (and Late Intermediates)</w:t>
        </w:r>
        <w:r w:rsidRPr="00E16D82">
          <w:t xml:space="preserve"> displayed weights and lengths </w:t>
        </w:r>
        <w:r>
          <w:t xml:space="preserve">in </w:t>
        </w:r>
        <w:r w:rsidRPr="00E16D82">
          <w:t xml:space="preserve">between those of males and females </w:t>
        </w:r>
        <w:r>
          <w:t xml:space="preserve">indicating </w:t>
        </w:r>
        <w:r w:rsidR="0072779C">
          <w:t>they</w:t>
        </w:r>
        <w:r>
          <w:t xml:space="preserve"> were in the process of sex change </w:t>
        </w:r>
        <w:r w:rsidRPr="00E16D82">
          <w:t>(</w:t>
        </w:r>
        <w:r w:rsidRPr="0072779C">
          <w:rPr>
            <w:highlight w:val="yellow"/>
          </w:rPr>
          <w:t xml:space="preserve">Figs. </w:t>
        </w:r>
      </w:ins>
      <w:moveToRangeStart w:id="40" w:author="Rhodes, Justin S" w:date="2026-08-04T14:17:00Z" w:name="move236745453"/>
      <w:moveTo w:id="41" w:author="Rhodes, Justin S" w:date="2026-08-04T14:17:00Z" w16du:dateUtc="2026-08-04T18:17:00Z">
        <w:r w:rsidRPr="0072779C">
          <w:rPr>
            <w:highlight w:val="yellow"/>
          </w:rPr>
          <w:t>S1A, B</w:t>
        </w:r>
        <w:r w:rsidRPr="00E16D82">
          <w:t>).</w:t>
        </w:r>
      </w:moveTo>
      <w:moveToRangeEnd w:id="40"/>
    </w:p>
    <w:p w14:paraId="44FC5E0D" w14:textId="0D034CE8" w:rsidR="004816FA" w:rsidRPr="00013D8B" w:rsidRDefault="004816FA" w:rsidP="004816FA">
      <w:pPr>
        <w:ind w:firstLine="720"/>
      </w:pPr>
      <w:r w:rsidRPr="00013D8B">
        <w:t xml:space="preserve">To assess </w:t>
      </w:r>
      <w:del w:id="42" w:author="Rhodes, Justin S" w:date="2026-08-04T14:17:00Z" w16du:dateUtc="2026-08-04T18:17:00Z">
        <w:r w:rsidRPr="00013D8B">
          <w:delText>male-like behaviors</w:delText>
        </w:r>
      </w:del>
      <w:ins w:id="43" w:author="Rhodes, Justin S" w:date="2026-08-04T14:17:00Z" w16du:dateUtc="2026-08-04T18:17:00Z">
        <w:r w:rsidR="0072779C">
          <w:t>the behavioral sex of the sex changing fish</w:t>
        </w:r>
      </w:ins>
      <w:r w:rsidRPr="00013D8B">
        <w:t xml:space="preserve">, we used a parental-care assay which has been shown to produce robust differences between males and females </w:t>
      </w:r>
      <w:r w:rsidRPr="00013D8B">
        <w:fldChar w:fldCharType="begin"/>
      </w:r>
      <w:r w:rsidR="00BB7A98" w:rsidRPr="00013D8B">
        <w:instrText xml:space="preserve"> ADDIN ZOTERO_ITEM CSL_CITATION {"citationID":"RIxgXoHZ","properties":{"formattedCitation":"(1\\uc0\\u8211{}6)","plainCitation":"(1–6)","noteIndex":0},"citationItems":[{"id":29,"uris":["http://zotero.org/users/11313215/items/TBICN8KA"],"itemData":{"id":29,"type":"article-journal","abstract":"Many fish species exhibit natural sex change as part of their life, providing unique opportunities to study sexually-differentiated social behaviors and their plasticity. Past research has shown that behavioral sex change in the female-to-male (protogynous) direction occurs rapidly and well before gonadal sex change. However, little is known about the timecourse of behavioral sex change in male-to-female (protandrous) sex-changing species, limiting our ability to compare patterns of behavioral sex change across species and identify conserved or divergent underlying mechanisms. Using the protandrous sex changing anemonefish Amphiprion ocellaris, we assessed behavior (aggression and parental care) and hormones (estradiol and 11-ketotestosterone) in fish over six months of sex change, and compared those fish against their non-changing partners as well as control males and females. Contrary to expectations, we found that sex-changing fish displayed behavior that was persistently male-like, and that their behavior did not become progressively female-like as sex change progressed. Hormones shifted to an intermediate profile between males and females and remained stable until gonads changed. These results support a new perspective that the timecourse for protandrous sex change in anemonefish is completely distinct from other well-established models, such that behavioral sex change does not occur until after gonadal sex change is complete, and that sex-changing fish have a stable and unique behavioral and hormonal phenotype that is distinct from a male-typical or female-typical phenotype. The results also identify aspects of sex change that may fundamentally differ between protandrous and protogynous modes, motivating further research into these remarkable examples of phenotypic plasticity.","container-title":"Hormones and Behavior","DOI":"10.1016/j.yhbeh.2022.105239","ISSN":"0018506X","journalAbbreviation":"Hormones and Behavior","language":"en","page":"105239","source":"DOI.org (Crossref)","title":"Stable and persistent male-like behavior during male-to-female sex change in the common clownfish Amphiprion ocellaris","volume":"145","author":[{"family":"Parker","given":"Coltan G."},{"family":"Lee","given":"Joanne S."},{"family":"Histed","given":"Abigail R."},{"family":"Craig","given":"Sarah E."},{"family":"Rhodes","given":"Justin S."}],"issued":{"date-parts":[["2022",9]]}}},{"id":38,"uris":["http://zotero.org/users/11313215/items/ISXWL2QW"],"itemData":{"id":38,"type":"article-journal","abstract":"Abstract\n            \n              Many species display alloparental care, where individuals care for offspring that are not their own, but usually the behavior is contingent on the individual receiving some direct or indirect benefit. In anemonefish, after removing the breeding male, non-breeders have been observed providing care for eggs they did not sire and which are not kin. Previously this behavior was interpreted as coerced by the female. The purpose of this study was to test the alternative hypothesis that the alloparental care occurs spontaneously without prodding by the female. Groups of\n              Amphiprion ocellaris\n              (male, female and non-breeder) were maintained in the laboratory and behavior monitored after removing the male and both the male and female. Non-breeders began to care for eggs after male removal and further increased parental care after male and female removal. Level of care was not as high as experienced males, but additional experiments showed performance increases with experience. In a separate experiment, non-breeders were placed alone in a novel aquarium and eggs from an established spawning pair were introduced. Approximately 30% of the fish displayed extensive fathering behavior within 90 min. Taken together, our results demonstrate that fathering behavior in\n              A. ocellaris\n              occurs spontaneously, independent of paternity or kinship.","container-title":"Scientific Reports","DOI":"10.1038/s41598-020-61537-7","ISSN":"2045-2322","issue":"1","journalAbbreviation":"Sci Rep","language":"en","page":"4610","source":"DOI.org (Crossref)","title":"Spontaneous alloparental care of unrelated offspring by non-breeding Amphiprion ocellaris in absence of the biological parents","volume":"10","author":[{"family":"Phillips","given":"Elizabeth"},{"family":"DeAngelis","given":"Ross"},{"family":"Gogola","given":"Joseph V."},{"family":"Rhodes","given":"Justin S."}],"issued":{"date-parts":[["2020",3,12]]}}},{"id":33,"uris":["http://zotero.org/users/11313215/items/KYBLED4Z"],"itemData":{"id":33,"type":"article-journal","container-title":"Copeia","DOI":"10.1643/CI-15-305","ISSN":"0045-8511, 1938-5110","issue":"2","journalAbbreviation":"Copeia","language":"en","page":"586-593","source":"DOI.org (Crossref)","title":"Sex Differences in Steroid Hormones and Parental Effort across the Breeding Cycle in &lt;i&gt;Amphiprion ocellaris&lt;/i&gt;","volume":"104","author":[{"family":"DeAngelis","given":"Ross"},{"family":"Rhodes","given":"Justin S."}],"issued":{"date-parts":[["2016",7]]}}},{"id":35,"uris":["http://zotero.org/users/11313215/items/HCQ99MMR"],"itemData":{"id":35,"type":"article-journal","abstract":"Fathering behavior is critical for oﬀspring survival in many species across diverse taxa, but our understanding of the neuroendocrine mechanisms regulating paternal care is limited in part because of the few primarily paternal species among the common animal models. However, many teleosts display primarily paternal care, and among the teleosts, anemoneﬁsh species are particularly well suited for isolating molecular mechanisms of fathering as they perform parental care in isolation of many other typically competing behaviors such as territorial defense and nest building. The goal of this study was to determine the extent to which whole brain gene expression levels of isotocin receptors, arginine vasotocin receptors, and aromatase as well as circulating levels of the bioactive sex steroid hormones estradiol (E2) and 11-ketotestosterone (11KT) vary in association with parenting behavior in Amphiprion ocellaris. Brain aromatase and IT receptor gene expression were higher in both males and females that were parenting versus not. IT receptor expression was overall higher in males than females, which we interpret is a reﬂection of the greater parental eﬀort that males display. Aromatase was overall higher in females than males, which we conclude is related to the higher circulating E2, which crosses into the brain and increases aromatase transcription. Results suggest both aromatase and IT receptors are dynamically upregulated in the brains of A. ocellaris males and females to support high levels of parental eﬀort.","container-title":"Hormones and Behavior","DOI":"10.1016/j.yhbeh.2018.06.006","ISSN":"0018506X","journalAbbreviation":"Hormones and Behavior","language":"en","page":"62-70","source":"DOI.org (Crossref)","title":"Dynamic regulation of brain aromatase and isotocin receptor gene expression depends on parenting status","volume":"103","author":[{"family":"DeAngelis","given":"Ross"},{"family":"Dodd","given":"Logan"},{"family":"Snyder","given":"Amanda"},{"family":"Rhodes","given":"Justin S."}],"issued":{"date-parts":[["2018",7]]}}},{"id":30,"uris":["http://zotero.org/users/11313215/items/FDL58D2Z"],"itemData":{"id":30,"type":"article-journal","abstract":"Parental care represents a suite of distinct behaviors performed by parents to maximize ﬁtness. Dynamic shifts in parental care behaviors, such as between nest defense and direct provisioning of the oﬀspring, are required in response to environmental variation. However, the neural mechanisms which mediate such behavioral shifts remain a mystery. The anemoneﬁsh, Amphiprion ocellaris, represents an experimentally valuable model in social neuroscience which is conducive to manipulating the environment while simultaneously measuring parental care. The goal of this study was to determine the extent to which arginine vasotocin (AVT) and isotocin (IT) signaling are necessary for males to shift between direct egg care and aggressive nest defense in the presence of intruders, Domino damselﬁsh (Dascyllus trimaculatus). The IT receptor antagonist desGly-NH2-d(CH2)5[DTyr2,Thr4]OVT, signiﬁcantly reduced direct egg care, while at the same time increased levels of aggressive nest defense relative to vehicle. Conversely, blockade of AVT using the antagonist d(CH2)5[Tyr(Me)2]AVP, reduced aggression and tended to increase egg care. Results demonstrate that male anemoneﬁsh alter their parental strategy in response to allospeciﬁc intruders, and that IT and AVT signaling oppositely regulate parental care displays of aggression versus egg care.","container-title":"Hormones and Behavior","DOI":"10.1016/j.yhbeh.2020.104717","ISSN":"0018506X","journalAbbreviation":"Hormones and Behavior","language":"en","page":"104717","source":"DOI.org (Crossref)","title":"Nonapeptides mediate trade-offs in parental care strategy","volume":"121","author":[{"family":"DeAngelis","given":"Ross"},{"family":"Dodd","given":"Logan"},{"family":"Rhodes","given":"Justin"}],"issued":{"date-parts":[["2020",5]]}}},{"id":5847,"uris":["http://zotero.org/users/11313215/items/5853CUE6"],"itemData":{"id":5847,"type":"article-journal","abstract":"Individual differences in behaviour and behavioural plasticity have been extensively studied in a variety of animals across the phylogenetic spectrum. Amphiprion species bring distinct insight into the topic because of their unique life history, mating system, and extraordinary degree of behavioural plasticity associated with protandrous (male-to-female) sex change. Several laboratory studies have begun characterizing individual differences in behaviour and behavioural plasticity in this species. The goals of this study were to expand the repertoire of behavioural assays available for Amphiprion ocellaris, establish repeatability of individual differences, identify sex differences, and explore whether individual differences in correlated behaviours can be detected consistently across experimental contexts (i.e., whether behavioural syndromes can be detected). We measured 35 behaviours across 7 behavioural assays in 9 reproductively active A. ocellaris pairs under 3 different reproductive contexts. Behaviours were repeatedly measured three separate times (rounds) over repeated spawning cycles. We found that 33 out of 35 behaviours were significantly individually repeatable across reproductive contexts and rounds. We found parental care, large intruder aggression, and female-oriented aggression assays produced the largest sex differences. Males performed 7-fold more egg care behaviours than females, whereas females performed significantly more aggressive behaviours toward a large heterospecific intruder (Dascyllus trimaculatus). Further, females displayed significantly more direct aggression toward a stimulus female than males. Three different behavioural syndromes were observed in males and none in females. These results expand our understanding of sex differences in behaviour and the division of labour in the iconic anemonefish. Future studies can use these assays to study the behaviour of fish in the middle of sex change or in the study of behavioural plasticity in this unique species.","container-title":"Journal of Fish Biology","DOI":"10.1111/jfb.16069","ISSN":"1095-8649","issue":"6","journalAbbreviation":"J Fish Biol","language":"eng","page":"1845-1862","PMID":"39963894","PMCID":"PMC12244313","source":"PubMed","title":"Novel behavioural assays reveal sex-specific behavioural syndromes in anemonefish","volume":"106","author":[{"family":"Graham","given":"Gabriel J."},{"family":"Wilton","given":"Isabella M."},{"family":"Panczyk","given":"Emily K."},{"family":"Rhodes","given":"Justin S."}],"issued":{"date-parts":[["2025",6]]}}}],"schema":"https://github.com/citation-style-language/schema/raw/master/csl-citation.json"} </w:instrText>
      </w:r>
      <w:r w:rsidRPr="00013D8B">
        <w:fldChar w:fldCharType="separate"/>
      </w:r>
      <w:r w:rsidR="00BB7A98" w:rsidRPr="00013D8B">
        <w:rPr>
          <w:rFonts w:cs="Times New Roman"/>
          <w:kern w:val="0"/>
        </w:rPr>
        <w:t>(1–6)</w:t>
      </w:r>
      <w:r w:rsidRPr="00013D8B">
        <w:fldChar w:fldCharType="end"/>
      </w:r>
      <w:r w:rsidRPr="00013D8B">
        <w:t xml:space="preserve">. As expected, males performed significantly more parental care behaviors and spent significantly more time in the nest than their female partners </w:t>
      </w:r>
      <w:r w:rsidRPr="00013D8B">
        <w:rPr>
          <w:highlight w:val="yellow"/>
        </w:rPr>
        <w:t>(Fig</w:t>
      </w:r>
      <w:r w:rsidRPr="00B25474">
        <w:rPr>
          <w:highlight w:val="yellow"/>
        </w:rPr>
        <w:t>.1</w:t>
      </w:r>
      <w:r w:rsidR="000F54D0" w:rsidRPr="00B25474">
        <w:rPr>
          <w:highlight w:val="yellow"/>
        </w:rPr>
        <w:t>B</w:t>
      </w:r>
      <w:r w:rsidRPr="00013D8B">
        <w:t>). In agreement with previous results</w:t>
      </w:r>
      <w:r w:rsidRPr="00013D8B">
        <w:fldChar w:fldCharType="begin"/>
      </w:r>
      <w:r w:rsidR="00BB7A98" w:rsidRPr="00013D8B">
        <w:instrText xml:space="preserve"> ADDIN ZOTERO_ITEM CSL_CITATION {"citationID":"zLifntjj","properties":{"formattedCitation":"(1)","plainCitation":"(1)","noteIndex":0},"citationItems":[{"id":29,"uris":["http://zotero.org/users/11313215/items/TBICN8KA"],"itemData":{"id":29,"type":"article-journal","abstract":"Many fish species exhibit natural sex change as part of their life, providing unique opportunities to study sexually-differentiated social behaviors and their plasticity. Past research has shown that behavioral sex change in the female-to-male (protogynous) direction occurs rapidly and well before gonadal sex change. However, little is known about the timecourse of behavioral sex change in male-to-female (protandrous) sex-changing species, limiting our ability to compare patterns of behavioral sex change across species and identify conserved or divergent underlying mechanisms. Using the protandrous sex changing anemonefish Amphiprion ocellaris, we assessed behavior (aggression and parental care) and hormones (estradiol and 11-ketotestosterone) in fish over six months of sex change, and compared those fish against their non-changing partners as well as control males and females. Contrary to expectations, we found that sex-changing fish displayed behavior that was persistently male-like, and that their behavior did not become progressively female-like as sex change progressed. Hormones shifted to an intermediate profile between males and females and remained stable until gonads changed. These results support a new perspective that the timecourse for protandrous sex change in anemonefish is completely distinct from other well-established models, such that behavioral sex change does not occur until after gonadal sex change is complete, and that sex-changing fish have a stable and unique behavioral and hormonal phenotype that is distinct from a male-typical or female-typical phenotype. The results also identify aspects of sex change that may fundamentally differ between protandrous and protogynous modes, motivating further research into these remarkable examples of phenotypic plasticity.","container-title":"Hormones and Behavior","DOI":"10.1016/j.yhbeh.2022.105239","ISSN":"0018506X","journalAbbreviation":"Hormones and Behavior","language":"en","page":"105239","source":"DOI.org (Crossref)","title":"Stable and persistent male-like behavior during male-to-female sex change in the common clownfish Amphiprion ocellaris","volume":"145","author":[{"family":"Parker","given":"Coltan G."},{"family":"Lee","given":"Joanne S."},{"family":"Histed","given":"Abigail R."},{"family":"Craig","given":"Sarah E."},{"family":"Rhodes","given":"Justin S."}],"issued":{"date-parts":[["2022",9]]}}}],"schema":"https://github.com/citation-style-language/schema/raw/master/csl-citation.json"} </w:instrText>
      </w:r>
      <w:r w:rsidRPr="00013D8B">
        <w:fldChar w:fldCharType="separate"/>
      </w:r>
      <w:r w:rsidR="00BB7A98" w:rsidRPr="00013D8B">
        <w:rPr>
          <w:rFonts w:cs="Times New Roman"/>
        </w:rPr>
        <w:t>(1)</w:t>
      </w:r>
      <w:r w:rsidRPr="00013D8B">
        <w:fldChar w:fldCharType="end"/>
      </w:r>
      <w:r w:rsidRPr="00013D8B">
        <w:t xml:space="preserve">, intermediates retained male levels of parental care and prevented their partners from performing parental care. Late intermediates and their partners’ behavior aligned with female and male patterns of behavior respectively as did the new female and new male. </w:t>
      </w:r>
    </w:p>
    <w:p w14:paraId="20B0E0BB" w14:textId="1D01AA57" w:rsidR="004816FA" w:rsidRPr="00013D8B" w:rsidRDefault="004816FA" w:rsidP="004816FA">
      <w:pPr>
        <w:ind w:firstLine="720"/>
      </w:pPr>
      <w:r w:rsidRPr="00013D8B">
        <w:t xml:space="preserve">We next collected blood to assess circulating </w:t>
      </w:r>
      <w:r w:rsidR="00CD7E4F" w:rsidRPr="00013D8B">
        <w:t xml:space="preserve">levels of </w:t>
      </w:r>
      <w:r w:rsidRPr="00013D8B">
        <w:t>11-ketotestosterone (11KT)</w:t>
      </w:r>
      <w:r w:rsidR="00CD7E4F" w:rsidRPr="00013D8B">
        <w:t xml:space="preserve">, the primary </w:t>
      </w:r>
      <w:ins w:id="44" w:author="Rhodes, Justin S" w:date="2026-08-04T14:17:00Z" w16du:dateUtc="2026-08-04T18:17:00Z">
        <w:r w:rsidR="00E1149A">
          <w:t xml:space="preserve">bioactive </w:t>
        </w:r>
      </w:ins>
      <w:r w:rsidR="00CD7E4F" w:rsidRPr="00013D8B">
        <w:t>androgen in teleosts</w:t>
      </w:r>
      <w:ins w:id="45" w:author="Rhodes, Justin S" w:date="2026-08-04T14:17:00Z" w16du:dateUtc="2026-08-04T18:17:00Z">
        <w:r w:rsidR="0072779C">
          <w:t xml:space="preserve"> that displays extensive sexual dimorphism</w:t>
        </w:r>
      </w:ins>
      <w:r w:rsidRPr="00013D8B">
        <w:t xml:space="preserve">. </w:t>
      </w:r>
      <w:r w:rsidR="00CD7E4F" w:rsidRPr="00013D8B">
        <w:t>Like</w:t>
      </w:r>
      <w:r w:rsidRPr="00013D8B">
        <w:t xml:space="preserve"> behavioral aspects, intermediates retained male levels, while late intermediates and new females aligned with female levels. Late intermediate partners and new males aligned</w:t>
      </w:r>
      <w:r w:rsidR="00CD7E4F" w:rsidRPr="00013D8B">
        <w:t xml:space="preserve"> with</w:t>
      </w:r>
      <w:r w:rsidRPr="00013D8B">
        <w:t xml:space="preserve"> male levels </w:t>
      </w:r>
      <w:r w:rsidRPr="00013D8B">
        <w:rPr>
          <w:highlight w:val="yellow"/>
        </w:rPr>
        <w:t>(Fig.1</w:t>
      </w:r>
      <w:r w:rsidR="00DC30C8" w:rsidRPr="00DC30C8">
        <w:rPr>
          <w:highlight w:val="yellow"/>
        </w:rPr>
        <w:t>B</w:t>
      </w:r>
      <w:r w:rsidRPr="00013D8B">
        <w:t xml:space="preserve">). </w:t>
      </w:r>
      <w:del w:id="46" w:author="Rhodes, Justin S" w:date="2026-08-04T14:17:00Z" w16du:dateUtc="2026-08-04T18:17:00Z">
        <w:r w:rsidRPr="00013D8B">
          <w:delText>Unlike hormonal and behavioral aspects, intermediates displayed weights and lengths between those of males and females (</w:delText>
        </w:r>
        <w:r w:rsidRPr="00013D8B">
          <w:rPr>
            <w:highlight w:val="yellow"/>
          </w:rPr>
          <w:delText>Fig</w:delText>
        </w:r>
        <w:r w:rsidR="009100F9" w:rsidRPr="00013D8B">
          <w:rPr>
            <w:highlight w:val="yellow"/>
          </w:rPr>
          <w:delText>s</w:delText>
        </w:r>
        <w:r w:rsidRPr="00013D8B">
          <w:rPr>
            <w:highlight w:val="yellow"/>
          </w:rPr>
          <w:delText xml:space="preserve">. </w:delText>
        </w:r>
      </w:del>
      <w:moveFromRangeStart w:id="47" w:author="Rhodes, Justin S" w:date="2026-08-04T14:17:00Z" w:name="move236745453"/>
      <w:moveFrom w:id="48" w:author="Rhodes, Justin S" w:date="2026-08-04T14:17:00Z" w16du:dateUtc="2026-08-04T18:17:00Z">
        <w:r w:rsidR="00E16D82" w:rsidRPr="0072779C">
          <w:rPr>
            <w:highlight w:val="yellow"/>
          </w:rPr>
          <w:t>S1A, B</w:t>
        </w:r>
        <w:r w:rsidR="00E16D82" w:rsidRPr="00E16D82">
          <w:t>).</w:t>
        </w:r>
      </w:moveFrom>
      <w:moveFromRangeEnd w:id="47"/>
    </w:p>
    <w:p w14:paraId="67D0DDF5" w14:textId="533BACBC" w:rsidR="004816FA" w:rsidRDefault="0072779C" w:rsidP="004816FA">
      <w:pPr>
        <w:ind w:firstLine="720"/>
      </w:pPr>
      <w:r w:rsidRPr="0072779C">
        <w:t xml:space="preserve">We next euthanized </w:t>
      </w:r>
      <w:ins w:id="49" w:author="Rhodes, Justin S" w:date="2026-08-04T14:17:00Z" w16du:dateUtc="2026-08-04T18:17:00Z">
        <w:r w:rsidRPr="0072779C">
          <w:t xml:space="preserve">the </w:t>
        </w:r>
      </w:ins>
      <w:r w:rsidRPr="0072779C">
        <w:t xml:space="preserve">fish and collected gonads for </w:t>
      </w:r>
      <w:del w:id="50" w:author="Rhodes, Justin S" w:date="2026-08-04T14:17:00Z" w16du:dateUtc="2026-08-04T18:17:00Z">
        <w:r w:rsidR="004816FA" w:rsidRPr="00013D8B">
          <w:delText>composition</w:delText>
        </w:r>
      </w:del>
      <w:ins w:id="51" w:author="Rhodes, Justin S" w:date="2026-08-04T14:17:00Z" w16du:dateUtc="2026-08-04T18:17:00Z">
        <w:r w:rsidRPr="0072779C">
          <w:t>histological</w:t>
        </w:r>
      </w:ins>
      <w:r w:rsidRPr="0072779C">
        <w:t xml:space="preserve"> analysis. </w:t>
      </w:r>
      <w:del w:id="52" w:author="Rhodes, Justin S" w:date="2026-08-04T14:17:00Z" w16du:dateUtc="2026-08-04T18:17:00Z">
        <w:r w:rsidR="004816FA" w:rsidRPr="00013D8B">
          <w:delText xml:space="preserve">Unlike </w:delText>
        </w:r>
      </w:del>
      <w:ins w:id="53" w:author="Rhodes, Justin S" w:date="2026-08-04T14:17:00Z" w16du:dateUtc="2026-08-04T18:17:00Z">
        <w:r w:rsidRPr="0072779C">
          <w:t xml:space="preserve">In contrast to the </w:t>
        </w:r>
      </w:ins>
      <w:r w:rsidRPr="0072779C">
        <w:t xml:space="preserve">behavioral and hormonal </w:t>
      </w:r>
      <w:del w:id="54" w:author="Rhodes, Justin S" w:date="2026-08-04T14:17:00Z" w16du:dateUtc="2026-08-04T18:17:00Z">
        <w:r w:rsidR="004816FA" w:rsidRPr="00013D8B">
          <w:delText>aspects</w:delText>
        </w:r>
      </w:del>
      <w:ins w:id="55" w:author="Rhodes, Justin S" w:date="2026-08-04T14:17:00Z" w16du:dateUtc="2026-08-04T18:17:00Z">
        <w:r w:rsidRPr="0072779C">
          <w:t>measures</w:t>
        </w:r>
      </w:ins>
      <w:r w:rsidRPr="0072779C">
        <w:t xml:space="preserve">, intermediates </w:t>
      </w:r>
      <w:ins w:id="56" w:author="Rhodes, Justin S" w:date="2026-08-04T14:17:00Z" w16du:dateUtc="2026-08-04T18:17:00Z">
        <w:r w:rsidRPr="0072779C">
          <w:t xml:space="preserve">differed </w:t>
        </w:r>
      </w:ins>
      <w:r w:rsidRPr="0072779C">
        <w:t xml:space="preserve">significantly </w:t>
      </w:r>
      <w:del w:id="57" w:author="Rhodes, Justin S" w:date="2026-08-04T14:17:00Z" w16du:dateUtc="2026-08-04T18:17:00Z">
        <w:r w:rsidR="004816FA" w:rsidRPr="00013D8B">
          <w:delText xml:space="preserve">differed </w:delText>
        </w:r>
      </w:del>
      <w:r w:rsidRPr="0072779C">
        <w:t>from males</w:t>
      </w:r>
      <w:del w:id="58" w:author="Rhodes, Justin S" w:date="2026-08-04T14:17:00Z" w16du:dateUtc="2026-08-04T18:17:00Z">
        <w:r w:rsidR="004816FA" w:rsidRPr="00013D8B">
          <w:delText>. Intermediate gonads had significantly</w:delText>
        </w:r>
      </w:del>
      <w:ins w:id="59" w:author="Rhodes, Justin S" w:date="2026-08-04T14:17:00Z" w16du:dateUtc="2026-08-04T18:17:00Z">
        <w:r w:rsidRPr="0072779C">
          <w:t xml:space="preserve"> in gonadal morphology. Specifically, intermediates exhibited a</w:t>
        </w:r>
      </w:ins>
      <w:r w:rsidRPr="0072779C">
        <w:t xml:space="preserve"> reduced </w:t>
      </w:r>
      <w:ins w:id="60" w:author="Rhodes, Justin S" w:date="2026-08-04T14:17:00Z" w16du:dateUtc="2026-08-04T18:17:00Z">
        <w:r w:rsidRPr="0072779C">
          <w:t xml:space="preserve">proportion of </w:t>
        </w:r>
      </w:ins>
      <w:r w:rsidRPr="0072779C">
        <w:t xml:space="preserve">testicular tissue, </w:t>
      </w:r>
      <w:del w:id="61" w:author="Rhodes, Justin S" w:date="2026-08-04T14:17:00Z" w16du:dateUtc="2026-08-04T18:17:00Z">
        <w:r w:rsidR="004816FA" w:rsidRPr="00013D8B">
          <w:delText>significantly more</w:delText>
        </w:r>
      </w:del>
      <w:ins w:id="62" w:author="Rhodes, Justin S" w:date="2026-08-04T14:17:00Z" w16du:dateUtc="2026-08-04T18:17:00Z">
        <w:r w:rsidRPr="0072779C">
          <w:t>with a corresponding increase in</w:t>
        </w:r>
        <w:r w:rsidR="00EE418C">
          <w:t xml:space="preserve"> proportion of</w:t>
        </w:r>
        <w:r w:rsidRPr="0072779C">
          <w:t xml:space="preserve"> immature</w:t>
        </w:r>
      </w:ins>
      <w:r w:rsidRPr="0072779C">
        <w:t xml:space="preserve"> ovarian tissue</w:t>
      </w:r>
      <w:del w:id="63" w:author="Rhodes, Justin S" w:date="2026-08-04T14:17:00Z" w16du:dateUtc="2026-08-04T18:17:00Z">
        <w:r w:rsidR="004816FA" w:rsidRPr="00013D8B">
          <w:delText>, and</w:delText>
        </w:r>
      </w:del>
      <w:ins w:id="64" w:author="Rhodes, Justin S" w:date="2026-08-04T14:17:00Z" w16du:dateUtc="2026-08-04T18:17:00Z">
        <w:r w:rsidR="00EE418C">
          <w:t xml:space="preserve"> in their ovotestes</w:t>
        </w:r>
        <w:r w:rsidRPr="0072779C">
          <w:t>, resulting in a</w:t>
        </w:r>
      </w:ins>
      <w:r w:rsidRPr="0072779C">
        <w:t xml:space="preserve"> significantly smaller </w:t>
      </w:r>
      <w:ins w:id="65" w:author="Rhodes, Justin S" w:date="2026-08-04T14:17:00Z" w16du:dateUtc="2026-08-04T18:17:00Z">
        <w:r w:rsidRPr="0072779C">
          <w:t xml:space="preserve">total gonadal </w:t>
        </w:r>
      </w:ins>
      <w:r w:rsidRPr="0072779C">
        <w:t>volume than males</w:t>
      </w:r>
      <w:ins w:id="66" w:author="Rhodes, Justin S" w:date="2026-08-04T14:17:00Z" w16du:dateUtc="2026-08-04T18:17:00Z">
        <w:r w:rsidR="00EE418C">
          <w:t>, suggesting testicular tissue was being lost</w:t>
        </w:r>
      </w:ins>
      <w:r w:rsidRPr="0072779C">
        <w:t xml:space="preserve"> (</w:t>
      </w:r>
      <w:r w:rsidRPr="0072779C">
        <w:rPr>
          <w:rPrChange w:id="67" w:author="Rhodes, Justin S" w:date="2026-08-04T14:17:00Z" w16du:dateUtc="2026-08-04T18:17:00Z">
            <w:rPr>
              <w:highlight w:val="yellow"/>
            </w:rPr>
          </w:rPrChange>
        </w:rPr>
        <w:t>Fig.</w:t>
      </w:r>
      <w:ins w:id="68" w:author="Rhodes, Justin S" w:date="2026-08-04T14:17:00Z" w16du:dateUtc="2026-08-04T18:17:00Z">
        <w:r w:rsidRPr="0072779C">
          <w:t xml:space="preserve"> </w:t>
        </w:r>
      </w:ins>
      <w:r w:rsidRPr="0072779C">
        <w:rPr>
          <w:rPrChange w:id="69" w:author="Rhodes, Justin S" w:date="2026-08-04T14:17:00Z" w16du:dateUtc="2026-08-04T18:17:00Z">
            <w:rPr>
              <w:highlight w:val="yellow"/>
            </w:rPr>
          </w:rPrChange>
        </w:rPr>
        <w:t>1C</w:t>
      </w:r>
      <w:r w:rsidRPr="0072779C">
        <w:t xml:space="preserve">). </w:t>
      </w:r>
      <w:del w:id="70" w:author="Rhodes, Justin S" w:date="2026-08-04T14:17:00Z" w16du:dateUtc="2026-08-04T18:17:00Z">
        <w:r w:rsidR="004816FA" w:rsidRPr="00013D8B">
          <w:delText>It should be noted here that</w:delText>
        </w:r>
      </w:del>
      <w:ins w:id="71" w:author="Rhodes, Justin S" w:date="2026-08-04T14:17:00Z" w16du:dateUtc="2026-08-04T18:17:00Z">
        <w:r w:rsidRPr="0072779C">
          <w:t>Importantly,</w:t>
        </w:r>
      </w:ins>
      <w:r w:rsidRPr="0072779C">
        <w:t xml:space="preserve"> this </w:t>
      </w:r>
      <w:del w:id="72" w:author="Rhodes, Justin S" w:date="2026-08-04T14:17:00Z" w16du:dateUtc="2026-08-04T18:17:00Z">
        <w:r w:rsidR="004816FA" w:rsidRPr="00013D8B">
          <w:delText>degradation in gonadal</w:delText>
        </w:r>
      </w:del>
      <w:ins w:id="73" w:author="Rhodes, Justin S" w:date="2026-08-04T14:17:00Z" w16du:dateUtc="2026-08-04T18:17:00Z">
        <w:r w:rsidRPr="0072779C">
          <w:t>loss of testicular</w:t>
        </w:r>
      </w:ins>
      <w:r w:rsidRPr="0072779C">
        <w:t xml:space="preserve"> tissue </w:t>
      </w:r>
      <w:del w:id="74" w:author="Rhodes, Justin S" w:date="2026-08-04T14:17:00Z" w16du:dateUtc="2026-08-04T18:17:00Z">
        <w:r w:rsidR="00063CC7" w:rsidRPr="00013D8B">
          <w:delText>in intermediates</w:delText>
        </w:r>
        <w:r w:rsidR="004816FA" w:rsidRPr="00013D8B">
          <w:delText xml:space="preserve"> </w:delText>
        </w:r>
      </w:del>
      <w:r w:rsidRPr="0072779C">
        <w:t xml:space="preserve">is </w:t>
      </w:r>
      <w:del w:id="75" w:author="Rhodes, Justin S" w:date="2026-08-04T14:17:00Z" w16du:dateUtc="2026-08-04T18:17:00Z">
        <w:r w:rsidR="004816FA" w:rsidRPr="00013D8B">
          <w:delText>likely not yet due</w:delText>
        </w:r>
      </w:del>
      <w:ins w:id="76" w:author="Rhodes, Justin S" w:date="2026-08-04T14:17:00Z" w16du:dateUtc="2026-08-04T18:17:00Z">
        <w:r w:rsidRPr="0072779C">
          <w:t>unlikely</w:t>
        </w:r>
      </w:ins>
      <w:r w:rsidRPr="0072779C">
        <w:t xml:space="preserve"> to </w:t>
      </w:r>
      <w:ins w:id="77" w:author="Rhodes, Justin S" w:date="2026-08-04T14:17:00Z" w16du:dateUtc="2026-08-04T18:17:00Z">
        <w:r w:rsidRPr="0072779C">
          <w:t xml:space="preserve">reflect the onset of </w:t>
        </w:r>
      </w:ins>
      <w:r w:rsidRPr="0072779C">
        <w:t>gonadal sex change</w:t>
      </w:r>
      <w:ins w:id="78" w:author="Rhodes, Justin S" w:date="2026-08-04T14:17:00Z" w16du:dateUtc="2026-08-04T18:17:00Z">
        <w:r w:rsidRPr="0072779C">
          <w:t>,</w:t>
        </w:r>
      </w:ins>
      <w:r w:rsidRPr="0072779C">
        <w:t xml:space="preserve"> as </w:t>
      </w:r>
      <w:del w:id="79" w:author="Rhodes, Justin S" w:date="2026-08-04T14:17:00Z" w16du:dateUtc="2026-08-04T18:17:00Z">
        <w:r w:rsidR="00181D2D">
          <w:delText>evidenced by</w:delText>
        </w:r>
        <w:r w:rsidR="004816FA" w:rsidRPr="00013D8B">
          <w:delText xml:space="preserve"> the similarities between </w:delText>
        </w:r>
      </w:del>
      <w:r w:rsidRPr="0072779C">
        <w:t xml:space="preserve">intermediates and their </w:t>
      </w:r>
      <w:ins w:id="80" w:author="Rhodes, Justin S" w:date="2026-08-04T14:17:00Z" w16du:dateUtc="2026-08-04T18:17:00Z">
        <w:r w:rsidRPr="0072779C">
          <w:t xml:space="preserve">breeding </w:t>
        </w:r>
      </w:ins>
      <w:r w:rsidRPr="0072779C">
        <w:t>partners</w:t>
      </w:r>
      <w:ins w:id="81" w:author="Rhodes, Justin S" w:date="2026-08-04T14:17:00Z" w16du:dateUtc="2026-08-04T18:17:00Z">
        <w:r w:rsidRPr="0072779C">
          <w:t xml:space="preserve"> remained similar in gonadal composition</w:t>
        </w:r>
      </w:ins>
      <w:r w:rsidRPr="0072779C">
        <w:t xml:space="preserve">. Instead, </w:t>
      </w:r>
      <w:del w:id="82" w:author="Rhodes, Justin S" w:date="2026-08-04T14:17:00Z" w16du:dateUtc="2026-08-04T18:17:00Z">
        <w:r w:rsidR="004816FA" w:rsidRPr="00013D8B">
          <w:delText>this is</w:delText>
        </w:r>
      </w:del>
      <w:ins w:id="83" w:author="Rhodes, Justin S" w:date="2026-08-04T14:17:00Z" w16du:dateUtc="2026-08-04T18:17:00Z">
        <w:r w:rsidRPr="0072779C">
          <w:t>it most</w:t>
        </w:r>
      </w:ins>
      <w:r w:rsidRPr="0072779C">
        <w:t xml:space="preserve"> likely </w:t>
      </w:r>
      <w:del w:id="84" w:author="Rhodes, Justin S" w:date="2026-08-04T14:17:00Z" w16du:dateUtc="2026-08-04T18:17:00Z">
        <w:r w:rsidR="004816FA" w:rsidRPr="00013D8B">
          <w:delText>the result of</w:delText>
        </w:r>
      </w:del>
      <w:ins w:id="85" w:author="Rhodes, Justin S" w:date="2026-08-04T14:17:00Z" w16du:dateUtc="2026-08-04T18:17:00Z">
        <w:r w:rsidRPr="0072779C">
          <w:t>represents</w:t>
        </w:r>
      </w:ins>
      <w:r w:rsidRPr="0072779C">
        <w:t xml:space="preserve"> gonadal </w:t>
      </w:r>
      <w:del w:id="86" w:author="Rhodes, Justin S" w:date="2026-08-04T14:17:00Z" w16du:dateUtc="2026-08-04T18:17:00Z">
        <w:r w:rsidR="004816FA" w:rsidRPr="00013D8B">
          <w:delText>degradation due to the</w:delText>
        </w:r>
      </w:del>
      <w:ins w:id="87" w:author="Rhodes, Justin S" w:date="2026-08-04T14:17:00Z" w16du:dateUtc="2026-08-04T18:17:00Z">
        <w:r w:rsidRPr="0072779C">
          <w:t>regression associated with the temporary</w:t>
        </w:r>
      </w:ins>
      <w:r w:rsidRPr="0072779C">
        <w:t xml:space="preserve"> reproductive stasis that </w:t>
      </w:r>
      <w:del w:id="88" w:author="Rhodes, Justin S" w:date="2026-08-04T14:17:00Z" w16du:dateUtc="2026-08-04T18:17:00Z">
        <w:r w:rsidR="004816FA" w:rsidRPr="00013D8B">
          <w:delText>occurs during</w:delText>
        </w:r>
      </w:del>
      <w:ins w:id="89" w:author="Rhodes, Justin S" w:date="2026-08-04T14:17:00Z" w16du:dateUtc="2026-08-04T18:17:00Z">
        <w:r w:rsidRPr="0072779C">
          <w:t>accompanies</w:t>
        </w:r>
      </w:ins>
      <w:r w:rsidRPr="0072779C">
        <w:t xml:space="preserve"> sex change. </w:t>
      </w:r>
      <w:del w:id="90" w:author="Rhodes, Justin S" w:date="2026-08-04T14:17:00Z" w16du:dateUtc="2026-08-04T18:17:00Z">
        <w:r w:rsidR="004816FA" w:rsidRPr="00013D8B">
          <w:delText>Late intermediates had</w:delText>
        </w:r>
      </w:del>
      <w:ins w:id="91" w:author="Rhodes, Justin S" w:date="2026-08-04T14:17:00Z" w16du:dateUtc="2026-08-04T18:17:00Z">
        <w:r w:rsidRPr="0072779C">
          <w:t>By the late intermediate stage,</w:t>
        </w:r>
      </w:ins>
      <w:r w:rsidRPr="0072779C">
        <w:t xml:space="preserve"> no measurable testicular tissue </w:t>
      </w:r>
      <w:del w:id="92" w:author="Rhodes, Justin S" w:date="2026-08-04T14:17:00Z" w16du:dateUtc="2026-08-04T18:17:00Z">
        <w:r w:rsidR="004816FA" w:rsidRPr="00013D8B">
          <w:delText>with</w:delText>
        </w:r>
      </w:del>
      <w:ins w:id="93" w:author="Rhodes, Justin S" w:date="2026-08-04T14:17:00Z" w16du:dateUtc="2026-08-04T18:17:00Z">
        <w:r w:rsidRPr="0072779C">
          <w:t>remained;</w:t>
        </w:r>
      </w:ins>
      <w:r w:rsidRPr="0072779C">
        <w:t xml:space="preserve"> the gonad </w:t>
      </w:r>
      <w:ins w:id="94" w:author="Rhodes, Justin S" w:date="2026-08-04T14:17:00Z" w16du:dateUtc="2026-08-04T18:17:00Z">
        <w:r w:rsidRPr="0072779C">
          <w:t xml:space="preserve">consisted </w:t>
        </w:r>
      </w:ins>
      <w:r w:rsidRPr="0072779C">
        <w:t xml:space="preserve">only </w:t>
      </w:r>
      <w:del w:id="95" w:author="Rhodes, Justin S" w:date="2026-08-04T14:17:00Z" w16du:dateUtc="2026-08-04T18:17:00Z">
        <w:r w:rsidR="004816FA" w:rsidRPr="00013D8B">
          <w:delText xml:space="preserve">being composed </w:delText>
        </w:r>
      </w:del>
      <w:r w:rsidRPr="0072779C">
        <w:t>of</w:t>
      </w:r>
      <w:ins w:id="96" w:author="Rhodes, Justin S" w:date="2026-08-04T14:17:00Z" w16du:dateUtc="2026-08-04T18:17:00Z">
        <w:r w:rsidRPr="0072779C">
          <w:t xml:space="preserve"> immature</w:t>
        </w:r>
      </w:ins>
      <w:r w:rsidRPr="0072779C">
        <w:t xml:space="preserve"> ovarian tissue, connective tissue, and empty space (</w:t>
      </w:r>
      <w:r w:rsidRPr="0072779C">
        <w:rPr>
          <w:rPrChange w:id="97" w:author="Rhodes, Justin S" w:date="2026-08-04T14:17:00Z" w16du:dateUtc="2026-08-04T18:17:00Z">
            <w:rPr>
              <w:highlight w:val="yellow"/>
            </w:rPr>
          </w:rPrChange>
        </w:rPr>
        <w:t>Fig. 1D</w:t>
      </w:r>
      <w:r w:rsidRPr="0072779C">
        <w:t>).</w:t>
      </w:r>
    </w:p>
    <w:p w14:paraId="7523EA4F" w14:textId="77777777" w:rsidR="0072779C" w:rsidRPr="00013D8B" w:rsidRDefault="0072779C" w:rsidP="004816FA">
      <w:pPr>
        <w:ind w:firstLine="720"/>
      </w:pPr>
    </w:p>
    <w:p w14:paraId="52DFE827" w14:textId="77777777" w:rsidR="004816FA" w:rsidRPr="00013D8B" w:rsidRDefault="004816FA" w:rsidP="00753C87">
      <w:pPr>
        <w:rPr>
          <w:b/>
          <w:bCs/>
        </w:rPr>
      </w:pPr>
      <w:r w:rsidRPr="00013D8B">
        <w:rPr>
          <w:b/>
          <w:bCs/>
        </w:rPr>
        <w:t>Multiomics Capture High Quality Transcriptomes, Epigenomes, and Spatial Transcriptomes</w:t>
      </w:r>
    </w:p>
    <w:p w14:paraId="72DA0C70" w14:textId="439B0EFA" w:rsidR="004816FA" w:rsidRPr="00013D8B" w:rsidRDefault="004816FA" w:rsidP="004816FA">
      <w:r w:rsidRPr="00013D8B">
        <w:lastRenderedPageBreak/>
        <w:tab/>
        <w:t>Following euthanasia, we dissected out the ventrocaudal telencepha</w:t>
      </w:r>
      <w:r w:rsidR="00997370" w:rsidRPr="00013D8B">
        <w:t>l</w:t>
      </w:r>
      <w:r w:rsidR="0097327E" w:rsidRPr="00013D8B">
        <w:t>a</w:t>
      </w:r>
      <w:r w:rsidRPr="00013D8B">
        <w:t xml:space="preserve"> (</w:t>
      </w:r>
      <w:r w:rsidRPr="00013D8B">
        <w:rPr>
          <w:highlight w:val="yellow"/>
        </w:rPr>
        <w:t>methods</w:t>
      </w:r>
      <w:r w:rsidRPr="00013D8B">
        <w:t>) targeting the preoptic areas (POA) from males (n = 6), intermediates (n = 7), late intermediates (n = 2), the new female (n =1), and females (n = 6) and used single-nucleus multiomics (snMultiome; RNA + ATAC modalities) to profile gene expression and chromatin accessibility changes during sex change</w:t>
      </w:r>
      <w:del w:id="98" w:author="Rhodes, Justin S" w:date="2026-08-04T14:17:00Z" w16du:dateUtc="2026-08-04T18:17:00Z">
        <w:r w:rsidRPr="00013D8B">
          <w:delText>.</w:delText>
        </w:r>
      </w:del>
      <w:ins w:id="99" w:author="Rhodes, Justin S" w:date="2026-08-04T14:17:00Z" w16du:dateUtc="2026-08-04T18:17:00Z">
        <w:r w:rsidR="00EE418C">
          <w:t xml:space="preserve"> (</w:t>
        </w:r>
        <w:r w:rsidR="00EE418C" w:rsidRPr="00EE418C">
          <w:rPr>
            <w:highlight w:val="yellow"/>
          </w:rPr>
          <w:t>see Fig. Sxx for details on how the dissection was performed</w:t>
        </w:r>
        <w:r w:rsidR="00EE418C">
          <w:t>)</w:t>
        </w:r>
        <w:r w:rsidRPr="00013D8B">
          <w:t>.</w:t>
        </w:r>
      </w:ins>
      <w:r w:rsidRPr="00013D8B">
        <w:t xml:space="preserve"> In total, 35,364 nuclei passed quality control</w:t>
      </w:r>
      <w:ins w:id="100" w:author="Rhodes, Justin S" w:date="2026-08-04T14:17:00Z" w16du:dateUtc="2026-08-04T18:17:00Z">
        <w:r w:rsidRPr="00013D8B">
          <w:t xml:space="preserve"> </w:t>
        </w:r>
        <w:r w:rsidR="00EE418C">
          <w:t>(</w:t>
        </w:r>
        <w:r w:rsidR="00EE418C" w:rsidRPr="00EE418C">
          <w:rPr>
            <w:highlight w:val="yellow"/>
          </w:rPr>
          <w:t>xxsee Methods</w:t>
        </w:r>
        <w:r w:rsidR="00EE418C">
          <w:t>)</w:t>
        </w:r>
      </w:ins>
      <w:r w:rsidR="00EE418C">
        <w:t xml:space="preserve"> </w:t>
      </w:r>
      <w:r w:rsidRPr="00013D8B">
        <w:t xml:space="preserve">and were clustered using </w:t>
      </w:r>
      <w:commentRangeStart w:id="101"/>
      <w:r w:rsidRPr="00013D8B">
        <w:t>weighted shared nearest neighbors analysis.</w:t>
      </w:r>
      <w:commentRangeEnd w:id="101"/>
      <w:r w:rsidR="00FC57CB" w:rsidRPr="00013D8B">
        <w:rPr>
          <w:rStyle w:val="CommentReference"/>
          <w:sz w:val="24"/>
          <w:szCs w:val="30"/>
        </w:rPr>
        <w:commentReference w:id="101"/>
      </w:r>
      <w:r w:rsidRPr="00013D8B">
        <w:t xml:space="preserve"> Hierarchical clustering yielded 27 clusters</w:t>
      </w:r>
      <w:r w:rsidR="002661BD" w:rsidRPr="00013D8B">
        <w:t>:</w:t>
      </w:r>
      <w:r w:rsidRPr="00013D8B">
        <w:t xml:space="preserve"> 20 neuronal and seven glial</w:t>
      </w:r>
      <w:r w:rsidR="00E01DA9">
        <w:t xml:space="preserve"> </w:t>
      </w:r>
      <w:r w:rsidR="00E01DA9" w:rsidRPr="00E01DA9">
        <w:rPr>
          <w:highlight w:val="yellow"/>
        </w:rPr>
        <w:t>(Fig. 2A)</w:t>
      </w:r>
      <w:r w:rsidRPr="00013D8B">
        <w:t xml:space="preserve">. </w:t>
      </w:r>
    </w:p>
    <w:p w14:paraId="321C1096" w14:textId="02FBFD01" w:rsidR="004816FA" w:rsidRDefault="006414B3" w:rsidP="004816FA">
      <w:pPr>
        <w:ind w:firstLine="720"/>
      </w:pPr>
      <w:r>
        <w:t>Following clustering, w</w:t>
      </w:r>
      <w:r w:rsidR="004816FA" w:rsidRPr="00013D8B">
        <w:t xml:space="preserve">e </w:t>
      </w:r>
      <w:r w:rsidR="00C951A0">
        <w:t>identified</w:t>
      </w:r>
      <w:r w:rsidR="004816FA" w:rsidRPr="00013D8B">
        <w:t xml:space="preserve"> 10 glutamatergic (</w:t>
      </w:r>
      <w:r w:rsidR="004816FA" w:rsidRPr="00013D8B">
        <w:rPr>
          <w:i/>
          <w:iCs/>
        </w:rPr>
        <w:t xml:space="preserve">slc17a6b+ </w:t>
      </w:r>
      <w:r w:rsidR="004816FA" w:rsidRPr="00013D8B">
        <w:t>or</w:t>
      </w:r>
      <w:r w:rsidR="004816FA" w:rsidRPr="00013D8B">
        <w:rPr>
          <w:i/>
          <w:iCs/>
        </w:rPr>
        <w:t xml:space="preserve"> slc17a7a+</w:t>
      </w:r>
      <w:r w:rsidR="004816FA" w:rsidRPr="00013D8B">
        <w:t>), six GABAergic (</w:t>
      </w:r>
      <w:r w:rsidR="004816FA" w:rsidRPr="00013D8B">
        <w:rPr>
          <w:i/>
          <w:iCs/>
        </w:rPr>
        <w:t xml:space="preserve">gad1+ </w:t>
      </w:r>
      <w:r w:rsidR="004816FA" w:rsidRPr="00013D8B">
        <w:t xml:space="preserve">or </w:t>
      </w:r>
      <w:r w:rsidR="004816FA" w:rsidRPr="00013D8B">
        <w:rPr>
          <w:i/>
          <w:iCs/>
        </w:rPr>
        <w:t>gad2+</w:t>
      </w:r>
      <w:r w:rsidR="004816FA" w:rsidRPr="00013D8B">
        <w:t xml:space="preserve">), and four mixed (GABA and glutamatergic markers) neuronal clusters. Further, we detected clusters of radial glial cells (1_RGC, </w:t>
      </w:r>
      <w:r w:rsidR="004816FA" w:rsidRPr="00013D8B">
        <w:rPr>
          <w:i/>
          <w:iCs/>
        </w:rPr>
        <w:t xml:space="preserve">gfap+ </w:t>
      </w:r>
      <w:r w:rsidR="004816FA" w:rsidRPr="00013D8B">
        <w:t xml:space="preserve">and </w:t>
      </w:r>
      <w:r w:rsidR="004816FA" w:rsidRPr="00013D8B">
        <w:rPr>
          <w:i/>
          <w:iCs/>
        </w:rPr>
        <w:t>crocc2-</w:t>
      </w:r>
      <w:r w:rsidR="004816FA" w:rsidRPr="00013D8B">
        <w:t xml:space="preserve">), ependymal cells (15_EC, </w:t>
      </w:r>
      <w:r w:rsidR="004816FA" w:rsidRPr="00013D8B">
        <w:rPr>
          <w:i/>
          <w:iCs/>
        </w:rPr>
        <w:t xml:space="preserve">gfap+ </w:t>
      </w:r>
      <w:r w:rsidR="004816FA" w:rsidRPr="00013D8B">
        <w:t xml:space="preserve">and </w:t>
      </w:r>
      <w:r w:rsidR="004816FA" w:rsidRPr="00013D8B">
        <w:rPr>
          <w:i/>
          <w:iCs/>
        </w:rPr>
        <w:t>crocc2+</w:t>
      </w:r>
      <w:r w:rsidR="004816FA" w:rsidRPr="00013D8B">
        <w:t xml:space="preserve">), dividing glia (26_DG, </w:t>
      </w:r>
      <w:r w:rsidR="004816FA" w:rsidRPr="00013D8B">
        <w:rPr>
          <w:i/>
          <w:iCs/>
        </w:rPr>
        <w:t xml:space="preserve">gfap+ </w:t>
      </w:r>
      <w:r w:rsidR="004816FA" w:rsidRPr="00013D8B">
        <w:t xml:space="preserve">and </w:t>
      </w:r>
      <w:r w:rsidR="004816FA" w:rsidRPr="00013D8B">
        <w:rPr>
          <w:i/>
          <w:iCs/>
        </w:rPr>
        <w:t>top2a+</w:t>
      </w:r>
      <w:r w:rsidR="004816FA" w:rsidRPr="00013D8B">
        <w:t xml:space="preserve">), oligodendrocytes (2_OL, </w:t>
      </w:r>
      <w:r w:rsidR="004816FA" w:rsidRPr="00013D8B">
        <w:rPr>
          <w:i/>
          <w:iCs/>
        </w:rPr>
        <w:t>mbpa+</w:t>
      </w:r>
      <w:r w:rsidR="004816FA" w:rsidRPr="00013D8B">
        <w:t xml:space="preserve">), oligodendrocyte precursor cells (13_OPC, </w:t>
      </w:r>
      <w:r w:rsidR="004816FA" w:rsidRPr="00013D8B">
        <w:rPr>
          <w:i/>
          <w:iCs/>
        </w:rPr>
        <w:t>cspg+</w:t>
      </w:r>
      <w:r w:rsidR="004816FA" w:rsidRPr="00013D8B">
        <w:t xml:space="preserve">), microglia (11_MG, </w:t>
      </w:r>
      <w:r w:rsidR="004816FA" w:rsidRPr="00013D8B">
        <w:rPr>
          <w:i/>
          <w:iCs/>
        </w:rPr>
        <w:t xml:space="preserve">ptprc+ </w:t>
      </w:r>
      <w:r w:rsidR="004816FA" w:rsidRPr="00013D8B">
        <w:t xml:space="preserve">and </w:t>
      </w:r>
      <w:r w:rsidR="004816FA" w:rsidRPr="00013D8B">
        <w:rPr>
          <w:i/>
          <w:iCs/>
        </w:rPr>
        <w:t>p2ry12+</w:t>
      </w:r>
      <w:r w:rsidR="004816FA" w:rsidRPr="00013D8B">
        <w:t xml:space="preserve">) and leukocytes (20_Leuko, </w:t>
      </w:r>
      <w:r w:rsidR="004816FA" w:rsidRPr="00013D8B">
        <w:rPr>
          <w:i/>
          <w:iCs/>
        </w:rPr>
        <w:t xml:space="preserve">ptprc+ </w:t>
      </w:r>
      <w:r w:rsidR="004816FA" w:rsidRPr="00013D8B">
        <w:t xml:space="preserve">and </w:t>
      </w:r>
      <w:r w:rsidR="004816FA" w:rsidRPr="00013D8B">
        <w:rPr>
          <w:i/>
          <w:iCs/>
        </w:rPr>
        <w:t>p2ry12-</w:t>
      </w:r>
      <w:r w:rsidR="004816FA" w:rsidRPr="00013D8B">
        <w:t>)</w:t>
      </w:r>
      <w:r w:rsidR="00ED189D" w:rsidRPr="00013D8B">
        <w:t xml:space="preserve">. These markers along with strong markers for each cluster from </w:t>
      </w:r>
      <w:r w:rsidR="00D33ED4" w:rsidRPr="00013D8B">
        <w:t xml:space="preserve">Seurat’s “FindMarkers” function are shown in </w:t>
      </w:r>
      <w:r w:rsidR="00052114" w:rsidRPr="00013D8B">
        <w:rPr>
          <w:highlight w:val="yellow"/>
        </w:rPr>
        <w:t>Fig</w:t>
      </w:r>
      <w:r w:rsidR="00D33ED4" w:rsidRPr="00013D8B">
        <w:rPr>
          <w:highlight w:val="yellow"/>
        </w:rPr>
        <w:t>ure</w:t>
      </w:r>
      <w:r w:rsidR="00052114" w:rsidRPr="00013D8B">
        <w:rPr>
          <w:highlight w:val="yellow"/>
        </w:rPr>
        <w:t xml:space="preserve"> 2</w:t>
      </w:r>
      <w:r w:rsidR="000F54D0" w:rsidRPr="00954328">
        <w:rPr>
          <w:highlight w:val="yellow"/>
        </w:rPr>
        <w:t>B</w:t>
      </w:r>
      <w:r w:rsidR="004816FA" w:rsidRPr="00013D8B">
        <w:t>.</w:t>
      </w:r>
    </w:p>
    <w:p w14:paraId="0184A621" w14:textId="1D1E56B2" w:rsidR="008C1A15" w:rsidRPr="008C1A15" w:rsidRDefault="008C1A15" w:rsidP="004816FA">
      <w:pPr>
        <w:ind w:firstLine="720"/>
        <w:rPr>
          <w:ins w:id="102" w:author="Rhodes, Justin S" w:date="2026-08-04T14:17:00Z" w16du:dateUtc="2026-08-04T18:17:00Z"/>
          <w:b/>
          <w:bCs/>
        </w:rPr>
      </w:pPr>
      <w:commentRangeStart w:id="103"/>
      <w:ins w:id="104" w:author="Rhodes, Justin S" w:date="2026-08-04T14:17:00Z" w16du:dateUtc="2026-08-04T18:17:00Z">
        <w:r w:rsidRPr="008C1A15">
          <w:t>To further validate our cell-type annotations, we integrated the present snMultiome dataset with our previously published single-nucleus RNA-sequencing atlas of the anemonefish forebrain (xx). Cell populations showed strong correspondence between datasets despite differences in tissue sampling and sequencing modalities (</w:t>
        </w:r>
        <w:r w:rsidRPr="008C1A15">
          <w:rPr>
            <w:highlight w:val="yellow"/>
          </w:rPr>
          <w:t>Fig. SXX</w:t>
        </w:r>
        <w:r w:rsidRPr="008C1A15">
          <w:t>). In particular, the preoptic area (POA) cluster identified here mapped directly onto the POA population identified in the previous atlas, whil</w:t>
        </w:r>
        <w:commentRangeEnd w:id="103"/>
        <w:r w:rsidRPr="008C1A15">
          <w:rPr>
            <w:rStyle w:val="CommentReference"/>
            <w:sz w:val="24"/>
            <w:szCs w:val="30"/>
          </w:rPr>
          <w:commentReference w:id="103"/>
        </w:r>
        <w:r w:rsidRPr="008C1A15">
          <w:t>e the targeted ventrocaudal dissection substantially increased representation of POA nuclei relative to the earlier whole-forebrain dataset. These findings demonstrate the robustness and reproducibility of the identified cell types while establishing continuity between the present atlas and our previous work.</w:t>
        </w:r>
      </w:ins>
    </w:p>
    <w:p w14:paraId="79B5138B" w14:textId="46BB5112" w:rsidR="004816FA" w:rsidRPr="00013D8B" w:rsidRDefault="004816FA" w:rsidP="004816FA">
      <w:r w:rsidRPr="00013D8B">
        <w:tab/>
      </w:r>
      <w:commentRangeStart w:id="105"/>
      <w:r w:rsidRPr="00013D8B">
        <w:t>Using Visium HD, we further generated spatial transcriptomic atlases of anemonefish telencephala and adjacent regions using n =</w:t>
      </w:r>
      <w:del w:id="106" w:author="Rhodes, Justin S" w:date="2026-08-04T14:17:00Z" w16du:dateUtc="2026-08-04T18:17:00Z">
        <w:r w:rsidRPr="00013D8B">
          <w:delText>8</w:delText>
        </w:r>
      </w:del>
      <w:ins w:id="107" w:author="Rhodes, Justin S" w:date="2026-08-04T14:17:00Z" w16du:dateUtc="2026-08-04T18:17:00Z">
        <w:r w:rsidR="00571B44">
          <w:t>6</w:t>
        </w:r>
      </w:ins>
      <w:r w:rsidRPr="00013D8B">
        <w:t xml:space="preserve"> male and </w:t>
      </w:r>
      <w:del w:id="108" w:author="Rhodes, Justin S" w:date="2026-08-04T14:17:00Z" w16du:dateUtc="2026-08-04T18:17:00Z">
        <w:r w:rsidRPr="00013D8B">
          <w:delText>8</w:delText>
        </w:r>
      </w:del>
      <w:ins w:id="109" w:author="Rhodes, Justin S" w:date="2026-08-04T14:17:00Z" w16du:dateUtc="2026-08-04T18:17:00Z">
        <w:r w:rsidR="00571B44">
          <w:t>6</w:t>
        </w:r>
      </w:ins>
      <w:r w:rsidRPr="00013D8B">
        <w:t xml:space="preserve"> female anemonefish. In total</w:t>
      </w:r>
      <w:r w:rsidR="00DB6277" w:rsidRPr="00013D8B">
        <w:t xml:space="preserve"> </w:t>
      </w:r>
      <w:r w:rsidRPr="00013D8B">
        <w:t>433,999 cell segmented polygons</w:t>
      </w:r>
      <w:r w:rsidR="00017C6D" w:rsidRPr="00013D8B">
        <w:t xml:space="preserve"> passed quality control</w:t>
      </w:r>
      <w:r w:rsidRPr="00013D8B">
        <w:t>. We then manually annotated neuroanatomical</w:t>
      </w:r>
      <w:r w:rsidR="00954328">
        <w:t xml:space="preserve"> regions (methods,</w:t>
      </w:r>
      <w:r w:rsidRPr="00013D8B">
        <w:t xml:space="preserve"> </w:t>
      </w:r>
      <w:commentRangeEnd w:id="105"/>
      <w:r w:rsidR="00753C87" w:rsidRPr="00013D8B">
        <w:rPr>
          <w:rStyle w:val="CommentReference"/>
          <w:sz w:val="24"/>
          <w:szCs w:val="30"/>
          <w:highlight w:val="yellow"/>
        </w:rPr>
        <w:commentReference w:id="105"/>
      </w:r>
      <w:r w:rsidR="008D4815" w:rsidRPr="00013D8B">
        <w:rPr>
          <w:highlight w:val="yellow"/>
        </w:rPr>
        <w:t>Fig. S2</w:t>
      </w:r>
      <w:r w:rsidRPr="00013D8B">
        <w:t xml:space="preserve">). To annotate our </w:t>
      </w:r>
      <w:r w:rsidR="00954328">
        <w:t>snM</w:t>
      </w:r>
      <w:r w:rsidRPr="00013D8B">
        <w:t xml:space="preserve">ultiome clusters, we next used </w:t>
      </w:r>
      <w:r w:rsidR="004340FC" w:rsidRPr="00013D8B">
        <w:t>Cell2</w:t>
      </w:r>
      <w:r w:rsidR="00A7398D">
        <w:t>l</w:t>
      </w:r>
      <w:r w:rsidR="004340FC" w:rsidRPr="00013D8B">
        <w:t>ocation</w:t>
      </w:r>
      <w:r w:rsidR="00A7398D">
        <w:t xml:space="preserve"> to </w:t>
      </w:r>
      <w:r w:rsidRPr="00013D8B">
        <w:t xml:space="preserve"> project the multiome clusters onto our spatial atlases</w:t>
      </w:r>
      <w:r w:rsidR="00582F40" w:rsidRPr="00013D8B">
        <w:fldChar w:fldCharType="begin"/>
      </w:r>
      <w:r w:rsidR="00582F40" w:rsidRPr="00013D8B">
        <w:instrText xml:space="preserve"> ADDIN ZOTERO_ITEM CSL_CITATION {"citationID":"6P8seHCt","properties":{"unsorted":false,"formattedCitation":"(8)","plainCitation":"(8)","noteIndex":0},"citationItems":[{"id":6452,"uris":["http://zotero.org/users/11313215/items/BC3FN9G6"],"itemData":{"id":6452,"type":"article-journal","abstract":"Spatial transcriptomic technologies promise to resolve cellular wiring diagrams of tissues in health and disease, but comprehensive mapping of cell types in situ remains a challenge. Here we present сell2location, a Bayesian model that can resolve fine-grained cell types in spatial transcriptomic data and create comprehensive cellular maps of diverse tissues. Cell2location accounts for technical sources of variation and borrows statistical strength across locations, thereby enabling the integration of single-cell and spatial transcriptomics with higher sensitivity and resolution than existing tools. We assessed cell2location in three different tissues and show improved mapping of fine-grained cell types. In the mouse brain, we discovered fine regional astrocyte subtypes across the thalamus and hypothalamus. In the human lymph node, we spatially mapped a rare pre-germinal center B cell population. In the human gut, we resolved fine immune cell populations in lymphoid follicles. Collectively, our results present сell2location as a versatile analysis tool for mapping tissue architectures in a comprehensive manner.","container-title":"Nature Biotechnology","DOI":"10.1038/s41587-021-01139-4","ISSN":"1546-1696","issue":"5","journalAbbreviation":"Nat Biotechnol","language":"en","license":"2022 The Author(s), under exclusive licence to Springer Nature America, Inc.","page":"661-671","publisher":"Nature Publishing Group","source":"www.nature.com","title":"Cell2location maps fine-grained cell types in spatial transcriptomics","volume":"40","author":[{"family":"Kleshchevnikov","given":"Vitalii"},{"family":"Shmatko","given":"Artem"},{"family":"Dann","given":"Emma"},{"family":"Aivazidis","given":"Alexander"},{"family":"King","given":"Hamish W."},{"family":"Li","given":"Tong"},{"family":"Elmentaite","given":"Rasa"},{"family":"Lomakin","given":"Artem"},{"family":"Kedlian","given":"Veronika"},{"family":"Gayoso","given":"Adam"},{"family":"Jain","given":"Mika Sarkin"},{"family":"Park","given":"Jun Sung"},{"family":"Ramona","given":"Lauma"},{"family":"Tuck","given":"Elizabeth"},{"family":"Arutyunyan","given":"Anna"},{"family":"Vento-Tormo","given":"Roser"},{"family":"Gerstung","given":"Moritz"},{"family":"James","given":"Louisa"},{"family":"Stegle","given":"Oliver"},{"family":"Bayraktar","given":"Omer Ali"}],"issued":{"date-parts":[["2022",5]]}}}],"schema":"https://github.com/citation-style-language/schema/raw/master/csl-citation.json"} </w:instrText>
      </w:r>
      <w:r w:rsidR="00582F40" w:rsidRPr="00013D8B">
        <w:fldChar w:fldCharType="separate"/>
      </w:r>
      <w:r w:rsidR="00582F40" w:rsidRPr="00013D8B">
        <w:rPr>
          <w:rFonts w:cs="Times New Roman"/>
        </w:rPr>
        <w:t>(8)</w:t>
      </w:r>
      <w:r w:rsidR="00582F40" w:rsidRPr="00013D8B">
        <w:fldChar w:fldCharType="end"/>
      </w:r>
      <w:r w:rsidRPr="00013D8B">
        <w:t xml:space="preserve"> (</w:t>
      </w:r>
      <w:r w:rsidRPr="00013D8B">
        <w:rPr>
          <w:highlight w:val="yellow"/>
        </w:rPr>
        <w:t xml:space="preserve">Fig. </w:t>
      </w:r>
      <w:r w:rsidR="00582F40" w:rsidRPr="00013D8B">
        <w:rPr>
          <w:highlight w:val="yellow"/>
        </w:rPr>
        <w:t>2</w:t>
      </w:r>
      <w:r w:rsidR="008D4815" w:rsidRPr="00013D8B">
        <w:rPr>
          <w:highlight w:val="yellow"/>
        </w:rPr>
        <w:t>C</w:t>
      </w:r>
      <w:r w:rsidR="006424C0" w:rsidRPr="00013D8B">
        <w:rPr>
          <w:highlight w:val="yellow"/>
        </w:rPr>
        <w:t>,</w:t>
      </w:r>
      <w:r w:rsidR="008D4815" w:rsidRPr="00146E01">
        <w:rPr>
          <w:highlight w:val="yellow"/>
        </w:rPr>
        <w:t>D</w:t>
      </w:r>
      <w:r w:rsidRPr="00013D8B">
        <w:t>).</w:t>
      </w:r>
      <w:r w:rsidR="00BD29CF" w:rsidRPr="00013D8B">
        <w:t xml:space="preserve"> </w:t>
      </w:r>
      <w:r w:rsidR="00BD29CF" w:rsidRPr="00146E01">
        <w:rPr>
          <w:highlight w:val="yellow"/>
        </w:rPr>
        <w:t>Figure 2</w:t>
      </w:r>
      <w:r w:rsidR="00146E01" w:rsidRPr="00146E01">
        <w:rPr>
          <w:highlight w:val="yellow"/>
        </w:rPr>
        <w:t>C</w:t>
      </w:r>
      <w:r w:rsidR="00BD29CF" w:rsidRPr="00013D8B">
        <w:t xml:space="preserve"> shows a heatmap of the </w:t>
      </w:r>
      <w:r w:rsidR="00FB20A3" w:rsidRPr="00013D8B">
        <w:t>cell type composition of each region.</w:t>
      </w:r>
      <w:r w:rsidRPr="00013D8B">
        <w:t xml:space="preserve"> We </w:t>
      </w:r>
      <w:r w:rsidR="00FB20A3" w:rsidRPr="00013D8B">
        <w:t>labeled</w:t>
      </w:r>
      <w:r w:rsidRPr="00013D8B">
        <w:t xml:space="preserve"> cluster</w:t>
      </w:r>
      <w:r w:rsidR="00FB20A3" w:rsidRPr="00013D8B">
        <w:t xml:space="preserve">s based on primary cell type (neuronal versus glial), primary neurotransmitter (Glutamate, GABA, or </w:t>
      </w:r>
      <w:r w:rsidR="00FC5F35">
        <w:t>mixed</w:t>
      </w:r>
      <w:r w:rsidR="00FB20A3" w:rsidRPr="00013D8B">
        <w:t>)</w:t>
      </w:r>
      <w:r w:rsidR="00546599" w:rsidRPr="00013D8B">
        <w:t>, and</w:t>
      </w:r>
      <w:r w:rsidRPr="00013D8B">
        <w:t xml:space="preserve"> neuroanatomical location </w:t>
      </w:r>
      <w:r w:rsidR="00546599" w:rsidRPr="00013D8B">
        <w:t xml:space="preserve">if </w:t>
      </w:r>
      <w:r w:rsidR="00997F7F" w:rsidRPr="00013D8B">
        <w:t>the cell type was spatially localized</w:t>
      </w:r>
      <w:r w:rsidR="00706EBA" w:rsidRPr="00013D8B">
        <w:t xml:space="preserve"> (</w:t>
      </w:r>
      <w:r w:rsidR="00706EBA" w:rsidRPr="00013D8B">
        <w:rPr>
          <w:highlight w:val="yellow"/>
        </w:rPr>
        <w:t xml:space="preserve">see </w:t>
      </w:r>
      <w:r w:rsidR="00FC5F35">
        <w:rPr>
          <w:highlight w:val="yellow"/>
        </w:rPr>
        <w:t>Appendix SX</w:t>
      </w:r>
      <w:r w:rsidR="00706EBA" w:rsidRPr="00013D8B">
        <w:rPr>
          <w:highlight w:val="yellow"/>
        </w:rPr>
        <w:t xml:space="preserve"> for all cell type label</w:t>
      </w:r>
      <w:r w:rsidR="00706EBA" w:rsidRPr="00152ED0">
        <w:rPr>
          <w:highlight w:val="yellow"/>
        </w:rPr>
        <w:t>s</w:t>
      </w:r>
      <w:r w:rsidR="00152ED0" w:rsidRPr="00152ED0">
        <w:rPr>
          <w:highlight w:val="yellow"/>
        </w:rPr>
        <w:t xml:space="preserve"> and SX for abbreviations</w:t>
      </w:r>
      <w:r w:rsidR="00706EBA" w:rsidRPr="00013D8B">
        <w:t>)</w:t>
      </w:r>
      <w:r w:rsidR="00997F7F" w:rsidRPr="00013D8B">
        <w:t>.</w:t>
      </w:r>
    </w:p>
    <w:p w14:paraId="67AF2D1A" w14:textId="3ED2B9ED" w:rsidR="004816FA" w:rsidRDefault="004816FA" w:rsidP="004816FA">
      <w:r w:rsidRPr="00013D8B">
        <w:t xml:space="preserve"> </w:t>
      </w:r>
      <w:r w:rsidR="00935F98" w:rsidRPr="00013D8B">
        <w:tab/>
      </w:r>
      <w:r w:rsidRPr="00013D8B">
        <w:t>Several</w:t>
      </w:r>
      <w:r w:rsidR="006424C0" w:rsidRPr="00013D8B">
        <w:t xml:space="preserve"> multiome</w:t>
      </w:r>
      <w:r w:rsidRPr="00013D8B">
        <w:t xml:space="preserve"> clusters mapped to specific neuroanatomical regions. Cluster 6 mapped strongly to parvocellular and magnocellular regions of the POA. This mapping along with expression of </w:t>
      </w:r>
      <w:r w:rsidRPr="00013D8B">
        <w:rPr>
          <w:i/>
          <w:iCs/>
        </w:rPr>
        <w:t>hmx2, hmx3a</w:t>
      </w:r>
      <w:r w:rsidRPr="00013D8B">
        <w:t xml:space="preserve">, </w:t>
      </w:r>
      <w:r w:rsidRPr="00013D8B">
        <w:rPr>
          <w:i/>
          <w:iCs/>
        </w:rPr>
        <w:t xml:space="preserve">hmx3b, avp, oxt, cckb, otpa </w:t>
      </w:r>
      <w:r w:rsidRPr="00013D8B">
        <w:rPr>
          <w:i/>
          <w:iCs/>
        </w:rPr>
        <w:fldChar w:fldCharType="begin"/>
      </w:r>
      <w:r w:rsidR="005C3963" w:rsidRPr="00013D8B">
        <w:rPr>
          <w:i/>
          <w:iCs/>
        </w:rPr>
        <w:instrText xml:space="preserve"> ADDIN ZOTERO_ITEM CSL_CITATION {"citationID":"HmngOinh","properties":{"unsorted":false,"formattedCitation":"(9\\uc0\\u8211{}12)","plainCitation":"(9–12)","noteIndex":0},"citationItems":[{"id":5410,"uris":["http://zotero.org/users/11313215/items/GN7FM3HU"],"itemData":{"id":5410,"type":"article-journal","abstract":"The paraventricular nucleus (PVN) of the hypothalamus in mammals coordinates neuroendocrine, autonomic and behavioral responses pivotal for homeostasis and the stress response. A large amount of studies in rodents has documented that the PVN contains diverse neuronal cell types which can be identified by the expression of distinct secretory neuropeptides. Interestingly, PVN cell types often coexpress multiple neuropeptides whose relative coexpression level are subject to environment-induced plasticity.Due to their small size and transparency, zebrafish larvae offer the possibility to comprehensively study the development and plasticity of the PVN in large groups of intact animals, yet important anatomical information about the larval zebrafish PVN-homologous region has been missing. Therefore we recently defined the location and borders of the larval neurosecretory preoptic area (NPO) as the PVN-homologous region in larval zebrafish based on transcription factor expression and cell type clustering. To identify distinct cell types present in the larval NPO, we also generated a comprehensive 3D map of 9 zebrafish homologs of typical neuropeptides found in the mammalian PVN (arginine vasopressin, corticotropin-releasing hormone, proenkephalin a/b, neurotensin, oxytocin, vasoactive intestinal peptide, cholecystokinin, and somatostatin). Here we extend this chemoarchitectural map to include the degrees of coexpression of two neuropeptides in the same cell by performing systematic pairwise comparisons. Our results allowed the subclassification of NPO cell types, and differences in variability of coexpression profiles suggest potential targets of biochemical plasticity. Thus, this work provides an important basis for the analysis of the development, function, and plasticity of the primary neuroendocrine brain region in larval zebrafish.","container-title":"Frontiers in Neuroanatomy","DOI":"10.3389/fnana.2015.00002","ISSN":"1662-5129","journalAbbreviation":"Front. Neuroanat.","language":"English","publisher":"Frontiers","source":"Frontiers","title":"Coexpression analysis of nine neuropeptides in the neurosecretory preoptic area of larval zebrafish","URL":"https://www.frontiersin.org/journals/neuroanatomy/articles/10.3389/fnana.2015.00002/full","volume":"9","author":[{"family":"Herget","given":"Ulrich"},{"family":"Ryu","given":"Soojin"}],"accessed":{"date-parts":[["2026",1,29]]},"issued":{"date-parts":[["2015",2,12]]}}},{"id":4865,"uris":["http://zotero.org/users/11313215/items/EPCRK4FH"],"itemData":{"id":4865,"type":"article-journal","abstract":"The paraventricular nucleus (PVN) of the hypothalamus harbors diverse neurosecretory cells with critical physiological roles for the homeostasis. Decades of research in rodents have provided a large amount of information on the anatomy, development, and function of this important hypothalamic nucleus. However, since the hypothalamus lies deep within the brain in mammals and is difficult to access, many questions regarding development and plasticity of this nucleus still remain. In particular, how different environmental conditions, including stress exposure, shape the development of this important nucleus has been difficult to address in animals that develop in utero. To address these open questions, the transparent larval zebrafish with its rapid external development and excellent genetic toolbox offers exciting opportunities. In this review, we summarize recent information on the anatomy and development of the neurosecretory preoptic area (NPO), which represents a similar structure to the mammalian PVN in zebrafish. We will then review recent studies on the development of different cell types in the neurosecretory hypothalamus both in mouse and in fish. Lastly, we discuss stress-induced plasticity of the PVN mainly discussing the data obtained in rodents, but pointing out tools and approaches available in zebrafish for future studies. This review serves as a primer for the currently available information relevant for studying the development and plasticity of this important brain region using zebrafish.","container-title":"Cell and Tissue Research","DOI":"10.1007/s00441-018-2900-4","ISSN":"1432-0878","issue":"1","journalAbbreviation":"Cell Tissue Res","language":"en","page":"5-22","source":"Springer Link","title":"Anatomy, development, and plasticity of the neurosecretory hypothalamus in zebrafish","volume":"375","author":[{"family":"Nagpal","given":"Jatin"},{"family":"Herget","given":"Ulrich"},{"family":"Choi","given":"Min K."},{"family":"Ryu","given":"Soojin"}],"issued":{"date-parts":[["2019",1,1]]}}},{"id":5890,"uris":["http://zotero.org/users/11313215/items/564F7S3L"],"itemData":{"id":5890,"type":"article-journal","abstract":"The paraventricular nucleus (PVN) in mammals is the main hypothalamic nucleus controlling hormone release in the pituitary and plays pivotal roles in homeostasis. While the location of a PVN-homologous region has been described in adult fish as the neurosecretory preoptic area (NPO), this region has not been clearly defined in larval zebrafish due to the difficulty in defining cytoarchitectonic nuclear boundaries in the larval brain. Here we identify the precise location of the larval zebrafish NPO using conserved transcription factor and neuropeptide gene expressions. Our results identify the dorsal half of the preoptic-hypothalamic orthopedia a (otpa) domain as the larval NPO and the homologous region to the mammalian PVN. Further, by reconstructing the locations of cells producing zebrafish neuropeptides found in the mammalian PVN (CCK, CRH, ENK, NTS, SS, VIP, OXT, AVP), we provide the first 3D arrangement map of NPO neuropeptides in the larval zebrafish brain. Our results show striking conservation of transcription factor expression (otp, arx, dlx5a, isl1) in and around the NPO/PVN together with neuropeptide expression within it. Finally, we describe the exact anatomical location of cells producing Oxt and Avp in the adult zebrafish. Thus, our results identify the definitive borders and extent of the PVN homologous region in larval zebrafish and serve as an important basis for cross-species comparisons of PVN/NPO structure and function. J. Comp. Neurol. 522:1542–1564, 2014. © 2013 Wiley Periodicals, Inc.","container-title":"Journal of Comparative Neurology","DOI":"10.1002/cne.23480","ISSN":"1096-9861","issue":"7","language":"en","license":"Copyright © 2013 Wiley Periodicals, Inc.","note":"_eprint: https://onlinelibrary.wiley.com/doi/pdf/10.1002/cne.23480","page":"1542-1564","source":"Wiley Online Library","title":"Molecular neuroanatomy and chemoarchitecture of the neurosecretory preoptic-hypothalamic area in zebrafish larvae","volume":"522","author":[{"family":"Herget","given":"Ulrich"},{"family":"Wolf","given":"Andrea"},{"family":"Wullimann","given":"Mario F."},{"family":"Ryu","given":"Soojin"}],"issued":{"date-parts":[["2014"]]}}},{"id":4868,"uris":["http://zotero.org/users/11313215/items/ZWC5X5LD"],"itemData":{"id":4868,"type":"article-journal","abstract":"We studied the expression of sGnRH mRNA in the neurons of the nucleus preopticus (NPO) of the Indian major carp, Cirrhinus cirrhosus, and their correlation with the reproductive status of the fish. Non-radioisotopic in situ hybridization histochemistry protocol employing biotinylated-oligonucleotide probes complementary to salmon GnRH, cichlid GnRH I, catfish GnRH, chicken GnRH II (from cichlid and catfish), and mammalian GnRH, were applied to the sections through the POA of the female Indian major carp Cirrhinus cirrhosus. Incubation with the probe complimentary to salmon GnRH (sGnRH) mRNA from salmon, produced distinct hybridization signal in the cytosol of several neurosecretory neurons of the magnocellular and parvocellular subdivisions of the NPO of the fish collected during February–April (preparatory phase) and May–June (prespawning phase). However, no signal was detected in the NPO of fish collected during July–August (spawning phase). Application of other antisense probes, or sense probe for salmon GnRH mRNA, produced no signal. We suggest that NPO neurons in C. cirrhosus may express sGnRH mRNA, produce GnRH peptide, and play a role in regulation of pituitary–ovary axis.","container-title":"Comparative Biochemistry and Physiology Part A: Molecular &amp; Integrative Physiology","DOI":"10.1016/j.cbpa.2008.07.005","ISSN":"1095-6433","issue":"2","journalAbbreviation":"Comparative Biochemistry and Physiology Part A: Molecular &amp; Integrative Physiology","page":"247-252","source":"ScienceDirect","title":"Neurosecretory neurons of the nucleus preopticus (NPO) express salmon GnRH mRNA and show reproduction phase-related variation in the female Indian major carp, &lt;i&gt;Cirrhinus cirrhosus&lt;/i&gt;","volume":"151","author":[{"family":"Sakharkar","given":"Amul J."},{"family":"Mazumdar","given":"Minakshi"},{"family":"Singru","given":"Praful S."},{"family":"Subhedar","given":"Nishikant"}],"issued":{"date-parts":[["2008",10,1]]}}}],"schema":"https://github.com/citation-style-language/schema/raw/master/csl-citation.json"} </w:instrText>
      </w:r>
      <w:r w:rsidRPr="00013D8B">
        <w:rPr>
          <w:i/>
          <w:iCs/>
        </w:rPr>
        <w:fldChar w:fldCharType="separate"/>
      </w:r>
      <w:r w:rsidR="005C3963" w:rsidRPr="00013D8B">
        <w:rPr>
          <w:rFonts w:cs="Times New Roman"/>
          <w:kern w:val="0"/>
        </w:rPr>
        <w:t>(9–12)</w:t>
      </w:r>
      <w:r w:rsidRPr="00013D8B">
        <w:rPr>
          <w:i/>
          <w:iCs/>
        </w:rPr>
        <w:fldChar w:fldCharType="end"/>
      </w:r>
      <w:r w:rsidRPr="00013D8B">
        <w:t xml:space="preserve"> lead us to annotate this cluster as the </w:t>
      </w:r>
      <w:r w:rsidR="00C84A93" w:rsidRPr="00013D8B">
        <w:t>POA</w:t>
      </w:r>
      <w:r w:rsidRPr="00013D8B">
        <w:t xml:space="preserve"> (6_</w:t>
      </w:r>
      <w:r w:rsidR="00C84A93" w:rsidRPr="00013D8B">
        <w:t>POA_Mixed</w:t>
      </w:r>
      <w:r w:rsidRPr="00013D8B">
        <w:t>).</w:t>
      </w:r>
      <w:r w:rsidR="00825820" w:rsidRPr="00013D8B">
        <w:t xml:space="preserve"> Clusters</w:t>
      </w:r>
      <w:r w:rsidR="00825820">
        <w:t xml:space="preserve"> 0, 3, 14, 21, and 24 mapped to other subpallial regions of the telencephalon (0_Spall_Mixed, 3_Spall_GABA, 14_Vsst_GABA </w:t>
      </w:r>
      <w:r w:rsidR="00825820">
        <w:fldChar w:fldCharType="begin"/>
      </w:r>
      <w:r w:rsidR="00825820">
        <w:instrText xml:space="preserve"> ADDIN ZOTERO_ITEM CSL_CITATION {"citationID":"DbyFcJOd","properties":{"unsorted":false,"formattedCitation":"(13)","plainCitation":"(13)","noteIndex":0},"citationItems":[{"id":3167,"uris":["http://zotero.org/users/11313215/items/TXXW73L8"],"itemData":{"id":3167,"type":"article-journal","abstract":"Teleost fish form the largest group of vertebrates and show a tremendous variety of adaptive behaviors, making them critically important for the study of brain evolution and cognition. The neural basis mediating these behaviors remains elusive. We performed a systematic comparative survey of the goldfish telencephalon. We mapped cell types using single-cell RNA sequencing and spatial transcriptomics, resulting in de novo molecular neuroanatomy parcellation. Glial cells were highly conserved across 450 million years of evolution separating mouse and goldfish, while neurons showed diversity and modularity in gene expression. Specifically, somatostatin interneurons, famously interspersed in the mammalian isocortex for local inhibitory input, were curiously aggregated in a single goldfish telencephalon nucleus but molecularly conserved. Cerebral nuclei including the striatum, a hub for motivated behavior in amniotes, had molecularly conserved goldfish homologs. We suggest elements of a hippocampal formation across the goldfish pallium. Last, aiding study of the teleostan everted telencephalon, we describe substantial molecular similarities between goldfish and zebrafish neuronal taxonomies.","container-title":"Science Advances","DOI":"10.1126/sciadv.adh7693","ISSN":"2375-2548","issue":"44","journalAbbreviation":"Sci Adv","language":"eng","page":"eadh7693","PMID":"37910612","PMCID":"PMC10619943","source":"PubMed","title":"A telencephalon cell type atlas for goldfish reveals diversity in the evolution of spatial structure and cell types","volume":"9","author":[{"family":"Tibi","given":"Muhammad"},{"family":"Biton Hayun","given":"Stav"},{"family":"Hochgerner","given":"Hannah"},{"family":"Lin","given":"Zhige"},{"family":"Givon","given":"Shachar"},{"family":"Ophir","given":"Osnat"},{"family":"Shay","given":"Tal"},{"family":"Mueller","given":"Thomas"},{"family":"Segev","given":"Ronen"},{"family":"Zeisel","given":"Amit"}],"issued":{"date-parts":[["2023",11,3]]}}}],"schema":"https://github.com/citation-style-language/schema/raw/master/csl-citation.json"} </w:instrText>
      </w:r>
      <w:r w:rsidR="00825820">
        <w:fldChar w:fldCharType="separate"/>
      </w:r>
      <w:r w:rsidR="00825820" w:rsidRPr="00536D5D">
        <w:rPr>
          <w:rFonts w:cs="Times New Roman"/>
        </w:rPr>
        <w:t>(13)</w:t>
      </w:r>
      <w:r w:rsidR="00825820">
        <w:fldChar w:fldCharType="end"/>
      </w:r>
      <w:r>
        <w:fldChar w:fldCharType="begin"/>
      </w:r>
      <w:r>
        <w:instrText xml:space="preserve"> ADDIN ZOTERO_TEMP </w:instrText>
      </w:r>
      <w:r>
        <w:fldChar w:fldCharType="separate"/>
      </w:r>
      <w:r>
        <w:fldChar w:fldCharType="end"/>
      </w:r>
      <w:r w:rsidR="00825820">
        <w:t>, 21_Spall_Gaba, 24_Vs-M_Mixed)</w:t>
      </w:r>
      <w:r w:rsidR="00F54267">
        <w:t xml:space="preserve"> while</w:t>
      </w:r>
      <w:r w:rsidR="00825820">
        <w:t xml:space="preserve"> Cluster 7 mapped to pallial regions</w:t>
      </w:r>
      <w:r w:rsidR="00F54267">
        <w:t xml:space="preserve"> </w:t>
      </w:r>
      <w:r w:rsidR="00825820">
        <w:t>(7_Pall_Glut)</w:t>
      </w:r>
      <w:r w:rsidR="00F54267">
        <w:t xml:space="preserve">. </w:t>
      </w:r>
      <w:r w:rsidR="00E5529F" w:rsidRPr="00013D8B">
        <w:t xml:space="preserve"> </w:t>
      </w:r>
      <w:r w:rsidRPr="00013D8B">
        <w:t>Clusters 4, 8,</w:t>
      </w:r>
      <w:r w:rsidR="00976804">
        <w:t xml:space="preserve"> 10,</w:t>
      </w:r>
      <w:r w:rsidRPr="00013D8B">
        <w:t xml:space="preserve"> </w:t>
      </w:r>
      <w:r w:rsidR="00D62C93">
        <w:t>19</w:t>
      </w:r>
      <w:r w:rsidRPr="00013D8B">
        <w:t>, 22</w:t>
      </w:r>
      <w:r w:rsidR="00976804">
        <w:t>, and 23</w:t>
      </w:r>
      <w:r w:rsidRPr="00013D8B">
        <w:t xml:space="preserve"> mapped to diencephalic regions (4_TGN</w:t>
      </w:r>
      <w:r w:rsidR="00E16FFA">
        <w:t>_Glut</w:t>
      </w:r>
      <w:r w:rsidRPr="00013D8B">
        <w:t xml:space="preserve">, </w:t>
      </w:r>
      <w:r w:rsidR="0035227F">
        <w:t>8</w:t>
      </w:r>
      <w:r w:rsidRPr="00013D8B">
        <w:t>_</w:t>
      </w:r>
      <w:r w:rsidR="0035227F">
        <w:t>VOT_</w:t>
      </w:r>
      <w:r w:rsidR="00960B36">
        <w:t>Glut</w:t>
      </w:r>
      <w:r w:rsidRPr="00013D8B">
        <w:t>,</w:t>
      </w:r>
      <w:r w:rsidR="00976804">
        <w:t xml:space="preserve"> 10_nH_Glut</w:t>
      </w:r>
      <w:r w:rsidRPr="00013D8B">
        <w:t xml:space="preserve"> 1</w:t>
      </w:r>
      <w:r w:rsidR="0035227F">
        <w:t>9_Di</w:t>
      </w:r>
      <w:r w:rsidRPr="00013D8B">
        <w:t>_</w:t>
      </w:r>
      <w:r w:rsidR="00960B36">
        <w:t>Glut</w:t>
      </w:r>
      <w:r w:rsidRPr="00013D8B">
        <w:t>,</w:t>
      </w:r>
      <w:r w:rsidR="00976804">
        <w:t xml:space="preserve"> </w:t>
      </w:r>
      <w:r w:rsidR="0035227F">
        <w:t>22_</w:t>
      </w:r>
      <w:r w:rsidR="00960B36">
        <w:t>Di_Glut</w:t>
      </w:r>
      <w:r w:rsidR="006D23BB">
        <w:t xml:space="preserve">, </w:t>
      </w:r>
      <w:r w:rsidRPr="00013D8B">
        <w:t>23_NLT</w:t>
      </w:r>
      <w:r w:rsidR="009F25AA">
        <w:t>_GABA</w:t>
      </w:r>
      <w:r w:rsidRPr="00013D8B">
        <w:t>).</w:t>
      </w:r>
      <w:r w:rsidR="000B01EA">
        <w:t xml:space="preserve"> Sketches of VisiumHD sections with neuroanatomical regions annotated are shown in </w:t>
      </w:r>
      <w:r w:rsidR="000B01EA" w:rsidRPr="00BF6921">
        <w:rPr>
          <w:highlight w:val="yellow"/>
        </w:rPr>
        <w:t>Fig. S</w:t>
      </w:r>
      <w:r w:rsidR="00BF6921" w:rsidRPr="00BF6921">
        <w:rPr>
          <w:highlight w:val="yellow"/>
        </w:rPr>
        <w:t>2</w:t>
      </w:r>
      <w:r w:rsidR="000B01EA">
        <w:t>)</w:t>
      </w:r>
      <w:r w:rsidRPr="00013D8B">
        <w:t xml:space="preserve"> </w:t>
      </w:r>
    </w:p>
    <w:p w14:paraId="4C3BB7BD" w14:textId="77777777" w:rsidR="00AB18FA" w:rsidRPr="00013D8B" w:rsidRDefault="00AB18FA" w:rsidP="004816FA"/>
    <w:p w14:paraId="46622BD7" w14:textId="77777777" w:rsidR="004816FA" w:rsidRPr="00013D8B" w:rsidRDefault="004816FA" w:rsidP="00753C87">
      <w:pPr>
        <w:rPr>
          <w:b/>
          <w:bCs/>
        </w:rPr>
      </w:pPr>
      <w:r w:rsidRPr="00013D8B">
        <w:rPr>
          <w:b/>
          <w:bCs/>
        </w:rPr>
        <w:t>Asynchronous Changes in Cell Type Composition During Sex Change</w:t>
      </w:r>
    </w:p>
    <w:p w14:paraId="3F38B870" w14:textId="1672ACDD" w:rsidR="004816FA" w:rsidRPr="00013D8B" w:rsidRDefault="004816FA" w:rsidP="004816FA">
      <w:r w:rsidRPr="00013D8B">
        <w:rPr>
          <w:b/>
          <w:bCs/>
        </w:rPr>
        <w:lastRenderedPageBreak/>
        <w:tab/>
      </w:r>
      <w:r w:rsidRPr="00013D8B">
        <w:t>Because sex change is associated with changes in brain size and composition</w:t>
      </w:r>
      <w:r w:rsidRPr="00013D8B">
        <w:fldChar w:fldCharType="begin"/>
      </w:r>
      <w:r w:rsidR="00536D5D">
        <w:instrText xml:space="preserve"> ADDIN ZOTERO_ITEM CSL_CITATION {"citationID":"nc2JQN6K","properties":{"formattedCitation":"(14)","plainCitation":"(14)","noteIndex":0},"citationItems":[{"id":45,"uris":["http://zotero.org/users/11313215/items/VGA9PBJ3"],"itemData":{"id":45,"type":"article-journal","abstract":"Sex differences in cell number in the preoptic area of the hypothalamus (POA) are documented across all major vertebrate lineages and contribute to differential regulation of the hypothalamic-pituitary-gonad axis and reproductive behavior between the sexes. Sex-changing fishes provide a unique opportunity to study mechanisms underlying sexual differentiation of the POA. In anemonefish (clownfish), which change sex from male to female, females have approximately twice the number of medium-sized cells in the anterior POA compared to males. This sex difference transitions from male-like to female-like during sex change. However, it is not known how this sex difference in POA cell number is established. This study tests the hypothesis that new cell addition plays a role. We initiated adult male-to-female sex change in 30 anemonefish (Amphiprion ocellaris) and administered BrdU to label new cells added to the POA at regular intervals throughout sex change. Sex-changing fish added more new cells to the anterior POA than non-changing fish, supporting the hypothesis. The observed effects could be accounted for by differences in POA volume, but they are also consistent with a steady trickle of new cells being gradually accumulated in the anterior POA before vitellogenic oocytes develop in the gonads. These results provide insight into the unique characteristics of protandrous sex change in anemonefish relative to other modes of sex change, and support the potential for future research in sex-changing fishes to provide a richer under­ standing of the mechanisms for sexual differentiation of the brain.","container-title":"General and Comparative Endocrinology","DOI":"10.1016/j.ygcen.2022.114185","ISSN":"00166480","journalAbbreviation":"General and Comparative Endocrinology","language":"en","page":"114185","source":"DOI.org (Crossref)","title":"New cells added to the preoptic area during sex change in the common clownfish Amphiprion ocellaris","volume":"333","author":[{"family":"Parker","given":"Coltan G."},{"family":"Craig","given":"Sarah E."},{"family":"Histed","given":"Abigail R."},{"family":"Lee","given":"Joanne S."},{"family":"Ibanez","given":"Emma"},{"family":"Pronitcheva","given":"Veronica"},{"family":"Rhodes","given":"Justin S."}],"issued":{"date-parts":[["2023",3]]}}}],"schema":"https://github.com/citation-style-language/schema/raw/master/csl-citation.json"} </w:instrText>
      </w:r>
      <w:r w:rsidRPr="00013D8B">
        <w:fldChar w:fldCharType="separate"/>
      </w:r>
      <w:r w:rsidR="00536D5D" w:rsidRPr="00536D5D">
        <w:rPr>
          <w:rFonts w:cs="Times New Roman"/>
        </w:rPr>
        <w:t>(14)</w:t>
      </w:r>
      <w:r w:rsidRPr="00013D8B">
        <w:fldChar w:fldCharType="end"/>
      </w:r>
      <w:r w:rsidRPr="00013D8B">
        <w:t xml:space="preserve">, we next analyzed changes in cell populations across sex change. We detected significant phase differences in the proportions of cells in 12 of the 27 </w:t>
      </w:r>
      <w:r w:rsidR="005C1206" w:rsidRPr="00013D8B">
        <w:t xml:space="preserve">multiome </w:t>
      </w:r>
      <w:r w:rsidRPr="00013D8B">
        <w:t xml:space="preserve">clusters. Of these, nine were decreases in cell population while only three were increases. Notably, all three increases occurred in glia. Oligodendrocytes (2_OL) increased in population progressively with each phase of sex change, and microglia (11_MG) increased in population early in sex change during the male-intermediate transition </w:t>
      </w:r>
      <w:r w:rsidRPr="00013D8B">
        <w:rPr>
          <w:highlight w:val="yellow"/>
        </w:rPr>
        <w:t>(</w:t>
      </w:r>
      <w:r w:rsidR="00E44D1F" w:rsidRPr="00013D8B">
        <w:rPr>
          <w:highlight w:val="yellow"/>
        </w:rPr>
        <w:t xml:space="preserve">Fig. </w:t>
      </w:r>
      <w:r w:rsidR="00D666C6" w:rsidRPr="00013D8B">
        <w:rPr>
          <w:highlight w:val="yellow"/>
        </w:rPr>
        <w:t>S</w:t>
      </w:r>
      <w:r w:rsidR="00BF6921" w:rsidRPr="00152ED0">
        <w:rPr>
          <w:highlight w:val="yellow"/>
        </w:rPr>
        <w:t>3</w:t>
      </w:r>
      <w:r w:rsidR="00D666C6" w:rsidRPr="00152ED0">
        <w:rPr>
          <w:highlight w:val="yellow"/>
        </w:rPr>
        <w:t>A</w:t>
      </w:r>
      <w:r w:rsidRPr="00013D8B">
        <w:t xml:space="preserve">). Consistent with the idea that sex change is characterized by transient increases in neuro- and gliogenesis </w:t>
      </w:r>
      <w:r w:rsidRPr="00013D8B">
        <w:fldChar w:fldCharType="begin"/>
      </w:r>
      <w:r w:rsidR="00536D5D">
        <w:instrText xml:space="preserve"> ADDIN ZOTERO_ITEM CSL_CITATION {"citationID":"0xeA6Ki8","properties":{"unsorted":false,"formattedCitation":"(14, 15)","plainCitation":"(14, 15)","noteIndex":0},"citationItems":[{"id":45,"uris":["http://zotero.org/users/11313215/items/VGA9PBJ3"],"itemData":{"id":45,"type":"article-journal","abstract":"Sex differences in cell number in the preoptic area of the hypothalamus (POA) are documented across all major vertebrate lineages and contribute to differential regulation of the hypothalamic-pituitary-gonad axis and reproductive behavior between the sexes. Sex-changing fishes provide a unique opportunity to study mechanisms underlying sexual differentiation of the POA. In anemonefish (clownfish), which change sex from male to female, females have approximately twice the number of medium-sized cells in the anterior POA compared to males. This sex difference transitions from male-like to female-like during sex change. However, it is not known how this sex difference in POA cell number is established. This study tests the hypothesis that new cell addition plays a role. We initiated adult male-to-female sex change in 30 anemonefish (Amphiprion ocellaris) and administered BrdU to label new cells added to the POA at regular intervals throughout sex change. Sex-changing fish added more new cells to the anterior POA than non-changing fish, supporting the hypothesis. The observed effects could be accounted for by differences in POA volume, but they are also consistent with a steady trickle of new cells being gradually accumulated in the anterior POA before vitellogenic oocytes develop in the gonads. These results provide insight into the unique characteristics of protandrous sex change in anemonefish relative to other modes of sex change, and support the potential for future research in sex-changing fishes to provide a richer under­ standing of the mechanisms for sexual differentiation of the brain.","container-title":"General and Comparative Endocrinology","DOI":"10.1016/j.ygcen.2022.114185","ISSN":"00166480","journalAbbreviation":"General and Comparative Endocrinology","language":"en","page":"114185","source":"DOI.org (Crossref)","title":"New cells added to the preoptic area during sex change in the common clownfish Amphiprion ocellaris","volume":"333","author":[{"family":"Parker","given":"Coltan G."},{"family":"Craig","given":"Sarah E."},{"family":"Histed","given":"Abigail R."},{"family":"Lee","given":"Joanne S."},{"family":"Ibanez","given":"Emma"},{"family":"Pronitcheva","given":"Veronica"},{"family":"Rhodes","given":"Justin S."}],"issued":{"date-parts":[["2023",3]]}}},{"id":3213,"uris":["http://zotero.org/users/11313215/items/RWMZ9QFA"],"itemData":{"id":3213,"type":"article-journal","abstract":"BACKGROUND: Sexual differentiation of the brain occurs in all major vertebrate lineages but is not well understood at a molecular and cellular level. Unlike most vertebrates, sex-changing fishes have the remarkable ability to change reproductive sex during adulthood in response to social stimuli, offering a unique opportunity to understand mechanisms by which the nervous system can initiate and coordinate sexual differentiation.\nMETHODS: This study explores sexual differentiation of the forebrain using single nucleus RNA-sequencing in the anemonefish Amphiprion ocellaris, producing the first cellular atlas of a sex-changing brain.\nRESULTS: We uncover extensive sex differences in cell type-specific gene expression, relative proportions of cells, baseline neuronal excitation, and predicted inter-neuronal communication. Additionally, we identify the cholecystokinin, galanin, and estrogen systems as central molecular axes of sexual differentiation. Supported by these findings, we propose a model of sexual differentiation in the conserved vertebrate social decision-making network spanning multiple subtypes of neurons and glia, including neuronal subpopulations within the preoptic area that are positioned to regulate gonadal differentiation.\nCONCLUSIONS: This work deepens our understanding of sexual differentiation in the vertebrate brain and defines a rich suite of molecular and cellular pathways that differentiate during adult sex change in anemonefish.","container-title":"Biology of Sex Differences","DOI":"10.1186/s13293-024-00632-0","ISSN":"2042-6410","issue":"1","journalAbbreviation":"Biol Sex Differ","language":"eng","page":"58","PMID":"39044232","PMCID":"PMC11267845","source":"PubMed","title":"Adult sex change leads to extensive forebrain reorganization in clownfish","volume":"15","author":[{"family":"Parker","given":"Coltan G."},{"family":"Gruenhagen","given":"George W."},{"family":"Hegarty","given":"Brianna E."},{"family":"Histed","given":"Abigail R."},{"family":"Streelman","given":"Jeffrey T."},{"family":"Rhodes","given":"Justin S."},{"family":"Johnson","given":"Zachary V."}],"issued":{"date-parts":[["2024",7,23]]}}}],"schema":"https://github.com/citation-style-language/schema/raw/master/csl-citation.json"} </w:instrText>
      </w:r>
      <w:r w:rsidRPr="00013D8B">
        <w:fldChar w:fldCharType="separate"/>
      </w:r>
      <w:r w:rsidR="00536D5D" w:rsidRPr="00536D5D">
        <w:rPr>
          <w:rFonts w:cs="Times New Roman"/>
        </w:rPr>
        <w:t>(14, 15)</w:t>
      </w:r>
      <w:r w:rsidRPr="00013D8B">
        <w:fldChar w:fldCharType="end"/>
      </w:r>
      <w:r w:rsidRPr="00013D8B">
        <w:t xml:space="preserve">, </w:t>
      </w:r>
      <w:ins w:id="110" w:author="Rhodes, Justin S" w:date="2026-08-04T14:17:00Z" w16du:dateUtc="2026-08-04T18:17:00Z">
        <w:r w:rsidR="00FC0AE9">
          <w:t xml:space="preserve">the proportion of </w:t>
        </w:r>
      </w:ins>
      <w:r w:rsidRPr="00013D8B">
        <w:t xml:space="preserve">radial glia (1_RGC) </w:t>
      </w:r>
      <w:r w:rsidR="006C4906" w:rsidRPr="00013D8B">
        <w:t xml:space="preserve">transiently </w:t>
      </w:r>
      <w:r w:rsidRPr="00013D8B">
        <w:t xml:space="preserve">increased in </w:t>
      </w:r>
      <w:del w:id="111" w:author="Rhodes, Justin S" w:date="2026-08-04T14:17:00Z" w16du:dateUtc="2026-08-04T18:17:00Z">
        <w:r w:rsidRPr="00013D8B">
          <w:delText xml:space="preserve">population in </w:delText>
        </w:r>
      </w:del>
      <w:r w:rsidRPr="00013D8B">
        <w:t>intermediates before returning to baseline levels in females (</w:t>
      </w:r>
      <w:r w:rsidRPr="00013D8B">
        <w:rPr>
          <w:highlight w:val="yellow"/>
        </w:rPr>
        <w:t xml:space="preserve">Fig </w:t>
      </w:r>
      <w:r w:rsidR="00DF0001" w:rsidRPr="00013D8B">
        <w:rPr>
          <w:highlight w:val="yellow"/>
        </w:rPr>
        <w:t>3</w:t>
      </w:r>
      <w:r w:rsidR="00D666C6" w:rsidRPr="00152ED0">
        <w:rPr>
          <w:highlight w:val="yellow"/>
        </w:rPr>
        <w:t>A</w:t>
      </w:r>
      <w:r w:rsidRPr="00013D8B">
        <w:t xml:space="preserve">). </w:t>
      </w:r>
      <w:del w:id="112" w:author="Rhodes, Justin S" w:date="2026-08-04T14:17:00Z" w16du:dateUtc="2026-08-04T18:17:00Z">
        <w:r w:rsidRPr="00013D8B">
          <w:delText>Taken together</w:delText>
        </w:r>
      </w:del>
      <w:ins w:id="113" w:author="Rhodes, Justin S" w:date="2026-08-04T14:17:00Z" w16du:dateUtc="2026-08-04T18:17:00Z">
        <w:r w:rsidR="0031506B" w:rsidRPr="0031506B">
          <w:t>Together</w:t>
        </w:r>
      </w:ins>
      <w:r w:rsidR="0031506B" w:rsidRPr="0031506B">
        <w:t xml:space="preserve">, these </w:t>
      </w:r>
      <w:del w:id="114" w:author="Rhodes, Justin S" w:date="2026-08-04T14:17:00Z" w16du:dateUtc="2026-08-04T18:17:00Z">
        <w:r w:rsidRPr="00013D8B">
          <w:delText>data support a model where neurogenesis driven by</w:delText>
        </w:r>
        <w:r w:rsidR="006A6964">
          <w:delText xml:space="preserve"> the</w:delText>
        </w:r>
        <w:r w:rsidRPr="00013D8B">
          <w:delText xml:space="preserve"> proliferation</w:delText>
        </w:r>
      </w:del>
      <w:ins w:id="115" w:author="Rhodes, Justin S" w:date="2026-08-04T14:17:00Z" w16du:dateUtc="2026-08-04T18:17:00Z">
        <w:r w:rsidR="0031506B" w:rsidRPr="0031506B">
          <w:t>findings reveal asynchronous remodeling of glial populations during sex change, with an early expansion</w:t>
        </w:r>
      </w:ins>
      <w:r w:rsidR="0031506B" w:rsidRPr="0031506B">
        <w:t xml:space="preserve"> of neurogenic radial glia </w:t>
      </w:r>
      <w:del w:id="116" w:author="Rhodes, Justin S" w:date="2026-08-04T14:17:00Z" w16du:dateUtc="2026-08-04T18:17:00Z">
        <w:r w:rsidRPr="00013D8B">
          <w:delText xml:space="preserve">increases during sex change, </w:delText>
        </w:r>
      </w:del>
      <w:ins w:id="117" w:author="Rhodes, Justin S" w:date="2026-08-04T14:17:00Z" w16du:dateUtc="2026-08-04T18:17:00Z">
        <w:r w:rsidR="0031506B" w:rsidRPr="0031506B">
          <w:t xml:space="preserve">preceding the later accumulation of oligodendrocytes. This temporal sequence is consistent with radial glia supporting the production of </w:t>
        </w:r>
      </w:ins>
      <w:r w:rsidR="0031506B" w:rsidRPr="0031506B">
        <w:t xml:space="preserve">new neurons </w:t>
      </w:r>
      <w:del w:id="118" w:author="Rhodes, Justin S" w:date="2026-08-04T14:17:00Z" w16du:dateUtc="2026-08-04T18:17:00Z">
        <w:r w:rsidRPr="00013D8B">
          <w:delText>are then myelinated</w:delText>
        </w:r>
      </w:del>
      <w:ins w:id="119" w:author="Rhodes, Justin S" w:date="2026-08-04T14:17:00Z" w16du:dateUtc="2026-08-04T18:17:00Z">
        <w:r w:rsidR="0031506B" w:rsidRPr="0031506B">
          <w:t>early in sex change, followed by the establishment of glial populations capable of supporting the maturation</w:t>
        </w:r>
      </w:ins>
      <w:r w:rsidR="0031506B" w:rsidRPr="0031506B">
        <w:t xml:space="preserve"> and </w:t>
      </w:r>
      <w:del w:id="120" w:author="Rhodes, Justin S" w:date="2026-08-04T14:17:00Z" w16du:dateUtc="2026-08-04T18:17:00Z">
        <w:r w:rsidRPr="00013D8B">
          <w:delText>maintained by an expanded oligodendrocyte population and supported by an increased microglial population</w:delText>
        </w:r>
      </w:del>
      <w:ins w:id="121" w:author="Rhodes, Justin S" w:date="2026-08-04T14:17:00Z" w16du:dateUtc="2026-08-04T18:17:00Z">
        <w:r w:rsidR="0031506B" w:rsidRPr="0031506B">
          <w:t>long-term maintenance of the remodeled neural circuit</w:t>
        </w:r>
      </w:ins>
      <w:r w:rsidR="0031506B" w:rsidRPr="0031506B">
        <w:t>.</w:t>
      </w:r>
      <w:r w:rsidRPr="00013D8B">
        <w:t xml:space="preserve">  </w:t>
      </w:r>
    </w:p>
    <w:p w14:paraId="13E34BC9" w14:textId="74CDE1D7" w:rsidR="005A5266" w:rsidRDefault="005A5266" w:rsidP="004816FA">
      <w:pPr>
        <w:rPr>
          <w:ins w:id="122" w:author="Rhodes, Justin S" w:date="2026-08-04T14:17:00Z" w16du:dateUtc="2026-08-04T18:17:00Z"/>
        </w:rPr>
      </w:pPr>
      <w:r>
        <w:tab/>
      </w:r>
      <w:r w:rsidRPr="005A5266">
        <w:t xml:space="preserve">Because the large-scale changes in glial populations described above </w:t>
      </w:r>
      <w:del w:id="123" w:author="Rhodes, Justin S" w:date="2026-08-04T14:17:00Z" w16du:dateUtc="2026-08-04T18:17:00Z">
        <w:r w:rsidR="004816FA" w:rsidRPr="00013D8B">
          <w:delText>may</w:delText>
        </w:r>
      </w:del>
      <w:ins w:id="124" w:author="Rhodes, Justin S" w:date="2026-08-04T14:17:00Z" w16du:dateUtc="2026-08-04T18:17:00Z">
        <w:r w:rsidRPr="005A5266">
          <w:t>could</w:t>
        </w:r>
      </w:ins>
      <w:r w:rsidRPr="005A5266">
        <w:t xml:space="preserve"> obscure more subtle changes in neuronal populations, we next </w:t>
      </w:r>
      <w:del w:id="125" w:author="Rhodes, Justin S" w:date="2026-08-04T14:17:00Z" w16du:dateUtc="2026-08-04T18:17:00Z">
        <w:r w:rsidR="004816FA" w:rsidRPr="00013D8B">
          <w:delText xml:space="preserve">analyzed changes in </w:delText>
        </w:r>
      </w:del>
      <w:ins w:id="126" w:author="Rhodes, Justin S" w:date="2026-08-04T14:17:00Z" w16du:dateUtc="2026-08-04T18:17:00Z">
        <w:r w:rsidRPr="005A5266">
          <w:t xml:space="preserve">restricted our analysis to neurons and asked whether the </w:t>
        </w:r>
      </w:ins>
      <w:r w:rsidRPr="005A5266">
        <w:t xml:space="preserve">proportion </w:t>
      </w:r>
      <w:del w:id="127" w:author="Rhodes, Justin S" w:date="2026-08-04T14:17:00Z" w16du:dateUtc="2026-08-04T18:17:00Z">
        <w:r w:rsidR="004816FA" w:rsidRPr="00013D8B">
          <w:delText xml:space="preserve">only considering neurons. </w:delText>
        </w:r>
      </w:del>
      <w:ins w:id="128" w:author="Rhodes, Justin S" w:date="2026-08-04T14:17:00Z" w16du:dateUtc="2026-08-04T18:17:00Z">
        <w:r w:rsidRPr="005A5266">
          <w:t xml:space="preserve">of nuclei within each neuronal cluster changed across the progression of sex change. </w:t>
        </w:r>
      </w:ins>
      <w:r w:rsidRPr="005A5266">
        <w:t xml:space="preserve">Of the 20 neuronal clusters </w:t>
      </w:r>
      <w:del w:id="129" w:author="Rhodes, Justin S" w:date="2026-08-04T14:17:00Z" w16du:dateUtc="2026-08-04T18:17:00Z">
        <w:r w:rsidR="004816FA" w:rsidRPr="00013D8B">
          <w:delText xml:space="preserve">we </w:delText>
        </w:r>
      </w:del>
      <w:r w:rsidRPr="005A5266">
        <w:t xml:space="preserve">analyzed, 11 changed in </w:t>
      </w:r>
      <w:del w:id="130" w:author="Rhodes, Justin S" w:date="2026-08-04T14:17:00Z" w16du:dateUtc="2026-08-04T18:17:00Z">
        <w:r w:rsidR="004816FA" w:rsidRPr="00013D8B">
          <w:delText>population</w:delText>
        </w:r>
      </w:del>
      <w:ins w:id="131" w:author="Rhodes, Justin S" w:date="2026-08-04T14:17:00Z" w16du:dateUtc="2026-08-04T18:17:00Z">
        <w:r w:rsidRPr="005A5266">
          <w:t>abundance</w:t>
        </w:r>
      </w:ins>
      <w:r w:rsidRPr="005A5266">
        <w:t xml:space="preserve">, with four decreasing and seven increasing </w:t>
      </w:r>
      <w:del w:id="132" w:author="Rhodes, Justin S" w:date="2026-08-04T14:17:00Z" w16du:dateUtc="2026-08-04T18:17:00Z">
        <w:r w:rsidR="004816FA" w:rsidRPr="00013D8B">
          <w:delText xml:space="preserve">in population </w:delText>
        </w:r>
      </w:del>
      <w:r w:rsidRPr="005A5266">
        <w:t xml:space="preserve">over the course of sex change. </w:t>
      </w:r>
      <w:ins w:id="133" w:author="Rhodes, Justin S" w:date="2026-08-04T14:17:00Z" w16du:dateUtc="2026-08-04T18:17:00Z">
        <w:r w:rsidRPr="005A5266">
          <w:t xml:space="preserve">Notably, the preoptic area cluster (6_POA_Mixed) was among those that increased in proportion </w:t>
        </w:r>
        <w:r w:rsidRPr="005A5266">
          <w:rPr>
            <w:highlight w:val="yellow"/>
          </w:rPr>
          <w:t>(Fig. 3B)</w:t>
        </w:r>
        <w:r w:rsidRPr="005A5266">
          <w:t>. The pattern of change suggests that this remodeling occurs relatively late in the sex-change process. Intermediates were similar to males and both exhibited a lower proportion of these cells than females. Although the number of late intermediates and newly transitioned females was limited, both groups also appeared more similar to males than to established females. This observation is consistent with the hypothesis that</w:t>
        </w:r>
        <w:r w:rsidR="0031506B">
          <w:t xml:space="preserve"> the full</w:t>
        </w:r>
        <w:r w:rsidRPr="005A5266">
          <w:t xml:space="preserve"> expansion of this POA neuronal population </w:t>
        </w:r>
        <w:r w:rsidR="0031506B">
          <w:t>occurs after</w:t>
        </w:r>
        <w:r w:rsidRPr="005A5266">
          <w:t xml:space="preserve"> gonadal transformation and represents one of the final neural changes accompanying sex change.</w:t>
        </w:r>
        <w:r w:rsidR="001B7043">
          <w:tab/>
        </w:r>
      </w:ins>
    </w:p>
    <w:p w14:paraId="3EA4E593" w14:textId="77777777" w:rsidR="0034452B" w:rsidRDefault="005A5266" w:rsidP="004816FA">
      <w:pPr>
        <w:rPr>
          <w:ins w:id="134" w:author="Rhodes, Justin S" w:date="2026-08-04T14:17:00Z" w16du:dateUtc="2026-08-04T18:17:00Z"/>
        </w:rPr>
      </w:pPr>
      <w:ins w:id="135" w:author="Rhodes, Justin S" w:date="2026-08-04T14:17:00Z" w16du:dateUtc="2026-08-04T18:17:00Z">
        <w:r>
          <w:tab/>
        </w:r>
        <w:r w:rsidR="0034452B" w:rsidRPr="0034452B">
          <w:t>While the POA cluster exhibited a late increase in proportion, several neuronal clusters showed late decreases, including 22_Di_Glut, 24_Vs-m_Mixed, and 9_Mixed (</w:t>
        </w:r>
        <w:r w:rsidR="0034452B" w:rsidRPr="0034452B">
          <w:rPr>
            <w:highlight w:val="yellow"/>
          </w:rPr>
          <w:t xml:space="preserve">Fig. </w:t>
        </w:r>
      </w:ins>
      <w:moveToRangeStart w:id="136" w:author="Rhodes, Justin S" w:date="2026-08-04T14:17:00Z" w:name="move236745454"/>
      <w:moveTo w:id="137" w:author="Rhodes, Justin S" w:date="2026-08-04T14:17:00Z" w16du:dateUtc="2026-08-04T18:17:00Z">
        <w:r w:rsidR="0034452B" w:rsidRPr="0034452B">
          <w:rPr>
            <w:highlight w:val="yellow"/>
          </w:rPr>
          <w:t>S3B</w:t>
        </w:r>
        <w:r w:rsidR="0034452B" w:rsidRPr="0034452B">
          <w:t>)</w:t>
        </w:r>
        <w:r w:rsidR="0034452B" w:rsidRPr="0034452B">
          <w:rPr>
            <w:rPrChange w:id="138" w:author="Rhodes, Justin S" w:date="2026-08-04T14:17:00Z" w16du:dateUtc="2026-08-04T18:17:00Z">
              <w:rPr>
                <w:highlight w:val="yellow"/>
              </w:rPr>
            </w:rPrChange>
          </w:rPr>
          <w:t>.</w:t>
        </w:r>
        <w:r w:rsidR="0034452B" w:rsidRPr="0034452B">
          <w:t xml:space="preserve"> </w:t>
        </w:r>
      </w:moveTo>
      <w:moveToRangeEnd w:id="136"/>
      <w:del w:id="139" w:author="Rhodes, Justin S" w:date="2026-08-04T14:17:00Z" w16du:dateUtc="2026-08-04T18:17:00Z">
        <w:r w:rsidR="004816FA" w:rsidRPr="00013D8B">
          <w:delText>During the male-intermediate transition, we found</w:delText>
        </w:r>
      </w:del>
      <w:ins w:id="140" w:author="Rhodes, Justin S" w:date="2026-08-04T14:17:00Z" w16du:dateUtc="2026-08-04T18:17:00Z">
        <w:r w:rsidR="0034452B" w:rsidRPr="0034452B">
          <w:t>In contrast, other clusters underwent early transitions, exhibiting</w:t>
        </w:r>
      </w:ins>
      <w:r w:rsidR="0034452B" w:rsidRPr="0034452B">
        <w:t xml:space="preserve"> significant increases </w:t>
      </w:r>
      <w:ins w:id="141" w:author="Rhodes, Justin S" w:date="2026-08-04T14:17:00Z" w16du:dateUtc="2026-08-04T18:17:00Z">
        <w:r w:rsidR="0034452B" w:rsidRPr="0034452B">
          <w:t xml:space="preserve">between males and intermediates but no further change between intermediates and females. These early increases were observed </w:t>
        </w:r>
      </w:ins>
      <w:r w:rsidR="0034452B" w:rsidRPr="0034452B">
        <w:t xml:space="preserve">in clusters </w:t>
      </w:r>
      <w:commentRangeStart w:id="142"/>
      <w:r w:rsidR="0034452B" w:rsidRPr="0034452B">
        <w:t>14_Vsst, 17_Glut, and 18_Glut</w:t>
      </w:r>
      <w:commentRangeEnd w:id="142"/>
      <w:r w:rsidR="0031506B" w:rsidRPr="00013D8B">
        <w:rPr>
          <w:rStyle w:val="CommentReference"/>
          <w:sz w:val="24"/>
          <w:szCs w:val="30"/>
        </w:rPr>
        <w:commentReference w:id="142"/>
      </w:r>
      <w:del w:id="143" w:author="Rhodes, Justin S" w:date="2026-08-04T14:17:00Z" w16du:dateUtc="2026-08-04T18:17:00Z">
        <w:r w:rsidR="004816FA" w:rsidRPr="00013D8B">
          <w:delText xml:space="preserve">. In intermediates, we found a transient </w:delText>
        </w:r>
      </w:del>
      <w:ins w:id="144" w:author="Rhodes, Justin S" w:date="2026-08-04T14:17:00Z" w16du:dateUtc="2026-08-04T18:17:00Z">
        <w:r w:rsidR="0034452B" w:rsidRPr="0034452B">
          <w:t xml:space="preserve"> (</w:t>
        </w:r>
        <w:r w:rsidR="0034452B" w:rsidRPr="0034452B">
          <w:rPr>
            <w:highlight w:val="yellow"/>
          </w:rPr>
          <w:t>Fig. S3B</w:t>
        </w:r>
        <w:r w:rsidR="0034452B" w:rsidRPr="0034452B">
          <w:t xml:space="preserve">). We also identified transient changes that were specific to the intermediate stage, including an </w:t>
        </w:r>
      </w:ins>
      <w:r w:rsidR="0034452B" w:rsidRPr="0034452B">
        <w:t>increase in cluster 0_Spall_Mixed</w:t>
      </w:r>
      <w:del w:id="145" w:author="Rhodes, Justin S" w:date="2026-08-04T14:17:00Z" w16du:dateUtc="2026-08-04T18:17:00Z">
        <w:r w:rsidR="004816FA" w:rsidRPr="00013D8B">
          <w:delText>, and a transient decrease in cluster 4_TGN</w:delText>
        </w:r>
        <w:r w:rsidR="00344061" w:rsidRPr="00013D8B">
          <w:delText>_Glut</w:delText>
        </w:r>
        <w:r w:rsidR="004816FA" w:rsidRPr="00013D8B">
          <w:delText>. Interestingly, we found a significant increase during the intermediate-female transition</w:delText>
        </w:r>
      </w:del>
      <w:ins w:id="146" w:author="Rhodes, Justin S" w:date="2026-08-04T14:17:00Z" w16du:dateUtc="2026-08-04T18:17:00Z">
        <w:r w:rsidR="0034452B" w:rsidRPr="0034452B">
          <w:t xml:space="preserve"> and decreases</w:t>
        </w:r>
      </w:ins>
      <w:r w:rsidR="0034452B" w:rsidRPr="0034452B">
        <w:t xml:space="preserve"> in clusters </w:t>
      </w:r>
      <w:del w:id="147" w:author="Rhodes, Justin S" w:date="2026-08-04T14:17:00Z" w16du:dateUtc="2026-08-04T18:17:00Z">
        <w:r w:rsidR="004816FA" w:rsidRPr="00013D8B">
          <w:delText>6_</w:delText>
        </w:r>
        <w:r w:rsidR="00344061" w:rsidRPr="00013D8B">
          <w:delText>POA_Mixed</w:delText>
        </w:r>
        <w:r w:rsidR="00AF1966" w:rsidRPr="00013D8B">
          <w:delText xml:space="preserve"> (</w:delText>
        </w:r>
        <w:r w:rsidR="00AF1966" w:rsidRPr="00013D8B">
          <w:rPr>
            <w:highlight w:val="yellow"/>
          </w:rPr>
          <w:delText>Fig.</w:delText>
        </w:r>
        <w:r w:rsidR="00344061" w:rsidRPr="00013D8B">
          <w:rPr>
            <w:highlight w:val="yellow"/>
          </w:rPr>
          <w:delText xml:space="preserve"> 3</w:delText>
        </w:r>
        <w:r w:rsidR="00D666C6" w:rsidRPr="006A6964">
          <w:rPr>
            <w:highlight w:val="yellow"/>
          </w:rPr>
          <w:delText>B</w:delText>
        </w:r>
        <w:r w:rsidR="00AF1966" w:rsidRPr="00013D8B">
          <w:delText>)</w:delText>
        </w:r>
        <w:r w:rsidR="004816FA" w:rsidRPr="00013D8B">
          <w:delText xml:space="preserve"> and </w:delText>
        </w:r>
      </w:del>
      <w:ins w:id="148" w:author="Rhodes, Justin S" w:date="2026-08-04T14:17:00Z" w16du:dateUtc="2026-08-04T18:17:00Z">
        <w:r w:rsidR="0034452B" w:rsidRPr="0034452B">
          <w:t xml:space="preserve">4_TGN_Glut, </w:t>
        </w:r>
      </w:ins>
      <w:r w:rsidR="0034452B" w:rsidRPr="0034452B">
        <w:t>19_Di_GABA</w:t>
      </w:r>
      <w:ins w:id="149" w:author="Rhodes, Justin S" w:date="2026-08-04T14:17:00Z" w16du:dateUtc="2026-08-04T18:17:00Z">
        <w:r w:rsidR="0034452B" w:rsidRPr="0034452B">
          <w:t>,</w:t>
        </w:r>
      </w:ins>
      <w:r w:rsidR="0034452B" w:rsidRPr="0034452B">
        <w:t xml:space="preserve"> and </w:t>
      </w:r>
      <w:del w:id="150" w:author="Rhodes, Justin S" w:date="2026-08-04T14:17:00Z" w16du:dateUtc="2026-08-04T18:17:00Z">
        <w:r w:rsidR="004816FA" w:rsidRPr="00013D8B">
          <w:delText>decreases in 9_Mixed, 22_</w:delText>
        </w:r>
        <w:r w:rsidR="00B20310" w:rsidRPr="00013D8B">
          <w:delText>Di</w:delText>
        </w:r>
      </w:del>
      <w:ins w:id="151" w:author="Rhodes, Justin S" w:date="2026-08-04T14:17:00Z" w16du:dateUtc="2026-08-04T18:17:00Z">
        <w:r w:rsidR="0034452B" w:rsidRPr="0034452B">
          <w:t>7_Pall</w:t>
        </w:r>
      </w:ins>
      <w:r w:rsidR="0034452B" w:rsidRPr="0034452B">
        <w:t>_Glut</w:t>
      </w:r>
      <w:del w:id="152" w:author="Rhodes, Justin S" w:date="2026-08-04T14:17:00Z" w16du:dateUtc="2026-08-04T18:17:00Z">
        <w:r w:rsidR="004816FA" w:rsidRPr="00013D8B">
          <w:delText>, and 24_</w:delText>
        </w:r>
        <w:r w:rsidR="00B20310" w:rsidRPr="00013D8B">
          <w:delText>Vs-m_Mixed</w:delText>
        </w:r>
        <w:r w:rsidR="00E079A0" w:rsidRPr="00013D8B">
          <w:delText xml:space="preserve"> (</w:delText>
        </w:r>
        <w:r w:rsidR="00B20310" w:rsidRPr="00013D8B">
          <w:rPr>
            <w:highlight w:val="yellow"/>
          </w:rPr>
          <w:delText>Fig</w:delText>
        </w:r>
        <w:r w:rsidR="00E44D1F" w:rsidRPr="00013D8B">
          <w:rPr>
            <w:highlight w:val="yellow"/>
          </w:rPr>
          <w:delText xml:space="preserve">. </w:delText>
        </w:r>
      </w:del>
      <w:ins w:id="153" w:author="Rhodes, Justin S" w:date="2026-08-04T14:17:00Z" w16du:dateUtc="2026-08-04T18:17:00Z">
        <w:r w:rsidR="0034452B" w:rsidRPr="0034452B">
          <w:t>.</w:t>
        </w:r>
      </w:ins>
    </w:p>
    <w:p w14:paraId="260981F3" w14:textId="20B12469" w:rsidR="004816FA" w:rsidRDefault="0034452B" w:rsidP="004816FA">
      <w:ins w:id="154" w:author="Rhodes, Justin S" w:date="2026-08-04T14:17:00Z" w16du:dateUtc="2026-08-04T18:17:00Z">
        <w:r>
          <w:tab/>
        </w:r>
        <w:r w:rsidR="009C5659" w:rsidRPr="009C5659">
          <w:t>Together</w:t>
        </w:r>
      </w:ins>
      <w:moveFromRangeStart w:id="155" w:author="Rhodes, Justin S" w:date="2026-08-04T14:17:00Z" w:name="move236745454"/>
      <w:moveFrom w:id="156" w:author="Rhodes, Justin S" w:date="2026-08-04T14:17:00Z" w16du:dateUtc="2026-08-04T18:17:00Z">
        <w:r w:rsidRPr="0034452B">
          <w:rPr>
            <w:highlight w:val="yellow"/>
          </w:rPr>
          <w:t>S3B</w:t>
        </w:r>
        <w:r w:rsidRPr="0034452B">
          <w:t>)</w:t>
        </w:r>
        <w:r w:rsidRPr="0034452B">
          <w:rPr>
            <w:rPrChange w:id="157" w:author="Rhodes, Justin S" w:date="2026-08-04T14:17:00Z" w16du:dateUtc="2026-08-04T18:17:00Z">
              <w:rPr>
                <w:highlight w:val="yellow"/>
              </w:rPr>
            </w:rPrChange>
          </w:rPr>
          <w:t>.</w:t>
        </w:r>
        <w:r w:rsidRPr="0034452B">
          <w:t xml:space="preserve"> </w:t>
        </w:r>
      </w:moveFrom>
      <w:moveFromRangeEnd w:id="155"/>
      <w:del w:id="158" w:author="Rhodes, Justin S" w:date="2026-08-04T14:17:00Z" w16du:dateUtc="2026-08-04T18:17:00Z">
        <w:r w:rsidR="004816FA" w:rsidRPr="00013D8B">
          <w:delText>Taken together</w:delText>
        </w:r>
      </w:del>
      <w:r w:rsidR="009C5659" w:rsidRPr="009C5659">
        <w:t xml:space="preserve">, these </w:t>
      </w:r>
      <w:del w:id="159" w:author="Rhodes, Justin S" w:date="2026-08-04T14:17:00Z" w16du:dateUtc="2026-08-04T18:17:00Z">
        <w:r w:rsidR="004816FA" w:rsidRPr="00013D8B">
          <w:delText>data</w:delText>
        </w:r>
      </w:del>
      <w:ins w:id="160" w:author="Rhodes, Justin S" w:date="2026-08-04T14:17:00Z" w16du:dateUtc="2026-08-04T18:17:00Z">
        <w:r w:rsidR="009C5659" w:rsidRPr="009C5659">
          <w:t xml:space="preserve">findings indicate that neuronal remodeling during sex change is a staged process. Many neuronal populations </w:t>
        </w:r>
        <w:r w:rsidR="001A65DE">
          <w:t>showed</w:t>
        </w:r>
        <w:r w:rsidR="009C5659" w:rsidRPr="009C5659">
          <w:t xml:space="preserve"> early or transient changes in </w:t>
        </w:r>
        <w:r w:rsidR="001A65DE">
          <w:t>proportion</w:t>
        </w:r>
        <w:r w:rsidR="009C5659" w:rsidRPr="009C5659">
          <w:t xml:space="preserve"> before the completion of gonadal transformation, suggesting that extensive neural remodeling begins well in advance of the endocrine and reproductive transition. In contrast, the delayed expansion of the preoptic area (POA) cluster, a region that plays a central role in regulating the hypothalamic-pituitary-gonadal axis, was not evident until after gonadal transformation and the accompanying changes in circulating sex hormones. These findings</w:t>
        </w:r>
      </w:ins>
      <w:r w:rsidR="009C5659" w:rsidRPr="009C5659">
        <w:t xml:space="preserve"> suggest that </w:t>
      </w:r>
      <w:del w:id="161" w:author="Rhodes, Justin S" w:date="2026-08-04T14:17:00Z" w16du:dateUtc="2026-08-04T18:17:00Z">
        <w:r w:rsidR="004816FA" w:rsidRPr="00013D8B">
          <w:delText>the neurogenesis that occurs during sex change populates different</w:delText>
        </w:r>
      </w:del>
      <w:ins w:id="162" w:author="Rhodes, Justin S" w:date="2026-08-04T14:17:00Z" w16du:dateUtc="2026-08-04T18:17:00Z">
        <w:r w:rsidR="009C5659" w:rsidRPr="009C5659">
          <w:t>distinct</w:t>
        </w:r>
      </w:ins>
      <w:r w:rsidR="009C5659" w:rsidRPr="009C5659">
        <w:t xml:space="preserve"> neuronal populations </w:t>
      </w:r>
      <w:ins w:id="163" w:author="Rhodes, Justin S" w:date="2026-08-04T14:17:00Z" w16du:dateUtc="2026-08-04T18:17:00Z">
        <w:r w:rsidR="009C5659" w:rsidRPr="009C5659">
          <w:t xml:space="preserve">remodel </w:t>
        </w:r>
      </w:ins>
      <w:r w:rsidR="009C5659" w:rsidRPr="009C5659">
        <w:t xml:space="preserve">at different stages </w:t>
      </w:r>
      <w:del w:id="164" w:author="Rhodes, Justin S" w:date="2026-08-04T14:17:00Z" w16du:dateUtc="2026-08-04T18:17:00Z">
        <w:r w:rsidR="004816FA" w:rsidRPr="00013D8B">
          <w:delText>during the transition in a neurotransmitter and region independent manner. Further, these data show that neural remodeling begins prior to and independently of changes in physiology and behavior</w:delText>
        </w:r>
      </w:del>
      <w:ins w:id="165" w:author="Rhodes, Justin S" w:date="2026-08-04T14:17:00Z" w16du:dateUtc="2026-08-04T18:17:00Z">
        <w:r w:rsidR="009C5659" w:rsidRPr="009C5659">
          <w:t>of sex change, with some populations potentially contributing to the initiation of the transition, whereas others remodel only after the new reproductive state has been established</w:t>
        </w:r>
      </w:ins>
      <w:r w:rsidR="009C5659" w:rsidRPr="009C5659">
        <w:t>.</w:t>
      </w:r>
    </w:p>
    <w:p w14:paraId="5D634031" w14:textId="77777777" w:rsidR="00AB18FA" w:rsidRPr="009539CC" w:rsidRDefault="00AB18FA" w:rsidP="004816FA">
      <w:pPr>
        <w:rPr>
          <w:highlight w:val="yellow"/>
        </w:rPr>
      </w:pPr>
    </w:p>
    <w:p w14:paraId="55CB14AD" w14:textId="77777777" w:rsidR="004816FA" w:rsidRPr="00013D8B" w:rsidRDefault="004816FA" w:rsidP="00753C87">
      <w:pPr>
        <w:rPr>
          <w:b/>
          <w:bCs/>
        </w:rPr>
      </w:pPr>
      <w:r w:rsidRPr="00013D8B">
        <w:rPr>
          <w:b/>
          <w:bCs/>
        </w:rPr>
        <w:t xml:space="preserve">Cell Types Undergo Sex Change at Different Rates </w:t>
      </w:r>
    </w:p>
    <w:p w14:paraId="2B35DCF9" w14:textId="77777777" w:rsidR="00E074EF" w:rsidRDefault="00E074EF" w:rsidP="005E315B">
      <w:pPr>
        <w:rPr>
          <w:ins w:id="166" w:author="Rhodes, Justin S" w:date="2026-08-04T14:17:00Z" w16du:dateUtc="2026-08-04T18:17:00Z"/>
          <w:b/>
          <w:bCs/>
        </w:rPr>
      </w:pPr>
    </w:p>
    <w:p w14:paraId="412C8B56" w14:textId="2062A109" w:rsidR="00E074EF" w:rsidRPr="00E074EF" w:rsidRDefault="00E074EF" w:rsidP="005E315B">
      <w:pPr>
        <w:rPr>
          <w:ins w:id="167" w:author="Rhodes, Justin S" w:date="2026-08-04T14:17:00Z" w16du:dateUtc="2026-08-04T18:17:00Z"/>
          <w:u w:val="single"/>
        </w:rPr>
      </w:pPr>
      <w:ins w:id="168" w:author="Rhodes, Justin S" w:date="2026-08-04T14:17:00Z" w16du:dateUtc="2026-08-04T18:17:00Z">
        <w:r w:rsidRPr="00E074EF">
          <w:rPr>
            <w:u w:val="single"/>
          </w:rPr>
          <w:lastRenderedPageBreak/>
          <w:t>Transcriptomic profile of sex change</w:t>
        </w:r>
      </w:ins>
    </w:p>
    <w:p w14:paraId="578802E9" w14:textId="4C6B085C" w:rsidR="00264846" w:rsidRDefault="004816FA" w:rsidP="005E315B">
      <w:r w:rsidRPr="00013D8B">
        <w:rPr>
          <w:b/>
          <w:bCs/>
        </w:rPr>
        <w:tab/>
      </w:r>
      <w:r w:rsidR="00264846" w:rsidRPr="00264846">
        <w:t xml:space="preserve">To characterize the transcriptomic changes associated with sex change, we next </w:t>
      </w:r>
      <w:del w:id="169" w:author="Rhodes, Justin S" w:date="2026-08-04T14:17:00Z" w16du:dateUtc="2026-08-04T18:17:00Z">
        <w:r w:rsidRPr="00013D8B">
          <w:delText>analyzed</w:delText>
        </w:r>
      </w:del>
      <w:ins w:id="170" w:author="Rhodes, Justin S" w:date="2026-08-04T14:17:00Z" w16du:dateUtc="2026-08-04T18:17:00Z">
        <w:r w:rsidR="00264846" w:rsidRPr="00264846">
          <w:t>identified</w:t>
        </w:r>
      </w:ins>
      <w:r w:rsidR="00264846" w:rsidRPr="00264846">
        <w:t xml:space="preserve"> differentially expressed genes (DEGs) </w:t>
      </w:r>
      <w:del w:id="171" w:author="Rhodes, Justin S" w:date="2026-08-04T14:17:00Z" w16du:dateUtc="2026-08-04T18:17:00Z">
        <w:r w:rsidRPr="00013D8B">
          <w:delText xml:space="preserve">by phase. We then </w:delText>
        </w:r>
      </w:del>
      <w:ins w:id="172" w:author="Rhodes, Justin S" w:date="2026-08-04T14:17:00Z" w16du:dateUtc="2026-08-04T18:17:00Z">
        <w:r w:rsidR="00264846" w:rsidRPr="00264846">
          <w:t xml:space="preserve">and </w:t>
        </w:r>
      </w:ins>
      <w:r w:rsidR="00264846" w:rsidRPr="00264846">
        <w:t xml:space="preserve">classified </w:t>
      </w:r>
      <w:del w:id="173" w:author="Rhodes, Justin S" w:date="2026-08-04T14:17:00Z" w16du:dateUtc="2026-08-04T18:17:00Z">
        <w:r w:rsidRPr="00013D8B">
          <w:delText xml:space="preserve">genes that significantly differed between phases by their pairwise </w:delText>
        </w:r>
      </w:del>
      <w:ins w:id="174" w:author="Rhodes, Justin S" w:date="2026-08-04T14:17:00Z" w16du:dateUtc="2026-08-04T18:17:00Z">
        <w:r w:rsidR="00264846" w:rsidRPr="00264846">
          <w:t xml:space="preserve">each according to its temporal </w:t>
        </w:r>
      </w:ins>
      <w:r w:rsidR="00264846" w:rsidRPr="00264846">
        <w:t xml:space="preserve">pattern </w:t>
      </w:r>
      <w:ins w:id="175" w:author="Rhodes, Justin S" w:date="2026-08-04T14:17:00Z" w16du:dateUtc="2026-08-04T18:17:00Z">
        <w:r w:rsidR="00264846" w:rsidRPr="00264846">
          <w:t xml:space="preserve">of expression </w:t>
        </w:r>
      </w:ins>
      <w:r w:rsidR="00264846" w:rsidRPr="00264846">
        <w:t xml:space="preserve">across </w:t>
      </w:r>
      <w:del w:id="176" w:author="Rhodes, Justin S" w:date="2026-08-04T14:17:00Z" w16du:dateUtc="2026-08-04T18:17:00Z">
        <w:r w:rsidRPr="00013D8B">
          <w:delText>the three major groups (</w:delText>
        </w:r>
        <w:r w:rsidRPr="00013D8B">
          <w:rPr>
            <w:highlight w:val="yellow"/>
          </w:rPr>
          <w:delText>methods</w:delText>
        </w:r>
        <w:r w:rsidRPr="00013D8B">
          <w:delText xml:space="preserve">). Of the 290 DEGs we </w:delText>
        </w:r>
        <w:r w:rsidR="007B5324" w:rsidRPr="00013D8B">
          <w:delText xml:space="preserve">detected </w:delText>
        </w:r>
      </w:del>
      <w:ins w:id="177" w:author="Rhodes, Justin S" w:date="2026-08-04T14:17:00Z" w16du:dateUtc="2026-08-04T18:17:00Z">
        <w:r w:rsidR="00264846" w:rsidRPr="00264846">
          <w:t xml:space="preserve">males, intermediates, and females (Methods). Specifically, genes were classified as exhibiting early, late, </w:t>
        </w:r>
        <w:r w:rsidR="00264846">
          <w:t xml:space="preserve">progressive, </w:t>
        </w:r>
        <w:r w:rsidR="00264846" w:rsidRPr="00264846">
          <w:t>or transient changes</w:t>
        </w:r>
        <w:r w:rsidR="001A65DE">
          <w:t xml:space="preserve"> as defined above</w:t>
        </w:r>
        <w:r w:rsidR="00264846" w:rsidRPr="00264846">
          <w:t xml:space="preserve">. We identified a total of xx DEGs </w:t>
        </w:r>
      </w:ins>
      <w:r w:rsidR="00264846" w:rsidRPr="00264846">
        <w:t>(</w:t>
      </w:r>
      <w:r w:rsidR="00264846" w:rsidRPr="00264846">
        <w:rPr>
          <w:rPrChange w:id="178" w:author="Rhodes, Justin S" w:date="2026-08-04T14:17:00Z" w16du:dateUtc="2026-08-04T18:17:00Z">
            <w:rPr>
              <w:highlight w:val="yellow"/>
            </w:rPr>
          </w:rPrChange>
        </w:rPr>
        <w:t>Appendix SX</w:t>
      </w:r>
      <w:r w:rsidR="00264846" w:rsidRPr="00264846">
        <w:t xml:space="preserve">), </w:t>
      </w:r>
      <w:del w:id="179" w:author="Rhodes, Justin S" w:date="2026-08-04T14:17:00Z" w16du:dateUtc="2026-08-04T18:17:00Z">
        <w:r w:rsidRPr="00013D8B">
          <w:delText>153 significantly differed between males and intermediates, 214 differed between females and intermediates,</w:delText>
        </w:r>
      </w:del>
      <w:ins w:id="180" w:author="Rhodes, Justin S" w:date="2026-08-04T14:17:00Z" w16du:dateUtc="2026-08-04T18:17:00Z">
        <w:r w:rsidR="00264846" w:rsidRPr="00264846">
          <w:t xml:space="preserve">of which xx exhibited early changes, xx late changes, </w:t>
        </w:r>
        <w:r w:rsidR="00264846">
          <w:t>xx progressive</w:t>
        </w:r>
      </w:ins>
      <w:r w:rsidR="00264846">
        <w:t xml:space="preserve"> </w:t>
      </w:r>
      <w:r w:rsidR="00264846" w:rsidRPr="00264846">
        <w:t xml:space="preserve">and </w:t>
      </w:r>
      <w:del w:id="181" w:author="Rhodes, Justin S" w:date="2026-08-04T14:17:00Z" w16du:dateUtc="2026-08-04T18:17:00Z">
        <w:r w:rsidRPr="00013D8B">
          <w:delText>234 differed between females and males. Perhaps unsurprisingly, this implies that the magnitude</w:delText>
        </w:r>
      </w:del>
      <w:ins w:id="182" w:author="Rhodes, Justin S" w:date="2026-08-04T14:17:00Z" w16du:dateUtc="2026-08-04T18:17:00Z">
        <w:r w:rsidR="00264846" w:rsidRPr="00264846">
          <w:t>xx transient changes. The predominance of late DEGs indicates that the greatest amount</w:t>
        </w:r>
      </w:ins>
      <w:r w:rsidR="00264846" w:rsidRPr="00264846">
        <w:t xml:space="preserve"> of transcriptomic </w:t>
      </w:r>
      <w:del w:id="183" w:author="Rhodes, Justin S" w:date="2026-08-04T14:17:00Z" w16du:dateUtc="2026-08-04T18:17:00Z">
        <w:r w:rsidRPr="00013D8B">
          <w:delText>sex change (i.e. the number of DEGs) is larger</w:delText>
        </w:r>
      </w:del>
      <w:ins w:id="184" w:author="Rhodes, Justin S" w:date="2026-08-04T14:17:00Z" w16du:dateUtc="2026-08-04T18:17:00Z">
        <w:r w:rsidR="00264846" w:rsidRPr="00264846">
          <w:t>remodeling occurs</w:t>
        </w:r>
      </w:ins>
      <w:r w:rsidR="00264846" w:rsidRPr="00264846">
        <w:t xml:space="preserve"> during the </w:t>
      </w:r>
      <w:del w:id="185" w:author="Rhodes, Justin S" w:date="2026-08-04T14:17:00Z" w16du:dateUtc="2026-08-04T18:17:00Z">
        <w:r w:rsidRPr="00013D8B">
          <w:delText xml:space="preserve">intermediate-female transition when gonadal </w:delText>
        </w:r>
      </w:del>
      <w:ins w:id="186" w:author="Rhodes, Justin S" w:date="2026-08-04T14:17:00Z" w16du:dateUtc="2026-08-04T18:17:00Z">
        <w:r w:rsidR="00264846" w:rsidRPr="00264846">
          <w:t xml:space="preserve">later stages of </w:t>
        </w:r>
      </w:ins>
      <w:r w:rsidR="00264846" w:rsidRPr="00264846">
        <w:t>sex change</w:t>
      </w:r>
      <w:del w:id="187" w:author="Rhodes, Justin S" w:date="2026-08-04T14:17:00Z" w16du:dateUtc="2026-08-04T18:17:00Z">
        <w:r w:rsidRPr="00013D8B">
          <w:delText xml:space="preserve"> occurs, than during the male-intermediate transition where the groundwork for gonadal sex change is laid. Of the 290</w:delText>
        </w:r>
      </w:del>
      <w:ins w:id="188" w:author="Rhodes, Justin S" w:date="2026-08-04T14:17:00Z" w16du:dateUtc="2026-08-04T18:17:00Z">
        <w:r w:rsidR="00264846" w:rsidRPr="00264846">
          <w:t>. Overall, xx</w:t>
        </w:r>
      </w:ins>
      <w:r w:rsidR="00264846" w:rsidRPr="00264846">
        <w:t xml:space="preserve"> DEGs</w:t>
      </w:r>
      <w:del w:id="189" w:author="Rhodes, Justin S" w:date="2026-08-04T14:17:00Z" w16du:dateUtc="2026-08-04T18:17:00Z">
        <w:r w:rsidRPr="00013D8B">
          <w:delText>, 140</w:delText>
        </w:r>
      </w:del>
      <w:ins w:id="190" w:author="Rhodes, Justin S" w:date="2026-08-04T14:17:00Z" w16du:dateUtc="2026-08-04T18:17:00Z">
        <w:r w:rsidR="00264846" w:rsidRPr="00264846">
          <w:t xml:space="preserve"> were upregulated and xx</w:t>
        </w:r>
      </w:ins>
      <w:r w:rsidR="00264846" w:rsidRPr="00264846">
        <w:t xml:space="preserve"> were downregulated</w:t>
      </w:r>
      <w:r w:rsidR="00264846">
        <w:t xml:space="preserve"> </w:t>
      </w:r>
      <w:del w:id="191" w:author="Rhodes, Justin S" w:date="2026-08-04T14:17:00Z" w16du:dateUtc="2026-08-04T18:17:00Z">
        <w:r w:rsidRPr="00013D8B">
          <w:delText xml:space="preserve">and 150 were upregulated. We found DEGs were biased </w:delText>
        </w:r>
      </w:del>
      <w:ins w:id="192" w:author="Rhodes, Justin S" w:date="2026-08-04T14:17:00Z" w16du:dateUtc="2026-08-04T18:17:00Z">
        <w:r w:rsidR="00264846">
          <w:t>going from male to female</w:t>
        </w:r>
        <w:r w:rsidR="00264846" w:rsidRPr="00264846">
          <w:t xml:space="preserve">. We next asked whether particular cell populations underwent greater transcriptomic remodeling than expected by chance by testing whether each cluster contained more DEGs than expected based on the total number of genes analyzed within that cluster. This analysis identified significant enrichment of DEGs </w:t>
        </w:r>
      </w:ins>
      <w:r w:rsidR="00264846" w:rsidRPr="00264846">
        <w:t>in clusters 6_POA_Mixed (</w:t>
      </w:r>
      <w:r w:rsidR="00264846" w:rsidRPr="00264846">
        <w:rPr>
          <w:rPrChange w:id="193" w:author="Rhodes, Justin S" w:date="2026-08-04T14:17:00Z" w16du:dateUtc="2026-08-04T18:17:00Z">
            <w:rPr>
              <w:highlight w:val="yellow"/>
            </w:rPr>
          </w:rPrChange>
        </w:rPr>
        <w:t>Fig. 3C</w:t>
      </w:r>
      <w:r w:rsidR="00264846" w:rsidRPr="00264846">
        <w:t>), 1_RGC, 0_Spall_Mixed, and 11_MG</w:t>
      </w:r>
      <w:ins w:id="194" w:author="Rhodes, Justin S" w:date="2026-08-04T14:17:00Z" w16du:dateUtc="2026-08-04T18:17:00Z">
        <w:r w:rsidR="00264846" w:rsidRPr="00264846">
          <w:t>, indicating that these cell populations undergo disproportionately extensive transcriptional remodeling during sex change</w:t>
        </w:r>
      </w:ins>
      <w:r w:rsidR="00264846" w:rsidRPr="00264846">
        <w:t>.</w:t>
      </w:r>
    </w:p>
    <w:p w14:paraId="0D133D33" w14:textId="77777777" w:rsidR="00E074EF" w:rsidRDefault="000E12FE" w:rsidP="005E315B">
      <w:pPr>
        <w:rPr>
          <w:ins w:id="195" w:author="Rhodes, Justin S" w:date="2026-08-04T14:17:00Z" w16du:dateUtc="2026-08-04T18:17:00Z"/>
        </w:rPr>
      </w:pPr>
      <w:del w:id="196" w:author="Rhodes, Justin S" w:date="2026-08-04T14:17:00Z" w16du:dateUtc="2026-08-04T18:17:00Z">
        <w:r w:rsidRPr="00013D8B">
          <w:tab/>
        </w:r>
      </w:del>
    </w:p>
    <w:p w14:paraId="628CF3BB" w14:textId="4DF016E7" w:rsidR="00E074EF" w:rsidRPr="00E074EF" w:rsidRDefault="00E074EF" w:rsidP="00E074EF">
      <w:pPr>
        <w:rPr>
          <w:ins w:id="197" w:author="Rhodes, Justin S" w:date="2026-08-04T14:17:00Z" w16du:dateUtc="2026-08-04T18:17:00Z"/>
          <w:u w:val="single"/>
        </w:rPr>
      </w:pPr>
      <w:ins w:id="198" w:author="Rhodes, Justin S" w:date="2026-08-04T14:17:00Z" w16du:dateUtc="2026-08-04T18:17:00Z">
        <w:r>
          <w:rPr>
            <w:u w:val="single"/>
          </w:rPr>
          <w:t>Epigenetic</w:t>
        </w:r>
        <w:r w:rsidRPr="00E074EF">
          <w:rPr>
            <w:u w:val="single"/>
          </w:rPr>
          <w:t xml:space="preserve"> profile of sex change</w:t>
        </w:r>
      </w:ins>
    </w:p>
    <w:p w14:paraId="72C4481A" w14:textId="77777777" w:rsidR="00E074EF" w:rsidRDefault="00E074EF" w:rsidP="005E315B">
      <w:pPr>
        <w:rPr>
          <w:ins w:id="199" w:author="Rhodes, Justin S" w:date="2026-08-04T14:17:00Z" w16du:dateUtc="2026-08-04T18:17:00Z"/>
        </w:rPr>
      </w:pPr>
    </w:p>
    <w:p w14:paraId="246D4878" w14:textId="77777777" w:rsidR="0054434D" w:rsidRDefault="0054434D" w:rsidP="004816FA">
      <w:pPr>
        <w:ind w:firstLine="720"/>
        <w:pPrChange w:id="200" w:author="Rhodes, Justin S" w:date="2026-08-04T14:17:00Z" w16du:dateUtc="2026-08-04T18:17:00Z">
          <w:pPr/>
        </w:pPrChange>
      </w:pPr>
      <w:r w:rsidRPr="0054434D">
        <w:t xml:space="preserve">To </w:t>
      </w:r>
      <w:del w:id="201" w:author="Rhodes, Justin S" w:date="2026-08-04T14:17:00Z" w16du:dateUtc="2026-08-04T18:17:00Z">
        <w:r w:rsidR="00FD16BF" w:rsidRPr="00013D8B">
          <w:delText xml:space="preserve">examine which </w:delText>
        </w:r>
        <w:r w:rsidR="008C5902" w:rsidRPr="00013D8B">
          <w:delText>cell types undergo long term</w:delText>
        </w:r>
      </w:del>
      <w:ins w:id="202" w:author="Rhodes, Justin S" w:date="2026-08-04T14:17:00Z" w16du:dateUtc="2026-08-04T18:17:00Z">
        <w:r w:rsidRPr="0054434D">
          <w:t>characterize the epigenomic</w:t>
        </w:r>
      </w:ins>
      <w:r w:rsidRPr="0054434D">
        <w:t xml:space="preserve"> changes </w:t>
      </w:r>
      <w:del w:id="203" w:author="Rhodes, Justin S" w:date="2026-08-04T14:17:00Z" w16du:dateUtc="2026-08-04T18:17:00Z">
        <w:r w:rsidR="008C5902" w:rsidRPr="00013D8B">
          <w:delText>in epigenome</w:delText>
        </w:r>
      </w:del>
      <w:ins w:id="204" w:author="Rhodes, Justin S" w:date="2026-08-04T14:17:00Z" w16du:dateUtc="2026-08-04T18:17:00Z">
        <w:r w:rsidRPr="0054434D">
          <w:t>associated with sex change</w:t>
        </w:r>
      </w:ins>
      <w:r w:rsidRPr="0054434D">
        <w:t xml:space="preserve">, we </w:t>
      </w:r>
      <w:del w:id="205" w:author="Rhodes, Justin S" w:date="2026-08-04T14:17:00Z" w16du:dateUtc="2026-08-04T18:17:00Z">
        <w:r w:rsidR="008C5902" w:rsidRPr="00013D8B">
          <w:delText>further analyzed</w:delText>
        </w:r>
      </w:del>
      <w:ins w:id="206" w:author="Rhodes, Justin S" w:date="2026-08-04T14:17:00Z" w16du:dateUtc="2026-08-04T18:17:00Z">
        <w:r w:rsidRPr="0054434D">
          <w:t>next identified</w:t>
        </w:r>
      </w:ins>
      <w:r w:rsidRPr="0054434D">
        <w:t xml:space="preserve"> differentially accessible regions (DARs) </w:t>
      </w:r>
      <w:del w:id="207" w:author="Rhodes, Justin S" w:date="2026-08-04T14:17:00Z" w16du:dateUtc="2026-08-04T18:17:00Z">
        <w:r w:rsidR="00446156" w:rsidRPr="00013D8B">
          <w:delText xml:space="preserve">by </w:delText>
        </w:r>
        <w:r w:rsidR="005C2135" w:rsidRPr="00013D8B">
          <w:delText xml:space="preserve">phase </w:delText>
        </w:r>
      </w:del>
      <w:r w:rsidRPr="0054434D">
        <w:t xml:space="preserve">and classified </w:t>
      </w:r>
      <w:del w:id="208" w:author="Rhodes, Justin S" w:date="2026-08-04T14:17:00Z" w16du:dateUtc="2026-08-04T18:17:00Z">
        <w:r w:rsidR="00446156" w:rsidRPr="00013D8B">
          <w:delText xml:space="preserve">them in </w:delText>
        </w:r>
      </w:del>
      <w:ins w:id="209" w:author="Rhodes, Justin S" w:date="2026-08-04T14:17:00Z" w16du:dateUtc="2026-08-04T18:17:00Z">
        <w:r w:rsidRPr="0054434D">
          <w:t xml:space="preserve">each according to </w:t>
        </w:r>
      </w:ins>
      <w:r w:rsidRPr="0054434D">
        <w:t xml:space="preserve">the same </w:t>
      </w:r>
      <w:del w:id="210" w:author="Rhodes, Justin S" w:date="2026-08-04T14:17:00Z" w16du:dateUtc="2026-08-04T18:17:00Z">
        <w:r w:rsidR="00446156" w:rsidRPr="00013D8B">
          <w:delText>way</w:delText>
        </w:r>
        <w:r w:rsidR="00C96FF7">
          <w:delText xml:space="preserve"> as</w:delText>
        </w:r>
      </w:del>
      <w:ins w:id="211" w:author="Rhodes, Justin S" w:date="2026-08-04T14:17:00Z" w16du:dateUtc="2026-08-04T18:17:00Z">
        <w:r w:rsidRPr="0054434D">
          <w:t>temporal patterns</w:t>
        </w:r>
      </w:ins>
      <w:r w:rsidRPr="0054434D">
        <w:t xml:space="preserve"> described above</w:t>
      </w:r>
      <w:del w:id="212" w:author="Rhodes, Justin S" w:date="2026-08-04T14:17:00Z" w16du:dateUtc="2026-08-04T18:17:00Z">
        <w:r w:rsidR="00446156" w:rsidRPr="00013D8B">
          <w:delText>. In</w:delText>
        </w:r>
      </w:del>
      <w:ins w:id="213" w:author="Rhodes, Justin S" w:date="2026-08-04T14:17:00Z" w16du:dateUtc="2026-08-04T18:17:00Z">
        <w:r w:rsidRPr="0054434D">
          <w:t xml:space="preserve"> (Methods). We identified a</w:t>
        </w:r>
      </w:ins>
      <w:r w:rsidRPr="0054434D">
        <w:t xml:space="preserve"> total</w:t>
      </w:r>
      <w:del w:id="214" w:author="Rhodes, Justin S" w:date="2026-08-04T14:17:00Z" w16du:dateUtc="2026-08-04T18:17:00Z">
        <w:r w:rsidR="00446156" w:rsidRPr="00013D8B">
          <w:delText xml:space="preserve">, we found </w:delText>
        </w:r>
        <w:r w:rsidR="009B4B26" w:rsidRPr="00013D8B">
          <w:delText>5</w:delText>
        </w:r>
        <w:r w:rsidR="000A3941" w:rsidRPr="00013D8B">
          <w:delText>3</w:delText>
        </w:r>
      </w:del>
      <w:ins w:id="215" w:author="Rhodes, Justin S" w:date="2026-08-04T14:17:00Z" w16du:dateUtc="2026-08-04T18:17:00Z">
        <w:r w:rsidRPr="0054434D">
          <w:t xml:space="preserve"> of xx</w:t>
        </w:r>
      </w:ins>
      <w:r w:rsidRPr="0054434D">
        <w:t xml:space="preserve"> DARs (</w:t>
      </w:r>
      <w:r w:rsidRPr="0054434D">
        <w:rPr>
          <w:highlight w:val="yellow"/>
        </w:rPr>
        <w:t>Appendix SX</w:t>
      </w:r>
      <w:del w:id="216" w:author="Rhodes, Justin S" w:date="2026-08-04T14:17:00Z" w16du:dateUtc="2026-08-04T18:17:00Z">
        <w:r w:rsidR="00CF496A" w:rsidRPr="00013D8B">
          <w:delText>)</w:delText>
        </w:r>
        <w:r w:rsidR="00B13A2F" w:rsidRPr="00013D8B">
          <w:delText xml:space="preserve">. </w:delText>
        </w:r>
        <w:r w:rsidR="005E315B" w:rsidRPr="00013D8B">
          <w:delText>Of these, six differed between males and intermediates, 2</w:delText>
        </w:r>
        <w:r w:rsidR="0023338A" w:rsidRPr="00013D8B">
          <w:delText xml:space="preserve">2 differed between females and intermediates, and 28 differed between males and females. </w:delText>
        </w:r>
        <w:r w:rsidR="00486CB8" w:rsidRPr="00013D8B">
          <w:delText>This</w:delText>
        </w:r>
        <w:r w:rsidR="0061407C" w:rsidRPr="00013D8B">
          <w:delText xml:space="preserve"> supports the notion that</w:delText>
        </w:r>
        <w:r w:rsidR="00486CB8" w:rsidRPr="00013D8B">
          <w:delText xml:space="preserve">, like during </w:delText>
        </w:r>
      </w:del>
      <w:ins w:id="217" w:author="Rhodes, Justin S" w:date="2026-08-04T14:17:00Z" w16du:dateUtc="2026-08-04T18:17:00Z">
        <w:r w:rsidRPr="0054434D">
          <w:t xml:space="preserve">), of which xx exhibited early changes, xx late changes, xx progressive changes, and xx transient changes. Similar to the </w:t>
        </w:r>
      </w:ins>
      <w:r w:rsidRPr="0054434D">
        <w:t xml:space="preserve">transcriptomic </w:t>
      </w:r>
      <w:del w:id="218" w:author="Rhodes, Justin S" w:date="2026-08-04T14:17:00Z" w16du:dateUtc="2026-08-04T18:17:00Z">
        <w:r w:rsidR="00486CB8" w:rsidRPr="00013D8B">
          <w:delText>sex change,</w:delText>
        </w:r>
        <w:r w:rsidR="0061407C" w:rsidRPr="00013D8B">
          <w:delText xml:space="preserve"> </w:delText>
        </w:r>
        <w:r w:rsidR="00B57062" w:rsidRPr="00013D8B">
          <w:delText xml:space="preserve">the magnitude of epigenomic sex change </w:delText>
        </w:r>
        <w:r w:rsidR="00081C22" w:rsidRPr="00013D8B">
          <w:delText xml:space="preserve">is larger during </w:delText>
        </w:r>
      </w:del>
      <w:ins w:id="219" w:author="Rhodes, Justin S" w:date="2026-08-04T14:17:00Z" w16du:dateUtc="2026-08-04T18:17:00Z">
        <w:r w:rsidRPr="0054434D">
          <w:t xml:space="preserve">analysis, </w:t>
        </w:r>
      </w:ins>
      <w:r w:rsidRPr="0054434D">
        <w:t xml:space="preserve">the </w:t>
      </w:r>
      <w:del w:id="220" w:author="Rhodes, Justin S" w:date="2026-08-04T14:17:00Z" w16du:dateUtc="2026-08-04T18:17:00Z">
        <w:r w:rsidR="00081C22" w:rsidRPr="00013D8B">
          <w:delText xml:space="preserve">intermediate-female transition than during the male-intermediate transition. </w:delText>
        </w:r>
        <w:r w:rsidR="00E12101" w:rsidRPr="00013D8B">
          <w:delText>Interestingly unlike during transcriptomic</w:delText>
        </w:r>
      </w:del>
      <w:ins w:id="221" w:author="Rhodes, Justin S" w:date="2026-08-04T14:17:00Z" w16du:dateUtc="2026-08-04T18:17:00Z">
        <w:r w:rsidRPr="0054434D">
          <w:t>predominance of late DARs indicates that the greatest amount of epigenomic remodeling occurs during the later stages of</w:t>
        </w:r>
      </w:ins>
      <w:r w:rsidRPr="0054434D">
        <w:t xml:space="preserve"> sex change</w:t>
      </w:r>
      <w:del w:id="222" w:author="Rhodes, Justin S" w:date="2026-08-04T14:17:00Z" w16du:dateUtc="2026-08-04T18:17:00Z">
        <w:r w:rsidR="00E12101" w:rsidRPr="00013D8B">
          <w:delText>, th</w:delText>
        </w:r>
        <w:r w:rsidR="00271E33" w:rsidRPr="00013D8B">
          <w:delText xml:space="preserve">e plurality of DARs were classified as changing progressively, meaning </w:delText>
        </w:r>
        <w:r w:rsidR="009724E6" w:rsidRPr="00013D8B">
          <w:delText xml:space="preserve">changes in </w:delText>
        </w:r>
      </w:del>
      <w:ins w:id="223" w:author="Rhodes, Justin S" w:date="2026-08-04T14:17:00Z" w16du:dateUtc="2026-08-04T18:17:00Z">
        <w:r w:rsidRPr="0054434D">
          <w:t xml:space="preserve">. Unlike gene expression, however, chromatin </w:t>
        </w:r>
      </w:ins>
      <w:r w:rsidRPr="0054434D">
        <w:t xml:space="preserve">accessibility </w:t>
      </w:r>
      <w:del w:id="224" w:author="Rhodes, Justin S" w:date="2026-08-04T14:17:00Z" w16du:dateUtc="2026-08-04T18:17:00Z">
        <w:r w:rsidR="00026EE3" w:rsidRPr="00013D8B">
          <w:delText>occurred</w:delText>
        </w:r>
        <w:r w:rsidR="009724E6" w:rsidRPr="00013D8B">
          <w:delText xml:space="preserve"> in the same direction during each st</w:delText>
        </w:r>
        <w:r w:rsidR="009527A3" w:rsidRPr="00013D8B">
          <w:delText>age of sex change.</w:delText>
        </w:r>
      </w:del>
      <w:ins w:id="225" w:author="Rhodes, Justin S" w:date="2026-08-04T14:17:00Z" w16du:dateUtc="2026-08-04T18:17:00Z">
        <w:r w:rsidRPr="0054434D">
          <w:t>was characterized by progressive changes and an absence of transient remodeling, suggesting a more gradual trajectory of epigenomic reorganization. We next asked whether particular cell populations underwent greater epigenomic remodeling than expected by chance by testing whether clusters contained more</w:t>
        </w:r>
      </w:ins>
      <w:r w:rsidRPr="0054434D">
        <w:t xml:space="preserve"> DARs </w:t>
      </w:r>
      <w:del w:id="226" w:author="Rhodes, Justin S" w:date="2026-08-04T14:17:00Z" w16du:dateUtc="2026-08-04T18:17:00Z">
        <w:r w:rsidR="00026EE3" w:rsidRPr="00013D8B">
          <w:delText>were biased</w:delText>
        </w:r>
      </w:del>
      <w:ins w:id="227" w:author="Rhodes, Justin S" w:date="2026-08-04T14:17:00Z" w16du:dateUtc="2026-08-04T18:17:00Z">
        <w:r w:rsidRPr="0054434D">
          <w:t>than expected based on the total number of accessible regions analyzed within each cluster. This analysis identified significant enrichment of DARs</w:t>
        </w:r>
      </w:ins>
      <w:r w:rsidRPr="0054434D">
        <w:t xml:space="preserve"> in 1_RGC, 0_Spall_Mixed, and 2_OL </w:t>
      </w:r>
      <w:r w:rsidRPr="0054434D">
        <w:rPr>
          <w:highlight w:val="yellow"/>
          <w:rPrChange w:id="228" w:author="Rhodes, Justin S" w:date="2026-08-04T14:17:00Z" w16du:dateUtc="2026-08-04T18:17:00Z">
            <w:rPr/>
          </w:rPrChange>
        </w:rPr>
        <w:t>(</w:t>
      </w:r>
      <w:r w:rsidRPr="0054434D">
        <w:rPr>
          <w:highlight w:val="yellow"/>
        </w:rPr>
        <w:t xml:space="preserve">Fig. </w:t>
      </w:r>
      <w:del w:id="229" w:author="Rhodes, Justin S" w:date="2026-08-04T14:17:00Z" w16du:dateUtc="2026-08-04T18:17:00Z">
        <w:r w:rsidR="000F0BD7" w:rsidRPr="00013D8B">
          <w:rPr>
            <w:highlight w:val="yellow"/>
          </w:rPr>
          <w:delText>3</w:delText>
        </w:r>
        <w:r w:rsidR="00D666C6" w:rsidRPr="00C96FF7">
          <w:rPr>
            <w:highlight w:val="yellow"/>
          </w:rPr>
          <w:delText>D</w:delText>
        </w:r>
        <w:r w:rsidR="000F0BD7" w:rsidRPr="00013D8B">
          <w:delText>).</w:delText>
        </w:r>
      </w:del>
      <w:ins w:id="230" w:author="Rhodes, Justin S" w:date="2026-08-04T14:17:00Z" w16du:dateUtc="2026-08-04T18:17:00Z">
        <w:r w:rsidRPr="0054434D">
          <w:rPr>
            <w:highlight w:val="yellow"/>
          </w:rPr>
          <w:t>3D</w:t>
        </w:r>
        <w:r w:rsidRPr="0054434D">
          <w:t>), indicating that these cell populations undergo disproportionately extensive epigenomic remodeling during sex change.</w:t>
        </w:r>
      </w:ins>
    </w:p>
    <w:p w14:paraId="6ACC3CB4" w14:textId="77777777" w:rsidR="00E074EF" w:rsidRDefault="00E074EF" w:rsidP="004816FA">
      <w:pPr>
        <w:rPr>
          <w:ins w:id="231" w:author="Rhodes, Justin S" w:date="2026-08-04T14:17:00Z" w16du:dateUtc="2026-08-04T18:17:00Z"/>
        </w:rPr>
      </w:pPr>
    </w:p>
    <w:p w14:paraId="0EDADD6E" w14:textId="77777777" w:rsidR="00E074EF" w:rsidRDefault="00E074EF" w:rsidP="004816FA">
      <w:pPr>
        <w:rPr>
          <w:ins w:id="232" w:author="Rhodes, Justin S" w:date="2026-08-04T14:17:00Z" w16du:dateUtc="2026-08-04T18:17:00Z"/>
        </w:rPr>
      </w:pPr>
    </w:p>
    <w:p w14:paraId="6444C983" w14:textId="77777777" w:rsidR="006C603E" w:rsidRPr="006C603E" w:rsidRDefault="006C603E" w:rsidP="006C603E">
      <w:pPr>
        <w:rPr>
          <w:ins w:id="233" w:author="Rhodes, Justin S" w:date="2026-08-04T14:17:00Z" w16du:dateUtc="2026-08-04T18:17:00Z"/>
          <w:u w:val="single"/>
        </w:rPr>
      </w:pPr>
      <w:ins w:id="234" w:author="Rhodes, Justin S" w:date="2026-08-04T14:17:00Z" w16du:dateUtc="2026-08-04T18:17:00Z">
        <w:r w:rsidRPr="006C603E">
          <w:rPr>
            <w:u w:val="single"/>
          </w:rPr>
          <w:t>Relationship of transcriptome to chromatin accessibility</w:t>
        </w:r>
      </w:ins>
    </w:p>
    <w:p w14:paraId="3DF3993B" w14:textId="77777777" w:rsidR="006C603E" w:rsidRPr="006C603E" w:rsidRDefault="006C603E" w:rsidP="006C603E">
      <w:pPr>
        <w:rPr>
          <w:ins w:id="235" w:author="Rhodes, Justin S" w:date="2026-08-04T14:17:00Z" w16du:dateUtc="2026-08-04T18:17:00Z"/>
          <w:u w:val="single"/>
        </w:rPr>
      </w:pPr>
    </w:p>
    <w:p w14:paraId="454A42D3" w14:textId="797E515A" w:rsidR="006C603E" w:rsidRPr="006C603E" w:rsidRDefault="006C603E" w:rsidP="006C603E">
      <w:pPr>
        <w:rPr>
          <w:ins w:id="236" w:author="Rhodes, Justin S" w:date="2026-08-04T14:17:00Z" w16du:dateUtc="2026-08-04T18:17:00Z"/>
        </w:rPr>
      </w:pPr>
      <w:ins w:id="237" w:author="Rhodes, Justin S" w:date="2026-08-04T14:17:00Z" w16du:dateUtc="2026-08-04T18:17:00Z">
        <w:r w:rsidRPr="006C603E">
          <w:t>To first examine the relationship between chromatin accessibility and transcriptional identity, we compared cell type-specific marker gene expression with the accessibility of linked ATAC peaks. Genes that defined individual cell populations were generally associated with increased accessibility of nearby linked regulatory regions within the same cell type (</w:t>
        </w:r>
        <w:r w:rsidRPr="006C603E">
          <w:rPr>
            <w:highlight w:val="yellow"/>
          </w:rPr>
          <w:t>Fig. SXX</w:t>
        </w:r>
        <w:r w:rsidRPr="006C603E">
          <w:t>). Thus, chromatin accessibility broadly recapitulated the transcriptional programs that distinguish the major cell populations, demonstrating close correspondence between cell identity and local chromatin state.</w:t>
        </w:r>
      </w:ins>
    </w:p>
    <w:p w14:paraId="4CF2830D" w14:textId="77777777" w:rsidR="006C603E" w:rsidRPr="006C603E" w:rsidRDefault="006C603E" w:rsidP="006C603E">
      <w:pPr>
        <w:rPr>
          <w:ins w:id="238" w:author="Rhodes, Justin S" w:date="2026-08-04T14:17:00Z" w16du:dateUtc="2026-08-04T18:17:00Z"/>
        </w:rPr>
      </w:pPr>
    </w:p>
    <w:p w14:paraId="5F1724DF" w14:textId="108B3123" w:rsidR="006C603E" w:rsidRPr="006C603E" w:rsidRDefault="006C603E" w:rsidP="00646584">
      <w:pPr>
        <w:rPr>
          <w:ins w:id="239" w:author="Rhodes, Justin S" w:date="2026-08-04T14:17:00Z" w16du:dateUtc="2026-08-04T18:17:00Z"/>
        </w:rPr>
      </w:pPr>
      <w:ins w:id="240" w:author="Rhodes, Justin S" w:date="2026-08-04T14:17:00Z" w16du:dateUtc="2026-08-04T18:17:00Z">
        <w:r w:rsidRPr="006C603E">
          <w:t>We next asked whether chromatin accessibility similarly accompanied transcriptional remodeling during the transition from males to intermediates and females.</w:t>
        </w:r>
        <w:r w:rsidR="00646584" w:rsidRPr="00646584">
          <w:t xml:space="preserve"> </w:t>
        </w:r>
        <w:r w:rsidR="00646584">
          <w:t>A d</w:t>
        </w:r>
        <w:r w:rsidR="00646584" w:rsidRPr="00646584">
          <w:t xml:space="preserve">irect comparison of differential </w:t>
        </w:r>
        <w:r w:rsidR="00646584" w:rsidRPr="00646584">
          <w:lastRenderedPageBreak/>
          <w:t xml:space="preserve">gene expression and differential chromatin accessibility identified only a single overlapping gene </w:t>
        </w:r>
        <w:r w:rsidRPr="006C603E">
          <w:t>(</w:t>
        </w:r>
        <w:r w:rsidRPr="006C603E">
          <w:rPr>
            <w:i/>
            <w:iCs/>
          </w:rPr>
          <w:t>igf2bp1</w:t>
        </w:r>
        <w:r>
          <w:t xml:space="preserve"> in cluster 0; </w:t>
        </w:r>
        <w:r w:rsidRPr="006C603E">
          <w:rPr>
            <w:highlight w:val="yellow"/>
          </w:rPr>
          <w:t>Supplementary Table SXX</w:t>
        </w:r>
        <w:r w:rsidRPr="006C603E">
          <w:t xml:space="preserve">). </w:t>
        </w:r>
        <w:r w:rsidR="00646584" w:rsidRPr="00646584">
          <w:t>Because this comparison requires both transcriptional and accessibility changes to independently satisfy significance thresholds, we next assessed their quantitative relationship across individuals</w:t>
        </w:r>
        <w:r w:rsidR="00646584">
          <w:t>. Specifically</w:t>
        </w:r>
        <w:r w:rsidRPr="006C603E">
          <w:t>, we correlated pseudobulk log-normalized gene expression with chromatin accessibility scores for ATAC peaks located within promoter and gene-body regions of each gene across individuals (</w:t>
        </w:r>
        <w:r w:rsidRPr="006C603E">
          <w:rPr>
            <w:highlight w:val="yellow"/>
          </w:rPr>
          <w:t>Methods</w:t>
        </w:r>
        <w:r w:rsidRPr="006C603E">
          <w:t xml:space="preserve">). Following quality control to exclude genes lacking sufficient expression or accessibility for reliable analysis, 226 of the 290 DEGs (78%) were suitable for correlation analysis. Correlation analyses included all 22 individuals, including late intermediates and new females. For genes associated with multiple nearby ATAC peaks, the strongest correlation was retained. Complete correlation results for all local peak-gene pairs are provided in </w:t>
        </w:r>
        <w:r w:rsidRPr="006C603E">
          <w:rPr>
            <w:highlight w:val="yellow"/>
          </w:rPr>
          <w:t>Supplementary Table SXX</w:t>
        </w:r>
        <w:r w:rsidRPr="006C603E">
          <w:t xml:space="preserve">, </w:t>
        </w:r>
        <w:r>
          <w:t xml:space="preserve">along with a </w:t>
        </w:r>
        <w:r w:rsidRPr="006C603E">
          <w:t xml:space="preserve">summary by cell cluster </w:t>
        </w:r>
        <w:r w:rsidRPr="006C603E">
          <w:rPr>
            <w:highlight w:val="yellow"/>
          </w:rPr>
          <w:t>Supplementary Tables SXX</w:t>
        </w:r>
        <w:r w:rsidRPr="006C603E">
          <w:t>, respectively.</w:t>
        </w:r>
      </w:ins>
    </w:p>
    <w:p w14:paraId="15EE661E" w14:textId="77777777" w:rsidR="006C603E" w:rsidRPr="006C603E" w:rsidRDefault="006C603E" w:rsidP="006C603E">
      <w:pPr>
        <w:rPr>
          <w:ins w:id="241" w:author="Rhodes, Justin S" w:date="2026-08-04T14:17:00Z" w16du:dateUtc="2026-08-04T18:17:00Z"/>
        </w:rPr>
      </w:pPr>
    </w:p>
    <w:p w14:paraId="75D03DF9" w14:textId="77777777" w:rsidR="006C603E" w:rsidRPr="006C603E" w:rsidRDefault="006C603E" w:rsidP="006C603E">
      <w:pPr>
        <w:rPr>
          <w:ins w:id="242" w:author="Rhodes, Justin S" w:date="2026-08-04T14:17:00Z" w16du:dateUtc="2026-08-04T18:17:00Z"/>
        </w:rPr>
      </w:pPr>
      <w:ins w:id="243" w:author="Rhodes, Justin S" w:date="2026-08-04T14:17:00Z" w16du:dateUtc="2026-08-04T18:17:00Z">
        <w:r w:rsidRPr="006C603E">
          <w:t>Of the genes suitable for analysis, 30% (67 of 226) exhibited a significant correlation between gene expression and the accessibility of their best local ATAC peak (Pearson's P &lt; 0.05). The prevalence of accessibility-associated DEGs did not differ significantly among cell clusters (likelihood-ratio test, χ²₁₉ = 15.57, P = 0.686), indicating that the contribution of local chromatin accessibility to transcriptional remodeling was broadly similar across cell populations.</w:t>
        </w:r>
      </w:ins>
    </w:p>
    <w:p w14:paraId="50E678AF" w14:textId="77777777" w:rsidR="006C603E" w:rsidRPr="006C603E" w:rsidRDefault="006C603E" w:rsidP="006C603E">
      <w:pPr>
        <w:rPr>
          <w:ins w:id="244" w:author="Rhodes, Justin S" w:date="2026-08-04T14:17:00Z" w16du:dateUtc="2026-08-04T18:17:00Z"/>
        </w:rPr>
      </w:pPr>
    </w:p>
    <w:p w14:paraId="34B0BBE6" w14:textId="77777777" w:rsidR="006C603E" w:rsidRPr="006C603E" w:rsidRDefault="006C603E" w:rsidP="006C603E">
      <w:pPr>
        <w:rPr>
          <w:ins w:id="245" w:author="Rhodes, Justin S" w:date="2026-08-04T14:17:00Z" w16du:dateUtc="2026-08-04T18:17:00Z"/>
        </w:rPr>
      </w:pPr>
      <w:ins w:id="246" w:author="Rhodes, Justin S" w:date="2026-08-04T14:17:00Z" w16du:dateUtc="2026-08-04T18:17:00Z">
        <w:r w:rsidRPr="006C603E">
          <w:t>As a complementary analysis, we next examined whether differentially accessible chromatin regions were associated with expression of their nearest expressed gene. Following identical quality-control criteria, 23 of 53 DARs (43%) were suitable for analysis. Of these, five (22%) exhibited significant correlations between chromatin accessibility and gene expression (Pearson's P &lt; 0.05), with four remaining significant following correction for multiple testing (</w:t>
        </w:r>
        <w:r w:rsidRPr="006C603E">
          <w:rPr>
            <w:highlight w:val="yellow"/>
          </w:rPr>
          <w:t>Supplementary Table SXX</w:t>
        </w:r>
        <w:r w:rsidRPr="006C603E">
          <w:t xml:space="preserve">). Because relatively few DARs were testable within individual cell populations, we did not compare correlation frequencies among clusters. Summary statistics for the DAR-centered analysis are provided in </w:t>
        </w:r>
        <w:r w:rsidRPr="006C603E">
          <w:rPr>
            <w:highlight w:val="yellow"/>
          </w:rPr>
          <w:t>Supplementary Table SXX</w:t>
        </w:r>
        <w:r w:rsidRPr="006C603E">
          <w:t>.</w:t>
        </w:r>
      </w:ins>
    </w:p>
    <w:p w14:paraId="7B2536BA" w14:textId="77777777" w:rsidR="006C603E" w:rsidRPr="006C603E" w:rsidRDefault="006C603E" w:rsidP="006C603E">
      <w:pPr>
        <w:rPr>
          <w:ins w:id="247" w:author="Rhodes, Justin S" w:date="2026-08-04T14:17:00Z" w16du:dateUtc="2026-08-04T18:17:00Z"/>
        </w:rPr>
      </w:pPr>
    </w:p>
    <w:p w14:paraId="046684EE" w14:textId="5DB1650B" w:rsidR="006C603E" w:rsidRPr="006C603E" w:rsidRDefault="006C603E" w:rsidP="006C603E">
      <w:pPr>
        <w:rPr>
          <w:ins w:id="248" w:author="Rhodes, Justin S" w:date="2026-08-04T14:17:00Z" w16du:dateUtc="2026-08-04T18:17:00Z"/>
        </w:rPr>
      </w:pPr>
      <w:ins w:id="249" w:author="Rhodes, Justin S" w:date="2026-08-04T14:17:00Z" w16du:dateUtc="2026-08-04T18:17:00Z">
        <w:r w:rsidRPr="006C603E">
          <w:t>Together, these analyses indicate that although relatively few genes simultaneously met stringent criteria for both differential expression and differential accessibility during sex change, local chromatin accessibility was nevertheless significantly associated with transcriptional remodeling when variation across individuals was considered. These findings support a substantial contribution of chromatin accessibility to transcriptional remodeling while also indicating that additional regulatory mechanisms influence the expression of many genes.</w:t>
        </w:r>
      </w:ins>
    </w:p>
    <w:p w14:paraId="4806C6EE" w14:textId="77777777" w:rsidR="006C603E" w:rsidRDefault="006C603E" w:rsidP="00294947">
      <w:pPr>
        <w:rPr>
          <w:ins w:id="250" w:author="Rhodes, Justin S" w:date="2026-08-04T14:17:00Z" w16du:dateUtc="2026-08-04T18:17:00Z"/>
          <w:u w:val="single"/>
        </w:rPr>
      </w:pPr>
    </w:p>
    <w:p w14:paraId="30DC6B12" w14:textId="77777777" w:rsidR="00395F94" w:rsidRDefault="00395F94" w:rsidP="004816FA">
      <w:pPr>
        <w:rPr>
          <w:ins w:id="251" w:author="Rhodes, Justin S" w:date="2026-08-04T14:17:00Z" w16du:dateUtc="2026-08-04T18:17:00Z"/>
        </w:rPr>
      </w:pPr>
    </w:p>
    <w:p w14:paraId="7B5EE792" w14:textId="77777777" w:rsidR="0031506B" w:rsidRPr="00E074EF" w:rsidRDefault="0031506B" w:rsidP="0031506B">
      <w:pPr>
        <w:rPr>
          <w:ins w:id="252" w:author="Rhodes, Justin S" w:date="2026-08-04T14:17:00Z" w16du:dateUtc="2026-08-04T18:17:00Z"/>
          <w:u w:val="single"/>
        </w:rPr>
      </w:pPr>
      <w:ins w:id="253" w:author="Rhodes, Justin S" w:date="2026-08-04T14:17:00Z" w16du:dateUtc="2026-08-04T18:17:00Z">
        <w:r w:rsidRPr="00E074EF">
          <w:rPr>
            <w:u w:val="single"/>
          </w:rPr>
          <w:t>Machine learning predictions of sex based on multiome data</w:t>
        </w:r>
      </w:ins>
    </w:p>
    <w:p w14:paraId="02E6B3D2" w14:textId="77777777" w:rsidR="0031506B" w:rsidRDefault="0031506B" w:rsidP="0031506B">
      <w:pPr>
        <w:pPrChange w:id="254" w:author="Rhodes, Justin S" w:date="2026-08-04T14:17:00Z" w16du:dateUtc="2026-08-04T18:17:00Z">
          <w:pPr>
            <w:ind w:firstLine="720"/>
          </w:pPr>
        </w:pPrChange>
      </w:pPr>
      <w:ins w:id="255" w:author="Rhodes, Justin S" w:date="2026-08-04T14:17:00Z" w16du:dateUtc="2026-08-04T18:17:00Z">
        <w:r>
          <w:tab/>
        </w:r>
      </w:ins>
      <w:r w:rsidRPr="0054434D">
        <w:t xml:space="preserve">To determine </w:t>
      </w:r>
      <w:del w:id="256" w:author="Rhodes, Justin S" w:date="2026-08-04T14:17:00Z" w16du:dateUtc="2026-08-04T18:17:00Z">
        <w:r w:rsidR="004816FA" w:rsidRPr="00013D8B">
          <w:delText>a</w:delText>
        </w:r>
      </w:del>
      <w:ins w:id="257" w:author="Rhodes, Justin S" w:date="2026-08-04T14:17:00Z" w16du:dateUtc="2026-08-04T18:17:00Z">
        <w:r w:rsidRPr="0054434D">
          <w:t>the</w:t>
        </w:r>
      </w:ins>
      <w:r w:rsidRPr="0054434D">
        <w:t xml:space="preserve"> temporal order </w:t>
      </w:r>
      <w:del w:id="258" w:author="Rhodes, Justin S" w:date="2026-08-04T14:17:00Z" w16du:dateUtc="2026-08-04T18:17:00Z">
        <w:r w:rsidR="004816FA" w:rsidRPr="00013D8B">
          <w:delText>for when</w:delText>
        </w:r>
      </w:del>
      <w:ins w:id="259" w:author="Rhodes, Justin S" w:date="2026-08-04T14:17:00Z" w16du:dateUtc="2026-08-04T18:17:00Z">
        <w:r w:rsidRPr="0054434D">
          <w:t>of</w:t>
        </w:r>
      </w:ins>
      <w:r w:rsidRPr="0054434D">
        <w:t xml:space="preserve"> sex change </w:t>
      </w:r>
      <w:del w:id="260" w:author="Rhodes, Justin S" w:date="2026-08-04T14:17:00Z" w16du:dateUtc="2026-08-04T18:17:00Z">
        <w:r w:rsidR="004816FA" w:rsidRPr="00013D8B">
          <w:delText>occurred in each cluster</w:delText>
        </w:r>
      </w:del>
      <w:ins w:id="261" w:author="Rhodes, Justin S" w:date="2026-08-04T14:17:00Z" w16du:dateUtc="2026-08-04T18:17:00Z">
        <w:r w:rsidRPr="0054434D">
          <w:t>across cell types</w:t>
        </w:r>
      </w:ins>
      <w:r w:rsidRPr="0054434D">
        <w:t>, we next trained machine learning models to predict the sex of each cluster for each intermediate based on the expression of DEGs and accessibility of DARs that differed between males and females (</w:t>
      </w:r>
      <w:del w:id="262" w:author="Rhodes, Justin S" w:date="2026-08-04T14:17:00Z" w16du:dateUtc="2026-08-04T18:17:00Z">
        <w:r w:rsidR="004816FA" w:rsidRPr="00013D8B">
          <w:rPr>
            <w:highlight w:val="yellow"/>
          </w:rPr>
          <w:delText>methods</w:delText>
        </w:r>
      </w:del>
      <w:ins w:id="263" w:author="Rhodes, Justin S" w:date="2026-08-04T14:17:00Z" w16du:dateUtc="2026-08-04T18:17:00Z">
        <w:r w:rsidRPr="0054434D">
          <w:rPr>
            <w:highlight w:val="yellow"/>
          </w:rPr>
          <w:t>Methods</w:t>
        </w:r>
      </w:ins>
      <w:r w:rsidRPr="0054434D">
        <w:t xml:space="preserve">). Because </w:t>
      </w:r>
      <w:ins w:id="264" w:author="Rhodes, Justin S" w:date="2026-08-04T14:17:00Z" w16du:dateUtc="2026-08-04T18:17:00Z">
        <w:r w:rsidRPr="0054434D">
          <w:t xml:space="preserve">all </w:t>
        </w:r>
      </w:ins>
      <w:r w:rsidRPr="0054434D">
        <w:t xml:space="preserve">intermediates were </w:t>
      </w:r>
      <w:del w:id="265" w:author="Rhodes, Justin S" w:date="2026-08-04T14:17:00Z" w16du:dateUtc="2026-08-04T18:17:00Z">
        <w:r w:rsidR="004816FA" w:rsidRPr="00013D8B">
          <w:delText xml:space="preserve">all </w:delText>
        </w:r>
      </w:del>
      <w:r w:rsidRPr="0054434D">
        <w:t xml:space="preserve">sampled at the same time, the mean </w:t>
      </w:r>
      <w:del w:id="266" w:author="Rhodes, Justin S" w:date="2026-08-04T14:17:00Z" w16du:dateUtc="2026-08-04T18:17:00Z">
        <w:r w:rsidR="004816FA" w:rsidRPr="00013D8B">
          <w:delText>prediction of the intermediates’ sex in a given</w:delText>
        </w:r>
      </w:del>
      <w:ins w:id="267" w:author="Rhodes, Justin S" w:date="2026-08-04T14:17:00Z" w16du:dateUtc="2026-08-04T18:17:00Z">
        <w:r w:rsidRPr="0054434D">
          <w:t>predicted sex of each</w:t>
        </w:r>
      </w:ins>
      <w:r w:rsidRPr="0054434D">
        <w:t xml:space="preserve"> cluster reflects </w:t>
      </w:r>
      <w:del w:id="268" w:author="Rhodes, Justin S" w:date="2026-08-04T14:17:00Z" w16du:dateUtc="2026-08-04T18:17:00Z">
        <w:r w:rsidR="004816FA" w:rsidRPr="00013D8B">
          <w:delText>the temporal order of when the cluster changes during</w:delText>
        </w:r>
      </w:del>
      <w:ins w:id="269" w:author="Rhodes, Justin S" w:date="2026-08-04T14:17:00Z" w16du:dateUtc="2026-08-04T18:17:00Z">
        <w:r w:rsidRPr="0054434D">
          <w:t>its relative progression through</w:t>
        </w:r>
      </w:ins>
      <w:r w:rsidRPr="0054434D">
        <w:t xml:space="preserve"> sex change. </w:t>
      </w:r>
      <w:del w:id="270" w:author="Rhodes, Justin S" w:date="2026-08-04T14:17:00Z" w16du:dateUtc="2026-08-04T18:17:00Z">
        <w:r w:rsidR="004816FA" w:rsidRPr="00013D8B">
          <w:delText>A prediction of male (</w:delText>
        </w:r>
      </w:del>
      <w:ins w:id="271" w:author="Rhodes, Justin S" w:date="2026-08-04T14:17:00Z" w16du:dateUtc="2026-08-04T18:17:00Z">
        <w:r w:rsidRPr="0054434D">
          <w:t xml:space="preserve">Predictions </w:t>
        </w:r>
      </w:ins>
      <w:r w:rsidRPr="0054434D">
        <w:t>closer to 0</w:t>
      </w:r>
      <w:del w:id="272" w:author="Rhodes, Justin S" w:date="2026-08-04T14:17:00Z" w16du:dateUtc="2026-08-04T18:17:00Z">
        <w:r w:rsidR="004816FA" w:rsidRPr="00013D8B">
          <w:delText>) indicates the</w:delText>
        </w:r>
      </w:del>
      <w:ins w:id="273" w:author="Rhodes, Justin S" w:date="2026-08-04T14:17:00Z" w16du:dateUtc="2026-08-04T18:17:00Z">
        <w:r w:rsidRPr="0054434D">
          <w:t xml:space="preserve"> indicate that a</w:t>
        </w:r>
      </w:ins>
      <w:r w:rsidRPr="0054434D">
        <w:t xml:space="preserve"> cluster </w:t>
      </w:r>
      <w:del w:id="274" w:author="Rhodes, Justin S" w:date="2026-08-04T14:17:00Z" w16du:dateUtc="2026-08-04T18:17:00Z">
        <w:r w:rsidR="004816FA" w:rsidRPr="00013D8B">
          <w:delText>has not changed sex by</w:delText>
        </w:r>
      </w:del>
      <w:ins w:id="275" w:author="Rhodes, Justin S" w:date="2026-08-04T14:17:00Z" w16du:dateUtc="2026-08-04T18:17:00Z">
        <w:r w:rsidRPr="0054434D">
          <w:t>remains largely male-like after</w:t>
        </w:r>
      </w:ins>
      <w:r w:rsidRPr="0054434D">
        <w:t xml:space="preserve"> six months, </w:t>
      </w:r>
      <w:del w:id="276" w:author="Rhodes, Justin S" w:date="2026-08-04T14:17:00Z" w16du:dateUtc="2026-08-04T18:17:00Z">
        <w:r w:rsidR="004816FA" w:rsidRPr="00013D8B">
          <w:delText>while a prediction of female (</w:delText>
        </w:r>
      </w:del>
      <w:ins w:id="277" w:author="Rhodes, Justin S" w:date="2026-08-04T14:17:00Z" w16du:dateUtc="2026-08-04T18:17:00Z">
        <w:r w:rsidRPr="0054434D">
          <w:t xml:space="preserve">whereas predictions </w:t>
        </w:r>
      </w:ins>
      <w:r w:rsidRPr="0054434D">
        <w:t>closer to 1</w:t>
      </w:r>
      <w:del w:id="278" w:author="Rhodes, Justin S" w:date="2026-08-04T14:17:00Z" w16du:dateUtc="2026-08-04T18:17:00Z">
        <w:r w:rsidR="004816FA" w:rsidRPr="00013D8B">
          <w:delText xml:space="preserve">) indicates </w:delText>
        </w:r>
      </w:del>
      <w:ins w:id="279" w:author="Rhodes, Justin S" w:date="2026-08-04T14:17:00Z" w16du:dateUtc="2026-08-04T18:17:00Z">
        <w:r w:rsidRPr="0054434D">
          <w:t xml:space="preserve"> indicate that </w:t>
        </w:r>
      </w:ins>
      <w:r w:rsidRPr="0054434D">
        <w:t>it has</w:t>
      </w:r>
      <w:del w:id="280" w:author="Rhodes, Justin S" w:date="2026-08-04T14:17:00Z" w16du:dateUtc="2026-08-04T18:17:00Z">
        <w:r w:rsidR="004816FA" w:rsidRPr="00013D8B">
          <w:delText>.</w:delText>
        </w:r>
      </w:del>
      <w:ins w:id="281" w:author="Rhodes, Justin S" w:date="2026-08-04T14:17:00Z" w16du:dateUtc="2026-08-04T18:17:00Z">
        <w:r w:rsidRPr="0054434D">
          <w:t xml:space="preserve"> largely transitioned to a female-like state.</w:t>
        </w:r>
      </w:ins>
      <w:r w:rsidRPr="0054434D">
        <w:t xml:space="preserve"> Of the 27 clusters, 16 passed quality control metrics and were </w:t>
      </w:r>
      <w:del w:id="282" w:author="Rhodes, Justin S" w:date="2026-08-04T14:17:00Z" w16du:dateUtc="2026-08-04T18:17:00Z">
        <w:r w:rsidR="004816FA" w:rsidRPr="00013D8B">
          <w:delText>analyzed (</w:delText>
        </w:r>
        <w:r w:rsidR="004816FA" w:rsidRPr="00013D8B">
          <w:rPr>
            <w:highlight w:val="yellow"/>
          </w:rPr>
          <w:delText>methods</w:delText>
        </w:r>
        <w:r w:rsidR="004816FA" w:rsidRPr="00013D8B">
          <w:delText>).</w:delText>
        </w:r>
      </w:del>
      <w:ins w:id="283" w:author="Rhodes, Justin S" w:date="2026-08-04T14:17:00Z" w16du:dateUtc="2026-08-04T18:17:00Z">
        <w:r w:rsidRPr="0054434D">
          <w:t>included in the analysis (</w:t>
        </w:r>
        <w:r w:rsidRPr="0054434D">
          <w:rPr>
            <w:highlight w:val="yellow"/>
          </w:rPr>
          <w:t>Methods</w:t>
        </w:r>
        <w:r w:rsidRPr="0054434D">
          <w:t>).</w:t>
        </w:r>
      </w:ins>
      <w:r w:rsidRPr="0054434D">
        <w:t xml:space="preserve"> The mean </w:t>
      </w:r>
      <w:ins w:id="284" w:author="Rhodes, Justin S" w:date="2026-08-04T14:17:00Z" w16du:dateUtc="2026-08-04T18:17:00Z">
        <w:r w:rsidRPr="0054434D">
          <w:t xml:space="preserve">prediction </w:t>
        </w:r>
      </w:ins>
      <w:r w:rsidRPr="0054434D">
        <w:t xml:space="preserve">score </w:t>
      </w:r>
      <w:del w:id="285" w:author="Rhodes, Justin S" w:date="2026-08-04T14:17:00Z" w16du:dateUtc="2026-08-04T18:17:00Z">
        <w:r w:rsidR="004816FA" w:rsidRPr="00013D8B">
          <w:delText>of analyzed</w:delText>
        </w:r>
      </w:del>
      <w:ins w:id="286" w:author="Rhodes, Justin S" w:date="2026-08-04T14:17:00Z" w16du:dateUtc="2026-08-04T18:17:00Z">
        <w:r w:rsidRPr="0054434D">
          <w:t>across these</w:t>
        </w:r>
      </w:ins>
      <w:r w:rsidRPr="0054434D">
        <w:t xml:space="preserve"> clusters was 0.340 ± 0.063 SE (</w:t>
      </w:r>
      <w:r w:rsidRPr="0054434D">
        <w:rPr>
          <w:highlight w:val="yellow"/>
        </w:rPr>
        <w:t>Appendix SX</w:t>
      </w:r>
      <w:del w:id="287" w:author="Rhodes, Justin S" w:date="2026-08-04T14:17:00Z" w16du:dateUtc="2026-08-04T18:17:00Z">
        <w:r w:rsidR="00317AC5" w:rsidRPr="00013D8B">
          <w:delText>)</w:delText>
        </w:r>
      </w:del>
      <w:ins w:id="288" w:author="Rhodes, Justin S" w:date="2026-08-04T14:17:00Z" w16du:dateUtc="2026-08-04T18:17:00Z">
        <w:r w:rsidRPr="0054434D">
          <w:t>),</w:t>
        </w:r>
      </w:ins>
      <w:r w:rsidRPr="0054434D">
        <w:t xml:space="preserve"> implying that</w:t>
      </w:r>
      <w:ins w:id="289" w:author="Rhodes, Justin S" w:date="2026-08-04T14:17:00Z" w16du:dateUtc="2026-08-04T18:17:00Z">
        <w:r w:rsidRPr="0054434D">
          <w:t>, on average, cellular</w:t>
        </w:r>
      </w:ins>
      <w:r w:rsidRPr="0054434D">
        <w:t xml:space="preserve"> sex change is approximately </w:t>
      </w:r>
      <w:del w:id="290" w:author="Rhodes, Justin S" w:date="2026-08-04T14:17:00Z" w16du:dateUtc="2026-08-04T18:17:00Z">
        <w:r w:rsidR="004816FA" w:rsidRPr="00013D8B">
          <w:delText>1/3</w:delText>
        </w:r>
      </w:del>
      <w:ins w:id="291" w:author="Rhodes, Justin S" w:date="2026-08-04T14:17:00Z" w16du:dateUtc="2026-08-04T18:17:00Z">
        <w:r w:rsidRPr="0054434D">
          <w:t>one-</w:t>
        </w:r>
        <w:r w:rsidRPr="0054434D">
          <w:lastRenderedPageBreak/>
          <w:t>third</w:t>
        </w:r>
      </w:ins>
      <w:r w:rsidRPr="0054434D">
        <w:t xml:space="preserve"> complete at six months. Broadly, </w:t>
      </w:r>
      <w:del w:id="292" w:author="Rhodes, Justin S" w:date="2026-08-04T14:17:00Z" w16du:dateUtc="2026-08-04T18:17:00Z">
        <w:r w:rsidR="00B66FAB" w:rsidRPr="00013D8B">
          <w:delText>GABA</w:delText>
        </w:r>
      </w:del>
      <w:ins w:id="293" w:author="Rhodes, Justin S" w:date="2026-08-04T14:17:00Z" w16du:dateUtc="2026-08-04T18:17:00Z">
        <w:r w:rsidRPr="0054434D">
          <w:t>GABAergic</w:t>
        </w:r>
      </w:ins>
      <w:r w:rsidRPr="0054434D">
        <w:t xml:space="preserve"> and glutamatergic neurons tended to </w:t>
      </w:r>
      <w:del w:id="294" w:author="Rhodes, Justin S" w:date="2026-08-04T14:17:00Z" w16du:dateUtc="2026-08-04T18:17:00Z">
        <w:r w:rsidR="004816FA" w:rsidRPr="00013D8B">
          <w:delText>change sex before</w:delText>
        </w:r>
      </w:del>
      <w:ins w:id="295" w:author="Rhodes, Justin S" w:date="2026-08-04T14:17:00Z" w16du:dateUtc="2026-08-04T18:17:00Z">
        <w:r w:rsidRPr="0054434D">
          <w:t>transition earlier than</w:t>
        </w:r>
      </w:ins>
      <w:r w:rsidRPr="0054434D">
        <w:t xml:space="preserve"> mixed </w:t>
      </w:r>
      <w:del w:id="296" w:author="Rhodes, Justin S" w:date="2026-08-04T14:17:00Z" w16du:dateUtc="2026-08-04T18:17:00Z">
        <w:r w:rsidR="00C02425" w:rsidRPr="00013D8B">
          <w:delText>neurons</w:delText>
        </w:r>
      </w:del>
      <w:ins w:id="297" w:author="Rhodes, Justin S" w:date="2026-08-04T14:17:00Z" w16du:dateUtc="2026-08-04T18:17:00Z">
        <w:r w:rsidRPr="0054434D">
          <w:t>neuronal populations</w:t>
        </w:r>
      </w:ins>
      <w:r w:rsidRPr="0054434D">
        <w:t xml:space="preserve"> and glia. The </w:t>
      </w:r>
      <w:del w:id="298" w:author="Rhodes, Justin S" w:date="2026-08-04T14:17:00Z" w16du:dateUtc="2026-08-04T18:17:00Z">
        <w:r w:rsidR="004816FA" w:rsidRPr="00013D8B">
          <w:delText>final</w:delText>
        </w:r>
      </w:del>
      <w:ins w:id="299" w:author="Rhodes, Justin S" w:date="2026-08-04T14:17:00Z" w16du:dateUtc="2026-08-04T18:17:00Z">
        <w:r w:rsidRPr="0054434D">
          <w:t>last</w:t>
        </w:r>
      </w:ins>
      <w:r w:rsidRPr="0054434D">
        <w:t xml:space="preserve"> clusters to </w:t>
      </w:r>
      <w:del w:id="300" w:author="Rhodes, Justin S" w:date="2026-08-04T14:17:00Z" w16du:dateUtc="2026-08-04T18:17:00Z">
        <w:r w:rsidR="004816FA" w:rsidRPr="00013D8B">
          <w:delText>change sex in our analysis</w:delText>
        </w:r>
      </w:del>
      <w:ins w:id="301" w:author="Rhodes, Justin S" w:date="2026-08-04T14:17:00Z" w16du:dateUtc="2026-08-04T18:17:00Z">
        <w:r w:rsidRPr="0054434D">
          <w:t>transition</w:t>
        </w:r>
      </w:ins>
      <w:r w:rsidRPr="0054434D">
        <w:t xml:space="preserve"> (i.e</w:t>
      </w:r>
      <w:del w:id="302" w:author="Rhodes, Justin S" w:date="2026-08-04T14:17:00Z" w16du:dateUtc="2026-08-04T18:17:00Z">
        <w:r w:rsidR="004816FA" w:rsidRPr="00013D8B">
          <w:delText>. the</w:delText>
        </w:r>
      </w:del>
      <w:ins w:id="303" w:author="Rhodes, Justin S" w:date="2026-08-04T14:17:00Z" w16du:dateUtc="2026-08-04T18:17:00Z">
        <w:r w:rsidRPr="0054434D">
          <w:t>., those remaining</w:t>
        </w:r>
      </w:ins>
      <w:r w:rsidRPr="0054434D">
        <w:t xml:space="preserve"> most male-like in intermediates) were 1_RGC, 6_POA_Mixed, </w:t>
      </w:r>
      <w:ins w:id="304" w:author="Rhodes, Justin S" w:date="2026-08-04T14:17:00Z" w16du:dateUtc="2026-08-04T18:17:00Z">
        <w:r w:rsidRPr="0054434D">
          <w:t xml:space="preserve">and </w:t>
        </w:r>
      </w:ins>
      <w:r w:rsidRPr="0054434D">
        <w:t xml:space="preserve">3_Spall_GABA </w:t>
      </w:r>
      <w:r w:rsidRPr="0054434D">
        <w:rPr>
          <w:highlight w:val="yellow"/>
          <w:rPrChange w:id="305" w:author="Rhodes, Justin S" w:date="2026-08-04T14:17:00Z" w16du:dateUtc="2026-08-04T18:17:00Z">
            <w:rPr/>
          </w:rPrChange>
        </w:rPr>
        <w:t>(</w:t>
      </w:r>
      <w:r w:rsidRPr="0054434D">
        <w:rPr>
          <w:highlight w:val="yellow"/>
        </w:rPr>
        <w:t>Fig. 3E</w:t>
      </w:r>
      <w:r w:rsidRPr="0054434D">
        <w:t xml:space="preserve">). Taken together, these </w:t>
      </w:r>
      <w:del w:id="306" w:author="Rhodes, Justin S" w:date="2026-08-04T14:17:00Z" w16du:dateUtc="2026-08-04T18:17:00Z">
        <w:r w:rsidR="004816FA" w:rsidRPr="00013D8B">
          <w:delText>data support the idea</w:delText>
        </w:r>
      </w:del>
      <w:ins w:id="307" w:author="Rhodes, Justin S" w:date="2026-08-04T14:17:00Z" w16du:dateUtc="2026-08-04T18:17:00Z">
        <w:r w:rsidRPr="0054434D">
          <w:t>findings demonstrate</w:t>
        </w:r>
      </w:ins>
      <w:r w:rsidRPr="0054434D">
        <w:t xml:space="preserve"> that sex change occurs asynchronously across cell types. </w:t>
      </w:r>
      <w:del w:id="308" w:author="Rhodes, Justin S" w:date="2026-08-04T14:17:00Z" w16du:dateUtc="2026-08-04T18:17:00Z">
        <w:r w:rsidR="004816FA" w:rsidRPr="00013D8B">
          <w:delText>Further</w:delText>
        </w:r>
      </w:del>
      <w:ins w:id="309" w:author="Rhodes, Justin S" w:date="2026-08-04T14:17:00Z" w16du:dateUtc="2026-08-04T18:17:00Z">
        <w:r w:rsidRPr="0054434D">
          <w:t>Moreover</w:t>
        </w:r>
      </w:ins>
      <w:r w:rsidRPr="0054434D">
        <w:t xml:space="preserve">, they suggest that the </w:t>
      </w:r>
      <w:del w:id="310" w:author="Rhodes, Justin S" w:date="2026-08-04T14:17:00Z" w16du:dateUtc="2026-08-04T18:17:00Z">
        <w:r w:rsidR="004816FA" w:rsidRPr="00013D8B">
          <w:delText>clusters that undergo the</w:delText>
        </w:r>
        <w:r w:rsidR="0000678A" w:rsidRPr="00013D8B">
          <w:delText xml:space="preserve"> greatest change</w:delText>
        </w:r>
        <w:r w:rsidR="004816FA" w:rsidRPr="00013D8B">
          <w:delText xml:space="preserve"> during sex change</w:delText>
        </w:r>
      </w:del>
      <w:ins w:id="311" w:author="Rhodes, Justin S" w:date="2026-08-04T14:17:00Z" w16du:dateUtc="2026-08-04T18:17:00Z">
        <w:r w:rsidRPr="0054434D">
          <w:t>cell populations undergoing the most extensive molecular remodeling</w:t>
        </w:r>
      </w:ins>
      <w:r w:rsidRPr="0054434D">
        <w:t xml:space="preserve"> (1_RGC, 6_POA_Mixed, 0_Spall_Mixed, and 11_MG) remain </w:t>
      </w:r>
      <w:del w:id="312" w:author="Rhodes, Justin S" w:date="2026-08-04T14:17:00Z" w16du:dateUtc="2026-08-04T18:17:00Z">
        <w:r w:rsidR="004816FA" w:rsidRPr="00013D8B">
          <w:delText xml:space="preserve">in a </w:delText>
        </w:r>
      </w:del>
      <w:r w:rsidRPr="0054434D">
        <w:t xml:space="preserve">largely male-like </w:t>
      </w:r>
      <w:del w:id="313" w:author="Rhodes, Justin S" w:date="2026-08-04T14:17:00Z" w16du:dateUtc="2026-08-04T18:17:00Z">
        <w:r w:rsidR="004816FA" w:rsidRPr="00013D8B">
          <w:delText xml:space="preserve">state </w:delText>
        </w:r>
      </w:del>
      <w:r w:rsidRPr="0054434D">
        <w:t xml:space="preserve">until after gonadal sex change </w:t>
      </w:r>
      <w:del w:id="314" w:author="Rhodes, Justin S" w:date="2026-08-04T14:17:00Z" w16du:dateUtc="2026-08-04T18:17:00Z">
        <w:r w:rsidR="004816FA" w:rsidRPr="00013D8B">
          <w:delText xml:space="preserve">occurs. </w:delText>
        </w:r>
      </w:del>
      <w:ins w:id="315" w:author="Rhodes, Justin S" w:date="2026-08-04T14:17:00Z" w16du:dateUtc="2026-08-04T18:17:00Z">
        <w:r w:rsidRPr="0054434D">
          <w:t>has occurred.</w:t>
        </w:r>
      </w:ins>
    </w:p>
    <w:p w14:paraId="3C11365A" w14:textId="77777777" w:rsidR="0031506B" w:rsidRDefault="0031506B" w:rsidP="004816FA">
      <w:pPr>
        <w:rPr>
          <w:ins w:id="316" w:author="Rhodes, Justin S" w:date="2026-08-04T14:17:00Z" w16du:dateUtc="2026-08-04T18:17:00Z"/>
        </w:rPr>
      </w:pPr>
    </w:p>
    <w:p w14:paraId="1E470E54" w14:textId="77777777" w:rsidR="0054434D" w:rsidRPr="00013D8B" w:rsidRDefault="0054434D" w:rsidP="004816FA"/>
    <w:p w14:paraId="1BF4A2E3" w14:textId="77777777" w:rsidR="004816FA" w:rsidRPr="00013D8B" w:rsidRDefault="004816FA" w:rsidP="00753C87">
      <w:pPr>
        <w:rPr>
          <w:b/>
          <w:bCs/>
        </w:rPr>
      </w:pPr>
      <w:r w:rsidRPr="00013D8B">
        <w:rPr>
          <w:b/>
          <w:bCs/>
        </w:rPr>
        <w:t>The Intermediate State is Characterized by a Decrease in Estrogenic Signaling from Radial Glia</w:t>
      </w:r>
    </w:p>
    <w:p w14:paraId="789AC750" w14:textId="77777777" w:rsidR="004816FA" w:rsidRPr="00013D8B" w:rsidRDefault="004816FA" w:rsidP="004816FA">
      <w:pPr>
        <w:rPr>
          <w:del w:id="317" w:author="Rhodes, Justin S" w:date="2026-08-04T14:17:00Z" w16du:dateUtc="2026-08-04T18:17:00Z"/>
        </w:rPr>
      </w:pPr>
      <w:del w:id="318" w:author="Rhodes, Justin S" w:date="2026-08-04T14:17:00Z" w16du:dateUtc="2026-08-04T18:17:00Z">
        <w:r w:rsidRPr="00013D8B">
          <w:rPr>
            <w:b/>
            <w:bCs/>
          </w:rPr>
          <w:tab/>
        </w:r>
        <w:r w:rsidRPr="00013D8B">
          <w:delText xml:space="preserve">Sex change is associated with extensive changes in cell population and steroid hormone signaling in the brain </w:delText>
        </w:r>
        <w:r w:rsidRPr="00013D8B">
          <w:fldChar w:fldCharType="begin"/>
        </w:r>
        <w:r w:rsidR="00536D5D">
          <w:delInstrText xml:space="preserve"> ADDIN ZOTERO_ITEM CSL_CITATION {"citationID":"E8iErH0X","properties":{"unsorted":false,"formattedCitation":"(15\\uc0\\u8211{}22)","plainCitation":"(15–22)","noteIndex":0},"citationItems":[{"id":520,"uris":["http://zotero.org/users/11313215/items/U7SJXVK7","http://zotero.org/users/11313215/items/BJWDPF4G"],"itemData":{"id":520,"type":"article-journal","abstract":"Sequential hermaphroditism is a unique reproductive strategy among teleosts that is displayed mainly in fish species living in the coral reef environment. The reproductive biology of hermaphrodites has long been intriguing; however, very little is known about the molecular pathways underlying their sex change. Here, we provide the first de novo transcriptome analyses of a hermaphrodite teleost´s undergoing sex change in its natural environment. Our study has examined relative gene expression across multiple groups—rather than just two contrasting conditions— and has allowed us to explore the differential expression patterns throughout the whole process. Our analysis has highlighted the rapid and complex genomic response of the brain associated with sex change, which is subsequently transmitted to the gonads, identifying a large number of candidate genes, some well-known and some novel, involved in the process. The present study provides strong evidence of the importance of the sex steroidogenic machinery during sex change in clownfish, with the aromatase gene playing a central role, both in the brain and the gonad. This work constitutes the first genome-wide study in a social sex-changing species and provides insights into the genetic mechanism governing social sex change and gonadal restructuring in protandrous hermaphrodites.","container-title":"Scientific Reports","DOI":"10.1038/srep35461","ISSN":"2045-2322","issue":"1","journalAbbreviation":"Sci Rep","language":"en","license":"2016 The Author(s)","page":"35461","publisher":"Nature Publishing Group","source":"www.nature.com","title":"Sex Change in Clownfish: Molecular Insights from Transcriptome Analysis","title-short":"Sex Change in Clownfish","volume":"6","author":[{"family":"Casas","given":"Laura"},{"family":"Saborido-Rey","given":"Fran"},{"family":"Ryu","given":"Taewoo"},{"family":"Michell","given":"Craig"},{"family":"Ravasi","given":"Timothy"},{"family":"Irigoien","given":"Xabier"}],"issued":{"date-parts":[["2016",10,17]]}}},{"id":2217,"uris":["http://zotero.org/users/11313215/items/WTRLAKYJ"],"itemData":{"id":2217,"type":"article-journal","abstract":"Estrogenic signaling is an important focus in studies of gonadal and brain sexual differentiation in fishes and vertebrates generally. This study examined variation in estrogenic signaling (1) across three sexual phenotypes (female, female-mimic initial phase [IP] male, and terminal phase [TP] male), (2) during socially-controlled female-to-male sex change, and (3) during tidally-driven spawning cycles in the protogynous bluehead wrasse (Thalassoma bifasciatum). We analyzed relative abundances of messenger RNAs (mRNAs) for the brain form of aromatase (cyp19a1b) and the three nuclear estrogen receptors (ER) (ERα, ERβa, and ERβb) by qPCR. Consistent with previous reports, forebrain/midbrain cyp19a1b was highest in females, significantly lower in TP males, and lowest in IP males. By contrast, ERα and ERβb mRNA abundances were highest in TP males and increased during sex change. ERβa mRNA did not vary significantly. Across the tidally-driven spawning cycle, cyp19a1b abundances were higher in females than TP males. Interestingly, cyp19a1b levels were higher in TP males close ( 1 h) to the daily spawning period when sexual and aggressive behaviors rise than males far from spawning ( 10–12 h). Together with earlier findings, our results suggest alterations in neural estrogen signaling are key regulators of socially-controlled sex change and sexual phenotype differences. Additionally, these patterns suggest TP male-typical sociosexual behaviors may depend on intermediate rather than low estrogenic signaling. We discuss these results and the possibility that an inverted-U shaped relationship between neural estrogen and male-typical behaviors is more common than presently appreciated.","container-title":"Journal of Experimental Zoology Part A: Ecological and Integrative Physiology","DOI":"10.1002/jez.2558","ISSN":"2471-5646","issue":"1","language":"en","note":"_eprint: https://onlinelibrary.wiley.com/doi/pdf/10.1002/jez.2558","page":"24-34","source":"Wiley Online Library","title":"Estrogenic signaling and sociosexual behavior in wild sex-changing bluehead wrasses, Thalassoma bifasciatum","volume":"337","author":[{"family":"Prim","given":"Julianna H."},{"family":"Phillips","given":"Marshall C."},{"family":"Lamm","given":"Melissa S."},{"family":"Brady","given":"Jeannie"},{"family":"Cabral","given":"Itze"},{"family":"Durden","given":"Shelby"},{"family":"Dustin","given":"Elizabeth"},{"family":"Hazellief","given":"Allison"},{"family":"Klapheke","given":"Brandon"},{"family":"Lamb","given":"April D."},{"family":"Lukowsky","given":"Alison"},{"family":"May","given":"Dianna"},{"family":"Sanchez","given":"Sidney G."},{"family":"Thompson","given":"Kelly C."},{"family":"Tyler","given":"William A."},{"family":"Godwin","given":"John"}],"issued":{"date-parts":[["2022"]]}}},{"id":2131,"uris":["http://zotero.org/users/11313215/items/IKVUZYVY"],"itemData":{"id":2131,"type":"article-journal","abstract":"Phenotypic plasticity represents an elegant adaptive response of individuals to a change in their environment. Bluehead wrasses (Thalassoma bifasciatum) exhibit astonishing sexual plasticity, including female-to-male sex change and discrete male morphs that differ strikingly in behavior, morphology, and gonadal investment. Using RNA-seq transcriptome profiling, we examined the genes and physiological pathways underlying flexible behavioral and gonadal differences among female, dominant (bourgeois) male, and female-mimic (sneaker) male blueheads. For the first time in any organism, we find that female mimicry by sneaker males has a transcriptional signature in both the brain and the gonad. Sneaker males shared striking similarity in neural gene expression with females, supporting the idea that males with alternative reproductive phenotypes have “female-like brains.” Sneaker males also overexpressed neuroplasticity genes, suggesting that their opportunistic reproductive strategy requires a heightened capacity for neuroplasticity. Bourgeois males overexpressed genes associated with socio-sexual behaviors (e.g., isotocin), but also neuroprotective genes and biomarkers of oxidative stress and aging, indicating a hitherto unexplored cost to these males of attaining the reproductively privileged position at the top of the social hierarchy. Our novel comparison of testicular transcriptomes in a fish with male sexual polymorphism associates greater gonadal investment by sneaker males with overexpression of genes involved in cell proliferation and sperm quality control. We propose that morphological female-mimicry by sneaker male teleosts entails pervasive downregulation of androgenesis genes, consistent with low androgen production in males lacking well-developed secondary sexual characters.","container-title":"Molecular Biology and Evolution","DOI":"10.1093/molbev/msx293","ISSN":"0737-4038","issue":"1","journalAbbreviation":"Molecular Biology and Evolution","page":"225-241","source":"Silverchair","title":"Female Mimicry by Sneaker Males Has a Transcriptomic Signature in Both the Brain and the Gonad in a Sex-Changing Fish","volume":"35","author":[{"family":"Todd","given":"Erica V"},{"family":"Liu","given":"Hui"},{"family":"Lamm","given":"Melissa S"},{"family":"Thomas","given":"Jodi T"},{"family":"Rutherford","given":"Kim"},{"family":"Thompson","given":"Kelly C"},{"family":"Godwin","given":"John R"},{"family":"Gemmell","given":"Neil J"}],"issued":{"date-parts":[["2018",1,1]]}}},{"id":2134,"uris":["http://zotero.org/users/11313215/items/P4TMRGZK"],"itemData":{"id":2134,"type":"article-journal","abstract":"Teleost fishes exhibit remarkably diverse and plastic sexual developmental patterns. One of the most astonishing is the rapid socially controlled female-to-male (protogynous) sex change observed in bluehead wrasses (Thalassoma bifasciatum). Such functional sex change is widespread in marine fishes, including species of commercial importance, yet its underlying molecular basis remains poorly explored.","container-title":"Biology of Sex Differences","DOI":"10.1186/s13293-015-0044-8","ISSN":"2042-6410","issue":"1","journalAbbreviation":"Biology of Sex Differences","page":"26","source":"BioMed Central","title":"Large-scale transcriptome sequencing reveals novel expression patterns for key sex-related genes in a sex-changing fish","volume":"6","author":[{"family":"Liu","given":"Hui"},{"family":"Lamm","given":"Melissa S."},{"family":"Rutherford","given":"Kim"},{"family":"Black","given":"Michael A."},{"family":"Godwin","given":"John R."},{"family":"Gemmell","given":"Neil J."}],"issued":{"date-parts":[["2015",11,25]]}}},{"id":4545,"uris":["http://zotero.org/users/11313215/items/8RMJ4EHJ"],"itemData":{"id":4545,"type":"article-journal","abstract":"Sex determination in coral reef fish is highly plastic, with many species displaying socially controlled sequential hermaphroditism. In these species, social hierarchy cues trigger sex change, initiating transformations in neuroanatomy, physiology, morphology, and behavior. The process begins in the brain, where shifts in dominance status alter cortisol release and neuromodulator signaling, including dopamine and arginine vasotocin. Radial glia detect these changes and modulate local estradiol synthesis via brain aromatase production that in turn influences neurogenesis and gene expression in multiple types of glia and neurons involved in pituitary-gonadotroph regulation. The altered gonadotroph control directs the gonadal transformation. Mechanistically, protogyny (female-to-male) typically occurs faster than protandry (male-to-female), with differences in the order of behavioral, gonadal, and morphological changes. Understanding these processes in sex-changing fish provides valuable insights into the neural and endocrine mechanisms underlying reproductive plasticity, with broader implications for neuroendocrinology and the evolution of sex differences in vertebrates.","container-title":"Current Opinion in Neurobiology","DOI":"10.1016/j.conb.2025.103094","ISSN":"0959-4388","journalAbbreviation":"Current Opinion in Neurobiology","license":"All rights reserved","page":"103094","source":"ScienceDirect","title":"Plasticity of brain sexual dimorphism as revealed by sex changing fish","volume":"94","author":[{"family":"Graham","given":"Gabriel J."},{"family":"Rhodes","given":"Justin S."}],"issued":{"date-parts":[["2025",10,1]]}}},{"id":3213,"uris":["http://zotero.org/users/11313215/items/RWMZ9QFA"],"itemData":{"id":3213,"type":"article-journal","abstract":"BACKGROUND: Sexual differentiation of the brain occurs in all major vertebrate lineages but is not well understood at a molecular and cellular level. Unlike most vertebrates, sex-changing fishes have the remarkable ability to change reproductive sex during adulthood in response to social stimuli, offering a unique opportunity to understand mechanisms by which the nervous system can initiate and coordinate sexual differentiation.\nMETHODS: This study explores sexual differentiation of the forebrain using single nucleus RNA-sequencing in the anemonefish Amphiprion ocellaris, producing the first cellular atlas of a sex-changing brain.\nRESULTS: We uncover extensive sex differences in cell type-specific gene expression, relative proportions of cells, baseline neuronal excitation, and predicted inter-neuronal communication. Additionally, we identify the cholecystokinin, galanin, and estrogen systems as central molecular axes of sexual differentiation. Supported by these findings, we propose a model of sexual differentiation in the conserved vertebrate social decision-making network spanning multiple subtypes of neurons and glia, including neuronal subpopulations within the preoptic area that are positioned to regulate gonadal differentiation.\nCONCLUSIONS: This work deepens our understanding of sexual differentiation in the vertebrate brain and defines a rich suite of molecular and cellular pathways that differentiate during adult sex change in anemonefish.","container-title":"Biology of Sex Differences","DOI":"10.1186/s13293-024-00632-0","ISSN":"2042-6410","issue":"1","journalAbbreviation":"Biol Sex Differ","language":"eng","page":"58","PMID":"39044232","PMCID":"PMC11267845","source":"PubMed","title":"Adult sex change leads to extensive forebrain reorganization in clownfish","volume":"15","author":[{"family":"Parker","given":"Coltan G."},{"family":"Gruenhagen","given":"George W."},{"family":"Hegarty","given":"Brianna E."},{"family":"Histed","given":"Abigail R."},{"family":"Streelman","given":"Jeffrey T."},{"family":"Rhodes","given":"Justin S."},{"family":"Johnson","given":"Zachary V."}],"issued":{"date-parts":[["2024",7,23]]}}},{"id":2304,"uris":["http://zotero.org/users/11313215/items/33G33VBP"],"itemData":{"id":2304,"type":"article-journal","abstract":"Sex steroids can both modulate and be modulated by behavior, and their actions are mediated by complex interactions among multiple hormone sources and targets. While gonadal steroids delivered via circulation can affect behavior, changes in local brain steroid synthesis also can modulate behavior. The relative steroid load across different tissues and the association of these levels with rates of behavior have not been well studied. The bluebanded goby (Lythrypnus dalli) is a sex changing fish in which social status determines sexual phenotype. We examined changes in steroid levels in brain, gonad and body muscle at either 24 hours or 6 days after social induction of protogynous sex change, and from individuals in stable social groups not undergoing sex change. For each tissue, we measured levels of estradiol (E2), testosterone (T) and 11-ketotestosterone (KT). Females had more T than males in the gonads, and more E2 in all tissues but there was no sex difference in KT. For both sexes, E2 was higher in the gonad than in other tissues while androgens were higher in the brain. During sex change, brain T levels dropped while brain KT increased, and brain E2 levels did not change. We found a positive relationship between androgens and aggression in the most dominant females but only when the male was removed from the social group. The results demonstrate that steroid levels are responsive to changes in the social environment, and that their concentrations vary in different tissues. Also, we suggest that rapid changes in brain androgen levels might be important in inducing behavioral and/or morphological changes associated with protogynous sex change.","container-title":"PLOS ONE","DOI":"10.1371/journal.pone.0051158","ISSN":"1932-6203","issue":"12","journalAbbreviation":"PLOS ONE","language":"en","page":"e51158","publisher":"Public Library of Science","source":"PLoS Journals","title":"Differential Responses of Brain, Gonad and Muscle Steroid Levels to Changes in Social Status and Sex in a Sequential and Bidirectional Hermaphroditic Fish","volume":"7","author":[{"family":"Lorenzi","given":"Varenka"},{"family":"Earley","given":"Ryan L."},{"family":"Grober","given":"Matthew S."}],"issued":{"date-parts":[["2012",12,10]]}}},{"id":2115,"uris":["http://zotero.org/users/11313215/items/8XPZETYK"],"itemData":{"id":2115,"type":"article-journal","abstract":"For vertebrates living in social hierarchies, the neuroendocrine system regulates temporal aspects of aggressive interactions during status establishment. In teleost fishes, the sex steroids 17β-estradiol (E2) and 11-ketotestosterone (KT), and the glucocorticoid, cortisol (CORT) are associated with aggression in distinct phases of their life history. Bluebanded gobies, Lythrypnus dalli, exhibit bidirectional sexual plasticity by responding to changes in their social structure by escalating aggression associated with neural changes that precede gonadal reorganization to the opposite sex. Here, we used a novel experimental design to investigate systemic (waterborne) and neural steroids associated with the earliest behavioral changes associated with feminization and masculinization during protandrous and protogynous sex change respectively. In stable social groups of wild-caught L. dalli comprising of one male and two females, we disrupted hierarchy by adding or removing a male, providing a social context for intrasexual aggression. Within only 30 min, males exhibited high rates of physical aggression inside the nest to maintain their territory, while females exhibited high rates of chases outside the nest to reestablish social status. During this period of instability, while waterborne steroids were not affected, brain E2 was higher in all fish and CORT was lower in male brains. Brain KT was higher in males who emerged as dominant compared to dominant females. Overall, a combination of differences in brain E2, CORT, and KT were important in the regulation of hierarchy re-establishment and maintenance. Rapid responses during conspecific aggressive encounters are likely mediated by neural steroid synthesis that precede changes in systemic steroids.","container-title":"Hormones and Behavior","DOI":"10.1016/j.yhbeh.2023.105373","ISSN":"0018-506X","journalAbbreviation":"Hormones and Behavior","page":"105373","source":"ScienceDirect","title":"Sex differences in aggressive intensities and brain steroids during status resolution in a sex changing fish, &lt;i&gt;Lythrypnus dalli&lt;/i&gt;","volume":"153","author":[{"family":"White","given":"Katrina J."},{"family":"Rivas","given":"Melissa G."},{"family":"Pradhan","given":"Devaleena S."}],"issued":{"date-parts":[["2023",7,1]]}}}],"schema":"https://github.com/citation-style-language/schema/raw/master/csl-citation.json"} </w:delInstrText>
        </w:r>
        <w:r w:rsidRPr="00013D8B">
          <w:fldChar w:fldCharType="separate"/>
        </w:r>
        <w:r w:rsidR="00536D5D" w:rsidRPr="00536D5D">
          <w:rPr>
            <w:rFonts w:cs="Times New Roman"/>
            <w:kern w:val="0"/>
          </w:rPr>
          <w:delText>(15–22)</w:delText>
        </w:r>
        <w:r w:rsidRPr="00013D8B">
          <w:fldChar w:fldCharType="end"/>
        </w:r>
        <w:r w:rsidRPr="00013D8B">
          <w:delText xml:space="preserve">. Since radial glial cells (RGCs) are the neural progenitors responsible for neurogenesis, as well as the primary cell type responsible for steroid hormone synthesis in the teleost brain </w:delText>
        </w:r>
        <w:r w:rsidRPr="00013D8B">
          <w:fldChar w:fldCharType="begin"/>
        </w:r>
        <w:r w:rsidR="00536D5D">
          <w:delInstrText xml:space="preserve"> ADDIN ZOTERO_ITEM CSL_CITATION {"citationID":"HiKP1KCv","properties":{"unsorted":false,"formattedCitation":"(23)","plainCitation":"(23)","noteIndex":0},"citationItems":[{"id":4147,"uris":["http://zotero.org/users/11313215/items/XBVTYWAC"],"itemData":{"id":4147,"type":"article-journal","abstract":"Sex steroid hormones are synthesized from cholesterol and exert pleiotropic effects notably in the central nervous system. Pioneering studies from Baulieu and colleagues have suggested that steroids are also locally-synthesized in the brain. Such steroids, called neurosteroids, can rapidly modulate neuronal excitability and functions, brain plasticity, and behavior. Accumulating data obtained on a wide variety of species demonstrate that neurosteroidogenesis is an evolutionary conserved feature across fish, birds, and mammals. In this review, we will first document neurosteroidogenesis and steroid signaling for estrogens, progestagens, and androgens in the brain of teleost fish, birds, and mammals. We will next consider the effects of sex steroids in homeostatic and regenerative neurogenesis, in neuroprotection, and in sexual behaviors. In a last part, we will discuss the transport of steroids and lipoproteins from the periphery within the brain (and vice-versa) and document their effects on the blood-brain barrier (BBB) permeability and on neuroprotection. We will emphasize the potential interaction between lipoproteins and sex steroids, addressing the beneficial effects of steroids and lipoproteins, particularly HDL-cholesterol, against the breakdown of the BBB reported to occur during brain ischemic stroke. We will consequently highlight the potential anti-inflammatory, anti-oxidant, and neuroprotective properties of sex steroid and lipoproteins, these latest improving cholesterol and steroid ester transport within the brain after insults.","container-title":"Frontiers in Neuroscience","DOI":"10.3389/fnins.2018.00084","ISSN":"1662-4548","journalAbbreviation":"Front Neurosci","page":"84","PMID":"29515356","PMCID":"PMC5826223","source":"PubMed Central","title":"Steroid Transport, Local Synthesis, and Signaling within the Brain: Roles in Neurogenesis, Neuroprotection, and Sexual Behaviors","title-short":"Steroid Transport, Local Synthesis, and Signaling within the Brain","volume":"12","author":[{"family":"Diotel","given":"Nicolas"},{"family":"Charlier","given":"Thierry D."},{"family":"Lefebvre d'Hellencourt","given":"Christian"},{"family":"Couret","given":"David"},{"family":"Trudeau","given":"Vance L."},{"family":"Nicolau","given":"Joel C."},{"family":"Meilhac","given":"Olivier"},{"family":"Kah","given":"Olivier"},{"family":"Pellegrini","given":"Elisabeth"}],"issued":{"date-parts":[["2018",2,20]]}}}],"schema":"https://github.com/citation-style-language/schema/raw/master/csl-citation.json"} </w:delInstrText>
        </w:r>
        <w:r w:rsidRPr="00013D8B">
          <w:fldChar w:fldCharType="separate"/>
        </w:r>
        <w:r w:rsidR="00536D5D" w:rsidRPr="00536D5D">
          <w:rPr>
            <w:rFonts w:cs="Times New Roman"/>
          </w:rPr>
          <w:delText>(23)</w:delText>
        </w:r>
        <w:r w:rsidRPr="00013D8B">
          <w:fldChar w:fldCharType="end"/>
        </w:r>
        <w:r w:rsidRPr="00013D8B">
          <w:delText xml:space="preserve">, we next focused our analysis on cluster 1_RGC. </w:delText>
        </w:r>
      </w:del>
    </w:p>
    <w:p w14:paraId="13198D13" w14:textId="665692A8" w:rsidR="004816FA" w:rsidRDefault="004816FA" w:rsidP="004816FA">
      <w:pPr>
        <w:rPr>
          <w:ins w:id="319" w:author="Rhodes, Justin S" w:date="2026-08-04T14:17:00Z" w16du:dateUtc="2026-08-04T18:17:00Z"/>
        </w:rPr>
      </w:pPr>
      <w:del w:id="320" w:author="Rhodes, Justin S" w:date="2026-08-04T14:17:00Z" w16du:dateUtc="2026-08-04T18:17:00Z">
        <w:r w:rsidRPr="00013D8B">
          <w:tab/>
          <w:delText>Among the most surprising and robust findings from our DEG analysis was that brain aromatase (</w:delText>
        </w:r>
        <w:r w:rsidRPr="00013D8B">
          <w:rPr>
            <w:i/>
            <w:iCs/>
          </w:rPr>
          <w:delText>cyp19a1b</w:delText>
        </w:r>
        <w:r w:rsidRPr="00013D8B">
          <w:delText>), the primary</w:delText>
        </w:r>
      </w:del>
      <w:ins w:id="321" w:author="Rhodes, Justin S" w:date="2026-08-04T14:17:00Z" w16du:dateUtc="2026-08-04T18:17:00Z">
        <w:r w:rsidRPr="00013D8B">
          <w:rPr>
            <w:b/>
            <w:bCs/>
          </w:rPr>
          <w:tab/>
        </w:r>
        <w:r w:rsidR="0078035B" w:rsidRPr="0078035B">
          <w:t xml:space="preserve">Among all identified cell populations, cluster 1_RGC exhibited the second-highest number of DEGs and the greatest number of DARs. </w:t>
        </w:r>
        <w:r w:rsidR="00112078">
          <w:t>B</w:t>
        </w:r>
        <w:r w:rsidR="0078035B" w:rsidRPr="0078035B">
          <w:t xml:space="preserve">ecause radial glial cells are the neural progenitors responsible for adult neurogenesis and the principal site of steroid hormone synthesis, including aromatase expression, in the teleost brain </w:t>
        </w:r>
        <w:r w:rsidR="0078035B" w:rsidRPr="00013D8B">
          <w:fldChar w:fldCharType="begin"/>
        </w:r>
        <w:r w:rsidR="0078035B">
          <w:instrText xml:space="preserve"> ADDIN ZOTERO_ITEM CSL_CITATION {"citationID":"HiKP1KCv","properties":{"unsorted":false,"formattedCitation":"(23)","plainCitation":"(23)","noteIndex":0},"citationItems":[{"id":4147,"uris":["http://zotero.org/users/11313215/items/XBVTYWAC"],"itemData":{"id":4147,"type":"article-journal","abstract":"Sex steroid hormones are synthesized from cholesterol and exert pleiotropic effects notably in the central nervous system. Pioneering studies from Baulieu and colleagues have suggested that steroids are also locally-synthesized in the brain. Such steroids, called neurosteroids, can rapidly modulate neuronal excitability and functions, brain plasticity, and behavior. Accumulating data obtained on a wide variety of species demonstrate that neurosteroidogenesis is an evolutionary conserved feature across fish, birds, and mammals. In this review, we will first document neurosteroidogenesis and steroid signaling for estrogens, progestagens, and androgens in the brain of teleost fish, birds, and mammals. We will next consider the effects of sex steroids in homeostatic and regenerative neurogenesis, in neuroprotection, and in sexual behaviors. In a last part, we will discuss the transport of steroids and lipoproteins from the periphery within the brain (and vice-versa) and document their effects on the blood-brain barrier (BBB) permeability and on neuroprotection. We will emphasize the potential interaction between lipoproteins and sex steroids, addressing the beneficial effects of steroids and lipoproteins, particularly HDL-cholesterol, against the breakdown of the BBB reported to occur during brain ischemic stroke. We will consequently highlight the potential anti-inflammatory, anti-oxidant, and neuroprotective properties of sex steroid and lipoproteins, these latest improving cholesterol and steroid ester transport within the brain after insults.","container-title":"Frontiers in Neuroscience","DOI":"10.3389/fnins.2018.00084","ISSN":"1662-4548","journalAbbreviation":"Front Neurosci","page":"84","PMID":"29515356","PMCID":"PMC5826223","source":"PubMed Central","title":"Steroid Transport, Local Synthesis, and Signaling within the Brain: Roles in Neurogenesis, Neuroprotection, and Sexual Behaviors","title-short":"Steroid Transport, Local Synthesis, and Signaling within the Brain","volume":"12","author":[{"family":"Diotel","given":"Nicolas"},{"family":"Charlier","given":"Thierry D."},{"family":"Lefebvre d'Hellencourt","given":"Christian"},{"family":"Couret","given":"David"},{"family":"Trudeau","given":"Vance L."},{"family":"Nicolau","given":"Joel C."},{"family":"Meilhac","given":"Olivier"},{"family":"Kah","given":"Olivier"},{"family":"Pellegrini","given":"Elisabeth"}],"issued":{"date-parts":[["2018",2,20]]}}}],"schema":"https://github.com/citation-style-language/schema/raw/master/csl-citation.json"} </w:instrText>
        </w:r>
        <w:r w:rsidR="0078035B" w:rsidRPr="00013D8B">
          <w:fldChar w:fldCharType="separate"/>
        </w:r>
        <w:r w:rsidR="0078035B" w:rsidRPr="00536D5D">
          <w:rPr>
            <w:rFonts w:cs="Times New Roman"/>
          </w:rPr>
          <w:t>(23)</w:t>
        </w:r>
        <w:r w:rsidR="0078035B" w:rsidRPr="00013D8B">
          <w:fldChar w:fldCharType="end"/>
        </w:r>
        <w:r w:rsidR="00CF4436">
          <w:t>, we next performed a focused analysis of this cluster</w:t>
        </w:r>
        <w:r w:rsidR="0078035B" w:rsidRPr="0078035B">
          <w:t xml:space="preserve">. </w:t>
        </w:r>
      </w:ins>
    </w:p>
    <w:p w14:paraId="5645C4A1" w14:textId="4E17F253" w:rsidR="004816FA" w:rsidRPr="00013D8B" w:rsidRDefault="00112078" w:rsidP="004816FA">
      <w:ins w:id="322" w:author="Rhodes, Justin S" w:date="2026-08-04T14:17:00Z" w16du:dateUtc="2026-08-04T18:17:00Z">
        <w:r>
          <w:tab/>
        </w:r>
        <w:r w:rsidRPr="00112078">
          <w:t>Among the most prominent changes in 1_RGC was transient downregulation of brain aromatase (</w:t>
        </w:r>
        <w:r w:rsidRPr="00021BBD">
          <w:rPr>
            <w:i/>
            <w:iCs/>
          </w:rPr>
          <w:t>cyp19a1b</w:t>
        </w:r>
        <w:r w:rsidRPr="00112078">
          <w:t>), the</w:t>
        </w:r>
      </w:ins>
      <w:r w:rsidRPr="00112078">
        <w:t xml:space="preserve"> enzyme responsible for converting androgens to estrogens in the teleost brain </w:t>
      </w:r>
      <w:r w:rsidRPr="00013D8B">
        <w:fldChar w:fldCharType="begin"/>
      </w:r>
      <w:r>
        <w:instrText xml:space="preserve"> ADDIN ZOTERO_ITEM CSL_CITATION {"citationID":"dttOgGbo","properties":{"unsorted":false,"formattedCitation":"(23)","plainCitation":"(23)","noteIndex":0},"citationItems":[{"id":4147,"uris":["http://zotero.org/users/11313215/items/XBVTYWAC"],"itemData":{"id":4147,"type":"article-journal","abstract":"Sex steroid hormones are synthesized from cholesterol and exert pleiotropic effects notably in the central nervous system. Pioneering studies from Baulieu and colleagues have suggested that steroids are also locally-synthesized in the brain. Such steroids, called neurosteroids, can rapidly modulate neuronal excitability and functions, brain plasticity, and behavior. Accumulating data obtained on a wide variety of species demonstrate that neurosteroidogenesis is an evolutionary conserved feature across fish, birds, and mammals. In this review, we will first document neurosteroidogenesis and steroid signaling for estrogens, progestagens, and androgens in the brain of teleost fish, birds, and mammals. We will next consider the effects of sex steroids in homeostatic and regenerative neurogenesis, in neuroprotection, and in sexual behaviors. In a last part, we will discuss the transport of steroids and lipoproteins from the periphery within the brain (and vice-versa) and document their effects on the blood-brain barrier (BBB) permeability and on neuroprotection. We will emphasize the potential interaction between lipoproteins and sex steroids, addressing the beneficial effects of steroids and lipoproteins, particularly HDL-cholesterol, against the breakdown of the BBB reported to occur during brain ischemic stroke. We will consequently highlight the potential anti-inflammatory, anti-oxidant, and neuroprotective properties of sex steroid and lipoproteins, these latest improving cholesterol and steroid ester transport within the brain after insults.","container-title":"Frontiers in Neuroscience","DOI":"10.3389/fnins.2018.00084","ISSN":"1662-4548","journalAbbreviation":"Front Neurosci","page":"84","PMID":"29515356","PMCID":"PMC5826223","source":"PubMed Central","title":"Steroid Transport, Local Synthesis, and Signaling within the Brain: Roles in Neurogenesis, Neuroprotection, and Sexual Behaviors","title-short":"Steroid Transport, Local Synthesis, and Signaling within the Brain","volume":"12","author":[{"family":"Diotel","given":"Nicolas"},{"family":"Charlier","given":"Thierry D."},{"family":"Lefebvre d'Hellencourt","given":"Christian"},{"family":"Couret","given":"David"},{"family":"Trudeau","given":"Vance L."},{"family":"Nicolau","given":"Joel C."},{"family":"Meilhac","given":"Olivier"},{"family":"Kah","given":"Olivier"},{"family":"Pellegrini","given":"Elisabeth"}],"issued":{"date-parts":[["2018",2,20]]}}}],"schema":"https://github.com/citation-style-language/schema/raw/master/csl-citation.json"} </w:instrText>
      </w:r>
      <w:r w:rsidRPr="00013D8B">
        <w:fldChar w:fldCharType="separate"/>
      </w:r>
      <w:r w:rsidRPr="00536D5D">
        <w:rPr>
          <w:rFonts w:cs="Times New Roman"/>
        </w:rPr>
        <w:t>(23)</w:t>
      </w:r>
      <w:r w:rsidRPr="00013D8B">
        <w:fldChar w:fldCharType="end"/>
      </w:r>
      <w:del w:id="323" w:author="Rhodes, Justin S" w:date="2026-08-04T14:17:00Z" w16du:dateUtc="2026-08-04T18:17:00Z">
        <w:r w:rsidR="004816FA" w:rsidRPr="00013D8B">
          <w:delText xml:space="preserve">, </w:delText>
        </w:r>
      </w:del>
      <w:ins w:id="324" w:author="Rhodes, Justin S" w:date="2026-08-04T14:17:00Z" w16du:dateUtc="2026-08-04T18:17:00Z">
        <w:r>
          <w:t>.</w:t>
        </w:r>
        <w:r w:rsidRPr="00112078">
          <w:t xml:space="preserve"> </w:t>
        </w:r>
        <w:r w:rsidRPr="00021BBD">
          <w:rPr>
            <w:i/>
            <w:iCs/>
          </w:rPr>
          <w:t>cyp19a1b</w:t>
        </w:r>
        <w:r w:rsidRPr="00112078">
          <w:t xml:space="preserve"> expression </w:t>
        </w:r>
      </w:ins>
      <w:r w:rsidRPr="00112078">
        <w:t xml:space="preserve">was significantly </w:t>
      </w:r>
      <w:del w:id="325" w:author="Rhodes, Justin S" w:date="2026-08-04T14:17:00Z" w16du:dateUtc="2026-08-04T18:17:00Z">
        <w:r w:rsidR="004816FA" w:rsidRPr="00013D8B">
          <w:delText>downregulated</w:delText>
        </w:r>
      </w:del>
      <w:ins w:id="326" w:author="Rhodes, Justin S" w:date="2026-08-04T14:17:00Z" w16du:dateUtc="2026-08-04T18:17:00Z">
        <w:r w:rsidRPr="00112078">
          <w:t>reduced</w:t>
        </w:r>
      </w:ins>
      <w:r w:rsidRPr="00112078">
        <w:t xml:space="preserve"> in </w:t>
      </w:r>
      <w:del w:id="327" w:author="Rhodes, Justin S" w:date="2026-08-04T14:17:00Z" w16du:dateUtc="2026-08-04T18:17:00Z">
        <w:r w:rsidR="004816FA" w:rsidRPr="00013D8B">
          <w:delText>intermediate RGCs (</w:delText>
        </w:r>
        <w:r w:rsidR="004816FA" w:rsidRPr="00013D8B">
          <w:rPr>
            <w:highlight w:val="yellow"/>
          </w:rPr>
          <w:delText xml:space="preserve">Fig </w:delText>
        </w:r>
        <w:r w:rsidR="009638F7" w:rsidRPr="00013D8B">
          <w:rPr>
            <w:highlight w:val="yellow"/>
          </w:rPr>
          <w:delText>4</w:delText>
        </w:r>
        <w:r w:rsidR="00D666C6" w:rsidRPr="00013D8B">
          <w:rPr>
            <w:highlight w:val="yellow"/>
          </w:rPr>
          <w:delText>A</w:delText>
        </w:r>
        <w:r w:rsidR="004816FA" w:rsidRPr="00013D8B">
          <w:rPr>
            <w:highlight w:val="yellow"/>
          </w:rPr>
          <w:delText>.</w:delText>
        </w:r>
        <w:r w:rsidR="004816FA" w:rsidRPr="00013D8B">
          <w:delText xml:space="preserve">). Further, there was no significant difference in </w:delText>
        </w:r>
        <w:r w:rsidR="004816FA" w:rsidRPr="00013D8B">
          <w:rPr>
            <w:i/>
            <w:iCs/>
          </w:rPr>
          <w:delText>cyp19a1b</w:delText>
        </w:r>
        <w:r w:rsidR="004816FA" w:rsidRPr="00013D8B">
          <w:delText xml:space="preserve"> expression between</w:delText>
        </w:r>
      </w:del>
      <w:ins w:id="328" w:author="Rhodes, Justin S" w:date="2026-08-04T14:17:00Z" w16du:dateUtc="2026-08-04T18:17:00Z">
        <w:r w:rsidRPr="00112078">
          <w:t>intermediates relative to both</w:t>
        </w:r>
      </w:ins>
      <w:r w:rsidRPr="00112078">
        <w:t xml:space="preserve"> males and females</w:t>
      </w:r>
      <w:del w:id="329" w:author="Rhodes, Justin S" w:date="2026-08-04T14:17:00Z" w16du:dateUtc="2026-08-04T18:17:00Z">
        <w:r w:rsidR="004816FA" w:rsidRPr="00013D8B">
          <w:delText>.</w:delText>
        </w:r>
      </w:del>
      <w:ins w:id="330" w:author="Rhodes, Justin S" w:date="2026-08-04T14:17:00Z" w16du:dateUtc="2026-08-04T18:17:00Z">
        <w:r w:rsidRPr="00112078">
          <w:t>, whereas males and females did not differ (</w:t>
        </w:r>
        <w:r w:rsidRPr="00112078">
          <w:rPr>
            <w:highlight w:val="yellow"/>
          </w:rPr>
          <w:t>Fig. 4A</w:t>
        </w:r>
        <w:r w:rsidRPr="00112078">
          <w:t>).</w:t>
        </w:r>
      </w:ins>
      <w:r>
        <w:t xml:space="preserve"> </w:t>
      </w:r>
      <w:r w:rsidR="004816FA" w:rsidRPr="00013D8B">
        <w:t xml:space="preserve">This is in contrast to previous findings which have shown that across sex change, aromatase increases gradually along the process </w:t>
      </w:r>
      <w:r w:rsidR="004816FA" w:rsidRPr="00013D8B">
        <w:fldChar w:fldCharType="begin"/>
      </w:r>
      <w:r w:rsidR="00536D5D">
        <w:instrText xml:space="preserve"> ADDIN ZOTERO_ITEM CSL_CITATION {"citationID":"mMzLR23e","properties":{"formattedCitation":"(16)","plainCitation":"(16)","noteIndex":0},"citationItems":[{"id":520,"uris":["http://zotero.org/users/11313215/items/U7SJXVK7","http://zotero.org/users/11313215/items/BJWDPF4G"],"itemData":{"id":520,"type":"article-journal","abstract":"Sequential hermaphroditism is a unique reproductive strategy among teleosts that is displayed mainly in fish species living in the coral reef environment. The reproductive biology of hermaphrodites has long been intriguing; however, very little is known about the molecular pathways underlying their sex change. Here, we provide the first de novo transcriptome analyses of a hermaphrodite teleost´s undergoing sex change in its natural environment. Our study has examined relative gene expression across multiple groups—rather than just two contrasting conditions— and has allowed us to explore the differential expression patterns throughout the whole process. Our analysis has highlighted the rapid and complex genomic response of the brain associated with sex change, which is subsequently transmitted to the gonads, identifying a large number of candidate genes, some well-known and some novel, involved in the process. The present study provides strong evidence of the importance of the sex steroidogenic machinery during sex change in clownfish, with the aromatase gene playing a central role, both in the brain and the gonad. This work constitutes the first genome-wide study in a social sex-changing species and provides insights into the genetic mechanism governing social sex change and gonadal restructuring in protandrous hermaphrodites.","container-title":"Scientific Reports","DOI":"10.1038/srep35461","ISSN":"2045-2322","issue":"1","journalAbbreviation":"Sci Rep","language":"en","license":"2016 The Author(s)","page":"35461","publisher":"Nature Publishing Group","source":"www.nature.com","title":"Sex Change in Clownfish: Molecular Insights from Transcriptome Analysis","title-short":"Sex Change in Clownfish","volume":"6","author":[{"family":"Casas","given":"Laura"},{"family":"Saborido-Rey","given":"Fran"},{"family":"Ryu","given":"Taewoo"},{"family":"Michell","given":"Craig"},{"family":"Ravasi","given":"Timothy"},{"family":"Irigoien","given":"Xabier"}],"issued":{"date-parts":[["2016",10,17]]}}}],"schema":"https://github.com/citation-style-language/schema/raw/master/csl-citation.json"} </w:instrText>
      </w:r>
      <w:r w:rsidR="004816FA" w:rsidRPr="00013D8B">
        <w:fldChar w:fldCharType="separate"/>
      </w:r>
      <w:r w:rsidR="00536D5D" w:rsidRPr="00536D5D">
        <w:rPr>
          <w:rFonts w:cs="Times New Roman"/>
        </w:rPr>
        <w:t>(16)</w:t>
      </w:r>
      <w:r w:rsidR="004816FA" w:rsidRPr="00013D8B">
        <w:fldChar w:fldCharType="end"/>
      </w:r>
      <w:r w:rsidR="004816FA" w:rsidRPr="00013D8B">
        <w:t xml:space="preserve">, suggesting that a reduction in E2 production may be specific to the </w:t>
      </w:r>
      <w:r w:rsidR="00F40EEE" w:rsidRPr="00013D8B">
        <w:t>ve</w:t>
      </w:r>
      <w:r w:rsidR="0097327E" w:rsidRPr="00013D8B">
        <w:t>ntrocaudal telencephala</w:t>
      </w:r>
      <w:r w:rsidR="004816FA" w:rsidRPr="00013D8B">
        <w:t xml:space="preserve">, while E2 production increases linearly when the whole brain is analyzed. </w:t>
      </w:r>
    </w:p>
    <w:p w14:paraId="4D952D34" w14:textId="77777777" w:rsidR="004816FA" w:rsidRPr="00013D8B" w:rsidRDefault="004816FA" w:rsidP="004816FA"/>
    <w:p w14:paraId="09E38C2F" w14:textId="77777777" w:rsidR="00112078" w:rsidRDefault="004816FA" w:rsidP="004816FA">
      <w:pPr>
        <w:rPr>
          <w:rPrChange w:id="331" w:author="Rhodes, Justin S" w:date="2026-08-04T14:17:00Z" w16du:dateUtc="2026-08-04T18:17:00Z">
            <w:rPr>
              <w:b/>
            </w:rPr>
          </w:rPrChange>
        </w:rPr>
      </w:pPr>
      <w:del w:id="332" w:author="Rhodes, Justin S" w:date="2026-08-04T14:17:00Z" w16du:dateUtc="2026-08-04T18:17:00Z">
        <w:r w:rsidRPr="00013D8B">
          <w:rPr>
            <w:b/>
            <w:bCs/>
          </w:rPr>
          <w:delText>The Rate of</w:delText>
        </w:r>
      </w:del>
      <w:ins w:id="333" w:author="Rhodes, Justin S" w:date="2026-08-04T14:17:00Z" w16du:dateUtc="2026-08-04T18:17:00Z">
        <w:r w:rsidR="00112078" w:rsidRPr="00112078">
          <w:rPr>
            <w:b/>
            <w:bCs/>
          </w:rPr>
          <w:t xml:space="preserve">Radial Glial </w:t>
        </w:r>
        <w:r w:rsidR="00112078">
          <w:rPr>
            <w:b/>
            <w:bCs/>
          </w:rPr>
          <w:t>Transcriptome</w:t>
        </w:r>
        <w:r w:rsidR="00112078" w:rsidRPr="00112078">
          <w:rPr>
            <w:b/>
            <w:bCs/>
          </w:rPr>
          <w:t xml:space="preserve"> Suggests Increased</w:t>
        </w:r>
      </w:ins>
      <w:r w:rsidR="00112078" w:rsidRPr="00112078">
        <w:rPr>
          <w:b/>
          <w:bCs/>
        </w:rPr>
        <w:t xml:space="preserve"> Neurogenesis </w:t>
      </w:r>
      <w:del w:id="334" w:author="Rhodes, Justin S" w:date="2026-08-04T14:17:00Z" w16du:dateUtc="2026-08-04T18:17:00Z">
        <w:r w:rsidRPr="00013D8B">
          <w:rPr>
            <w:b/>
            <w:bCs/>
          </w:rPr>
          <w:delText>Increases in Intermediates</w:delText>
        </w:r>
      </w:del>
      <w:ins w:id="335" w:author="Rhodes, Justin S" w:date="2026-08-04T14:17:00Z" w16du:dateUtc="2026-08-04T18:17:00Z">
        <w:r w:rsidR="00112078" w:rsidRPr="00112078">
          <w:rPr>
            <w:b/>
            <w:bCs/>
          </w:rPr>
          <w:t>During the Intermediate Phase</w:t>
        </w:r>
        <w:r w:rsidRPr="00013D8B">
          <w:tab/>
        </w:r>
      </w:ins>
    </w:p>
    <w:p w14:paraId="6B10BCCE" w14:textId="1A7F75EE" w:rsidR="00CF4436" w:rsidRDefault="004816FA" w:rsidP="004816FA">
      <w:pPr>
        <w:rPr>
          <w:ins w:id="336" w:author="Rhodes, Justin S" w:date="2026-08-04T14:17:00Z" w16du:dateUtc="2026-08-04T18:17:00Z"/>
        </w:rPr>
      </w:pPr>
      <w:del w:id="337" w:author="Rhodes, Justin S" w:date="2026-08-04T14:17:00Z" w16du:dateUtc="2026-08-04T18:17:00Z">
        <w:r w:rsidRPr="00013D8B">
          <w:tab/>
          <w:delText>E2</w:delText>
        </w:r>
      </w:del>
      <w:ins w:id="338" w:author="Rhodes, Justin S" w:date="2026-08-04T14:17:00Z" w16du:dateUtc="2026-08-04T18:17:00Z">
        <w:r w:rsidR="00112078">
          <w:tab/>
        </w:r>
        <w:r w:rsidR="00FF75EB" w:rsidRPr="00FF75EB">
          <w:t>Because estrogen</w:t>
        </w:r>
      </w:ins>
      <w:r w:rsidR="00FF75EB" w:rsidRPr="00FF75EB">
        <w:t xml:space="preserve"> signaling </w:t>
      </w:r>
      <w:del w:id="339" w:author="Rhodes, Justin S" w:date="2026-08-04T14:17:00Z" w16du:dateUtc="2026-08-04T18:17:00Z">
        <w:r w:rsidRPr="00013D8B">
          <w:delText>is known to inhibit</w:delText>
        </w:r>
      </w:del>
      <w:ins w:id="340" w:author="Rhodes, Justin S" w:date="2026-08-04T14:17:00Z" w16du:dateUtc="2026-08-04T18:17:00Z">
        <w:r w:rsidR="00FF75EB" w:rsidRPr="00FF75EB">
          <w:t>regulates neural</w:t>
        </w:r>
      </w:ins>
      <w:r w:rsidR="00FF75EB" w:rsidRPr="00FF75EB">
        <w:t xml:space="preserve"> stem cell differentiation and neurogenesis in zebrafish</w:t>
      </w:r>
      <w:del w:id="341" w:author="Rhodes, Justin S" w:date="2026-08-04T14:17:00Z" w16du:dateUtc="2026-08-04T18:17:00Z">
        <w:r w:rsidRPr="00013D8B">
          <w:delText>,</w:delText>
        </w:r>
      </w:del>
      <w:r w:rsidR="00FF75EB" w:rsidRPr="00013D8B">
        <w:t xml:space="preserve"> </w:t>
      </w:r>
      <w:r w:rsidR="00FF75EB" w:rsidRPr="00013D8B">
        <w:fldChar w:fldCharType="begin"/>
      </w:r>
      <w:r w:rsidR="00FF75EB">
        <w:instrText xml:space="preserve"> ADDIN ZOTERO_ITEM CSL_CITATION {"citationID":"TRCJ2GcC","properties":{"formattedCitation":"(24, 25)","plainCitation":"(24, 25)","noteIndex":0},"citationItems":[{"id":5261,"uris":["http://zotero.org/users/11313215/items/FI8565AV"],"itemData":{"id":5261,"type":"article-journal","abstract":"This article is part of a Special Issue \"Hormones &amp; Neurotrauma\". The brain of the adult teleost fish exhibits intense neurogenic activity and an outstanding capability for brain repair. Remarkably, the brain estrogen-synthesizing enzyme, aromatase B, is strongly expressed, particularly in adult fishes, in radial glial cells, which act as progenitors. Using zebrafish, we tested the hypothesis that estrogens affect adult neurogenesis and brain regeneration by modulating the neurogenic activity of radial glial cells. To investigate this, the estrogenic environment was modified through inhibition of aromatase activity, blockade of nuclear estrogen receptors, or estrogenic treatments. Estrogens significantly decreased cell proliferation and migration at the olfactory bulbs/telencephalon junction and in the mediobasal hypothalamus. It also appears that cell survival is reduced at the olfactory bulbs/telencephalon junction. We also developed a model of telencephalic lesion to assess the role of aromatase and estrogens in brain repair. Proliferation increased rapidly immediately after the lesion in the parenchyma of the injured telencephalon, while proliferation at the ventricular surface appeared after 48h and peaked at 7days. At this time, most proliferative cells express Sox2, however, none of these Sox2 positive cells correspond to aromatase B-positive radial glial cells. Interestingly, aromatase B expression was significantly reduced 48h and 7days after the injury, but surprisingly, at 72h after lesion, aromatase B expression appeared de novo expressed in parenchyma cells, suggesting a role for this ectopic expression of aromatase in brain repair mechanisms. Altogether these data suggest that estrogens modulate adult, but not reparative neurogenesis, in zebrafish.","collection-title":"Hormones &amp; Neurotrauma: Protection, Degeneration and Plasticity","container-title":"Hormones and Behavior","DOI":"10.1016/j.yhbeh.2012.04.003","ISSN":"0018-506X","issue":"2","journalAbbreviation":"Hormones and Behavior","page":"193-207","source":"ScienceDirect","title":"Effects of estradiol in adult neurogenesis and brain repair in zebrafish","volume":"63","author":[{"family":"Diotel","given":"Nicolas"},{"family":"Vaillant","given":"Colette"},{"family":"Gabbero","given":"Cyril"},{"family":"Mironov","given":"Svetlana"},{"family":"Fostier","given":"Alexis"},{"family":"Gueguen","given":"Marie-Madeleine"},{"family":"Anglade","given":"Isabelle"},{"family":"Kah","given":"Olivier"},{"family":"Pellegrini","given":"Elisabeth"}],"issued":{"date-parts":[["2013",2,1]]}}},{"id":5264,"uris":["http://zotero.org/users/11313215/items/5QIXBX3Y"],"itemData":{"id":5264,"type":"article-journal","abstract":"Estrogens are known as steroid hormones affecting the brain in many different ways and a wealth of data now document effects on neurogenesis. Estrogens are provided by the periphery but can also be locally produced within the brain itself due to local aromatization of circulating androgens. Adult neurogenesis is described in all vertebrate species examined so far, but comparative investigations have brought to light differences between vertebrate groups. In teleost fishes, the neurogenic activity is spectacular and adult stem cells maintain their mitogenic activity in many proliferative areas within the brain. Fish are also quite unique because brain aromatase expression is limited to radial glia cells, the progenitor cells of adult fish brain. The zebrafish has emerged as an interesting vertebrate model to elucidate the cellular and molecular mechanisms of adult neurogenesis, and notably its modulation by steroids. The main objective of this review is to summarize data related to the functional link between estrogens production in the brain and neurogenesis in fish. First, we will demonstrate that the brain of zebrafish is an endogenous source of steroids and is directly targeted by local and/or peripheral steroids. Then, we will present data demonstrating the progenitor nature of radial glial cells in the brain of adult fish. Next, we will emphasize the role of estrogens in constitutive neurogenesis and its potential contribution to the regenerative neurogenesis. Finally, the negative impacts on neurogenesis of synthetic hormones used in contraceptive pills production and released in the aquatic environment will be discussed.","collection-title":"SI:Steroids &amp; Nervous System","container-title":"The Journal of Steroid Biochemistry and Molecular Biology","DOI":"10.1016/j.jsbmb.2015.06.011","ISSN":"0960-0760","journalAbbreviation":"The Journal of Steroid Biochemistry and Molecular Biology","page":"27-36","source":"ScienceDirect","title":"Steroid modulation of neurogenesis: Focus on radial glial cells in zebrafish","title-short":"Steroid modulation of neurogenesis","volume":"160","author":[{"family":"Pellegrini","given":"Elisabeth"},{"family":"Diotel","given":"Nicolas"},{"family":"Vaillant-Capitaine","given":"Colette"},{"family":"Pérez Maria","given":"Rita"},{"family":"Gueguen","given":"Marie-Madeleine"},{"family":"Nasri","given":"Ahmed"},{"family":"Cano Nicolau","given":"Joel"},{"family":"Kah","given":"Olivier"}],"issued":{"date-parts":[["2016",6,1]]}}}],"schema":"https://github.com/citation-style-language/schema/raw/master/csl-citation.json"} </w:instrText>
      </w:r>
      <w:r w:rsidR="00FF75EB" w:rsidRPr="00013D8B">
        <w:fldChar w:fldCharType="separate"/>
      </w:r>
      <w:r w:rsidR="00FF75EB" w:rsidRPr="00536D5D">
        <w:rPr>
          <w:rFonts w:cs="Times New Roman"/>
        </w:rPr>
        <w:t>(24, 25)</w:t>
      </w:r>
      <w:r w:rsidR="00FF75EB" w:rsidRPr="00013D8B">
        <w:fldChar w:fldCharType="end"/>
      </w:r>
      <w:del w:id="342" w:author="Rhodes, Justin S" w:date="2026-08-04T14:17:00Z" w16du:dateUtc="2026-08-04T18:17:00Z">
        <w:r w:rsidRPr="00013D8B">
          <w:delText xml:space="preserve"> and in mammals is known to promote brain masculinization during development </w:delText>
        </w:r>
        <w:r w:rsidRPr="00013D8B">
          <w:fldChar w:fldCharType="begin"/>
        </w:r>
        <w:r w:rsidR="00536D5D">
          <w:delInstrText xml:space="preserve"> ADDIN ZOTERO_ITEM CSL_CITATION {"citationID":"ZfoWW8RG","properties":{"formattedCitation":"(26, 27)","plainCitation":"(26, 27)","noteIndex":0},"citationItems":[{"id":4879,"uris":["http://zotero.org/users/11313215/items/4WYTLM78"],"itemData":{"id":4879,"type":"article-journal","abstract":"The brain synthesizes a variety of neurosteroids, including neuroestradiol. Inhibition of neuroestradiol synthesis results in alterations in basic neurodevelopmental processes, such as neurogenesis, neuroblast migration, neuritogenesis and synaptogenesis. Although the neurodevelopmental actions of neuroestradiol are exerted in both sexes, some of them are sex-specific, such as the well characterized effects of neuroestradiol derived from the metabolism of testicular testosterone during critical periods of male brain development. In addition, recent findings have shown sex-specific actions of neuroestradiol on neuroblast migration, neuritic growth and synaptogenesis in females. Among other factors, the epigenetic regulation exerted by X linked genes, such as Kdm6a/Utx, may determine sex-specific actions of neuroestradiol in the female brain. This review evidences the impact of neuroestradiol on brain formation in both sexes and highlights the interaction of neural steriodogenesis, hormones and sex chromosomes in sex-specific brain development.","container-title":"Frontiers in Neuroendocrinology","DOI":"10.1016/j.yfrne.2023.101102","ISSN":"0091-3022","journalAbbreviation":"Frontiers in Neuroendocrinology","page":"101102","source":"ScienceDirect","title":"Neuroestradiol and neuronal development: Not an exclusive male tale anymore","title-short":"Neuroestradiol and neuronal development","volume":"71","author":[{"family":"Garcia-Segura","given":"Luis M."},{"family":"Méndez","given":"Pablo"},{"family":"Arevalo","given":"M. Angeles"},{"family":"Azcoitia","given":"Iñigo"}],"issued":{"date-parts":[["2023",10,1]]}}},{"id":3791,"uris":["http://zotero.org/users/11313215/items/ASVUWB88"],"itemData":{"id":3791,"type":"article-journal","abstract":"Many sex differences in the rodent brain are established during a sensitive period in early life.Gonadal steroid hormones determine sex differences, but there is also a contribution of sex chromosome complement.Epigenetic modifications in key brain regions both establish and maintain sex differences.Neuroimmune and inflammatory signalling pathways are essential contributors to the masculinization of brain and behaviour.Higher male vulnerability to neurodevelopmental disorders may have its origins in naturally occurring higher levels of inflammatory signalling molecules early in life.","container-title":"Nature Reviews Neuroscience","DOI":"10.1038/nrn.2017.61","ISSN":"1471-0048","issue":"8","journalAbbreviation":"Nat Rev Neurosci","language":"en","license":"2017 Springer Nature Limited","page":"471-484","publisher":"Nature Publishing Group","source":"www.nature.com","title":"Neuroimmunology and neuroepigenetics in the establishment of sex differences in the brain","volume":"18","author":[{"family":"McCarthy","given":"Margaret M."},{"family":"Nugent","given":"Bridget M."},{"family":"Lenz","given":"Kathryn M."}],"issued":{"date-parts":[["2017",8]]}}}],"schema":"https://github.com/citation-style-language/schema/raw/master/csl-citation.json"} </w:delInstrText>
        </w:r>
        <w:r w:rsidRPr="00013D8B">
          <w:fldChar w:fldCharType="separate"/>
        </w:r>
        <w:r w:rsidR="00536D5D" w:rsidRPr="00536D5D">
          <w:rPr>
            <w:rFonts w:cs="Times New Roman"/>
          </w:rPr>
          <w:delText>(26, 27)</w:delText>
        </w:r>
        <w:r w:rsidRPr="00013D8B">
          <w:fldChar w:fldCharType="end"/>
        </w:r>
        <w:r w:rsidRPr="00013D8B">
          <w:delText>. In our DEG analysis, the largest single group of DEGs in 1_RGC were transcription factors  known to play roles in neuro- and gliogenesis</w:delText>
        </w:r>
        <w:r w:rsidR="009D2526" w:rsidRPr="00013D8B">
          <w:delText xml:space="preserve"> or genes related to the epigenome</w:delText>
        </w:r>
      </w:del>
      <w:ins w:id="343" w:author="Rhodes, Justin S" w:date="2026-08-04T14:17:00Z" w16du:dateUtc="2026-08-04T18:17:00Z">
        <w:r w:rsidR="00FF75EB">
          <w:t xml:space="preserve">, </w:t>
        </w:r>
        <w:r w:rsidR="00FF75EB" w:rsidRPr="00FF75EB">
          <w:t xml:space="preserve">we next asked whether the transient reduction in </w:t>
        </w:r>
        <w:r w:rsidR="00FF75EB" w:rsidRPr="00BE4FE1">
          <w:rPr>
            <w:i/>
            <w:iCs/>
          </w:rPr>
          <w:t>cyp19a1b</w:t>
        </w:r>
        <w:r w:rsidR="00FF75EB" w:rsidRPr="00FF75EB">
          <w:t xml:space="preserve"> expression observed in intermediate radial glia was accompanied by changes in the neurogenic state of this population.</w:t>
        </w:r>
        <w:r w:rsidR="00EA726B">
          <w:t xml:space="preserve"> </w:t>
        </w:r>
        <w:r w:rsidR="00CF4436" w:rsidRPr="00CF4436">
          <w:t>Consistent with altered neurogenic activity, the largest functional group of DEGs in 1_RGC consisted of transcription factors with established roles in neurogenesis, gliogenesis, and epigenetic regulation</w:t>
        </w:r>
      </w:ins>
      <w:r w:rsidR="00CF4436" w:rsidRPr="00CF4436">
        <w:t xml:space="preserve"> </w:t>
      </w:r>
      <w:r w:rsidR="00CF4436" w:rsidRPr="00013D8B">
        <w:rPr>
          <w:i/>
          <w:iCs/>
        </w:rPr>
        <w:fldChar w:fldCharType="begin"/>
      </w:r>
      <w:r w:rsidR="00CF4436">
        <w:rPr>
          <w:i/>
          <w:iCs/>
        </w:rPr>
        <w:instrText xml:space="preserve"> ADDIN ZOTERO_ITEM CSL_CITATION {"citationID":"tvoAI9YG","properties":{"unsorted":false,"formattedCitation":"(28\\uc0\\u8211{}38)","plainCitation":"(28–38)","noteIndex":0},"citationItems":[{"id":5357,"uris":["http://zotero.org/users/11313215/items/M97TK2BY"],"itemData":{"id":5357,"type":"article-journal","abstract":"During vertebrate development, the specification of distinct cell types is thought to be controlled by inductive signals acting at different concentration thresholds1. The degree of receptor activation in response to these signals is a known determinant of cell fate2, but the later steps at which graded signals are converted into all-or-none distinctions in cell identity remain poorly resolved. In the ventral neural tube, motor neuron and interneuron generation depends on the graded activity of the signalling protein Sonic hedgehog (Shh)3,4,5. These neuronal subtypes derive from distinct progenitor cell populations that express the homeodomain proteins Nkx2.2 or Pax6 in response to graded Shh signalling6,7. In mice lacking Pax6, progenitor cells generate neurons characteristic of exposure to greater Shh activity6,7. However, Nkx2.2 expression expands dosally in Pax6 mutants6, raising the possibility that Pax6 controls neuronal pattern indirectly. Here we provide evidence that Nkx2.2 has a primary role in ventral neuronal patterning. In Nkx2.2 mutants, Pax6 expression is unchanged but cells undergo a ventral-to-dorsal transformation in fate and generate motor neurons rather than interneurons. Thus, Nkx2.2 has an essential role in interpreting graded Shh signals and selecting neuronal identity.","container-title":"Nature","DOI":"10.1038/19315","ISSN":"1476-4687","issue":"6728","language":"en","license":"1999 Macmillan Magazines Ltd.","page":"622-627","publisher":"Nature Publishing Group","source":"www.nature.com","title":"Homeobox gene Nkx2.2 and specification of neuronal identity by graded Sonic hedgehog signalling","volume":"398","author":[{"family":"Briscoe","given":"J."},{"family":"Sussel","given":"L."},{"family":"Serup","given":"P."},{"family":"Hartigan-O'Connor","given":"D."},{"family":"Jessell","given":"T. M."},{"family":"Rubenstein","given":"J. L. R."},{"family":"Ericson","given":"J."}],"issued":{"date-parts":[["1999",4]]}}},{"id":4899,"uris":["http://zotero.org/users/11313215/items/K7XWW822"],"itemData":{"id":4899,"type":"article-journal","abstract":"Dbx homeodomain proteins are important for spinal cord dorsal/ventral patterning and the production of multiple spinal cord cell types. We have examined the regulation and function of Dbx genes in the zebrafish. We report that Hedgehog signaling is not required for the induction or maintenance of these genes; in the absence of Hedgehog signaling, dbx1a/1b/2 are expanded ventrally with concomitant increases in postmitotic neurons that differentiate from this domain. Also, we find that retinoic acid signaling is not required for the induction of Dbx expression. Furthermore, we are the first to report that knockdown of Dbx1 function causes a dorsal expansion of nkx6.2, which is thought to be the cross-repressive partner of Dbx1 in mouse. Our data confirm that the dbx1a/1b/2 domain in zebrafish spinal cord development behaves similarly to amniotes, while extending knowledge of Dbx1 function in spinal cord patterning. Developmental Dynamics 236:3472–3483, 2007. © 2007 Wiley-Liss, Inc.","container-title":"Developmental Dynamics","DOI":"10.1002/dvdy.21367","ISSN":"1097-0177","issue":"12","language":"en","license":"Copyright © 2007 Wiley-Liss, Inc.","note":"_eprint: https://anatomypubs.onlinelibrary.wiley.com/doi/pdf/10.1002/dvdy.21367","page":"3472-3483","source":"Wiley Online Library","title":"Regulation and function of Dbx genes in the zebrafish spinal cord","volume":"236","author":[{"family":"Gribble","given":"Suzanna L."},{"family":"Nikolaus","given":"O. Brant"},{"family":"Dorsky","given":"Richard I."}],"issued":{"date-parts":[["2007"]]}}},{"id":5451,"uris":["http://zotero.org/users/11313215/items/AH7JICHY"],"itemData":{"id":5451,"type":"article-journal","container-title":"Neuron","DOI":"10.1016/S0896-6273(01)00212-4","ISSN":"0896-6273","issue":"2","journalAbbreviation":"Neuron","language":"English","page":"367-384","PMID":"11239429","publisher":"Elsevier","source":"www.cell.com","title":"Control of Interneuron Fate in the Developing Spinal Cord by the Progenitor Homeodomain Protein Dbx1","volume":"29","author":[{"family":"Pierani","given":"A."},{"family":"Moran-Rivard","given":"L."},{"family":"Sunshine","given":"M. J."},{"family":"Littman","given":"D. R."},{"family":"Goulding","given":"M."},{"family":"Jessell","given":"T. M."}],"issued":{"date-parts":[["2001",2,1]]}}},{"id":5309,"uris":["http://zotero.org/users/11313215/items/ZZD8N5VK"],"itemData":{"id":5309,"type":"article-journal","abstract":"Background\nThe conserved habenular nuclei function as a relay system connecting the forebrain with the brain stem. They play crucial roles in various cognitive behaviors by modulating cholinergic, dopaminergic and serotonergic activities. Despite the renewed interest in this conserved forebrain region because of its importance in regulating aversion and reward behaviors, the formation of the habenular nuclei during embryogenesis is poorly understood due to their small size and deep location in the brain, as well as the lack of known markers for habenular progenitors. In zebrafish, the bilateral habenular nuclei are subdivided into dorsal and ventral compartments, are particularly large and found on the dorsal surface of the brain, which facilitates the study of their development.\n\nResults\nHere we examine the expression of a homeodomain transcription factor, dbx1b, and its potential to serve as an early molecular marker of dorsal habenular progenitors. Detailed spatiotemporal expression profiles demonstrate that the expression domain of dbx1b correlates with the presumptive habenular region, and dbx1b-expressing cells are proliferative along the ventricle. A lineage-tracing experiment using the Cre-lox system confirms that all or almost all dorsal habenular neurons are derived from dbx1b-expressing cells. In addition, mutant analysis and pharmacological treatments demonstrate that both initiation and maintenance of dbx1b expression requires precise regulation by fibroblast growth factor (FGF) signaling.\n\nConclusions\nWe provide clear evidence in support of dbx1b marking the progenitor populations that give rise to the dorsal habenulae. In addition, the expression of dbx1b in the dorsal diencephalon is tightly controlled by FGF signaling.","container-title":"Neural Development","DOI":"10.1186/1749-8104-9-20","ISSN":"1749-8104","journalAbbreviation":"Neural Dev","page":"20","PMID":"25212830","PMCID":"PMC4164515","source":"PubMed Central","title":"Dbx1b defines the dorsal habenular progenitor domain in the zebrafish epithalamus","volume":"9","author":[{"family":"Dean","given":"Benjamin J"},{"family":"Erdogan","given":"Begum"},{"family":"Gamse","given":"Joshua T"},{"family":"Wu","given":"Shu-Yu"}],"issued":{"date-parts":[["2014",9,12]]}}},{"id":5428,"uris":["http://zotero.org/users/11313215/items/3D6C9GTQ"],"itemData":{"id":5428,"type":"article-journal","abstract":"Gli zinc-finger proteins are transcription factors involved in the intracellular signal transduction controlled by the Hedgehog family of secreted molecules. They are frequently mutated in human congenital malformations, and their abnormal regulation leads to tumorigenesis. Genetic studies in several model systems indicate that their activity is tightly regulated by Hedgehog signaling through various posttranslational modifications, including phosphorylation, ubiquitin-mediated degradation, and proteolytic processing, as well as through nucleocytoplasmic shuttling. In vertebrate cells, primary cilia are required for the sensing of Hedgehog pathway activity and involved in the processing and activation of Gli proteins. Two evolutionarily conserved Hedgehog pathway components, Suppressor of fused and Kif7, are core intracellular regulators of mammalian Gli proteins. Recent studies revealed that Gli proteins are also regulated transcriptionally and posttranslationally through noncanonical mechanisms independent of Hedgehog signaling. In this review, we describe the regulation of Gli proteins during development and discuss possible mechanisms for their abnormal activation during tumorigenesis.","container-title":"Annual Review of Cell and Developmental Biology","DOI":"10.1146/annurev-cellbio-092910-154048","ISSN":"1081-0706, 1530-8995","issue":"Volume 27, 2011","language":"en","page":"513-537","publisher":"Annual Reviews","source":"www.annualreviews.org","title":"Gli Proteins in Development and Disease","volume":"27","author":[{"family":"Hui","given":"Chi-chung"},{"family":"Angers","given":"Stephane"}],"issued":{"date-parts":[["2011",11,10]]}}},{"id":5281,"uris":["http://zotero.org/users/11313215/items/8UHCEWPU"],"itemData":{"id":5281,"type":"article-journal","abstract":"Chicken ovalbumin upstream promoter transcription factors (COUP-TFs) are nuclear receptors belonging to the superfamily of the steroid/thyroid hormone receptors. Members of this family are internalized to the nucleus both in a ligand-dependent or -independent manner and act as strong transcriptional regulators by binding to the DNA of their target genes. COUP-TFs are defined as orphan receptors, since ligands regulating their activity have not so far been identified. From the very beginning of metazoan evolution, these molecules have been involved in various key events during embryonic development and organogenesis. In this review, we will mainly focus on their function during development and maturation of the central nervous system, which has been well characterized in various animal classes ranging from ctenophores to mammals. We will start by introducing the current knowledge on COUP-TF mechanisms of action and then focus our discussion on the crucial processes underlying forebrain ontogenesis, with special emphasis on mammalian development. Finally, the conserved roles of COUP-TFs along phylogenesis will be highlighted, and some hypotheses, worth exploring in future years to gain more insight into the mechanisms controlled by these factors, will be proposed.","container-title":"Cellular and Molecular Life Sciences: CMLS","DOI":"10.1007/s00018-013-1320-6","ISSN":"1420-682X","issue":"1","journalAbbreviation":"Cell Mol Life Sci","page":"43-62","PMID":"23525662","PMCID":"PMC11114017","source":"PubMed Central","title":"The nuclear receptors COUP-TF: a long-lasting experience in forebrain assembly","title-short":"The nuclear receptors COUP-TF","volume":"71","author":[{"family":"Alfano","given":"Christian"},{"family":"Magrinelli","given":"Elia"},{"family":"Harb","given":"Kawssar"},{"family":"Studer","given":"Michèle"}],"issued":{"date-parts":[["2013",3,23]]}}},{"id":4898,"uris":["http://zotero.org/users/11313215/items/632PT6KR"],"itemData":{"id":4898,"type":"article-journal","abstract":"In human telencephalon at 8–12 postconceptional weeks, ribonucleic acid quantitative sequencing and immunohistochemistry revealed cortical chicken ovalbumin upstream promotor-transcription factor 1 (COUP-TFI) expression in a high ventro-posterior to low anterior gradient except for raised immunoreactivity in the anterior ventral pallium. Unlike in mouse, COUP-TFI and SP8 were extensively co-expressed in dorsal sensory neocortex and dorsal hippocampus whereas COUPTFI/COUPTFII co-expression defined ventral temporal cortex and ventral hippocampus. In the ganglionic eminences (GEs) COUP-TFI immunoreactivity demarcated the proliferative zones of caudal GE (CGE), dorsal medial GE (MGE), MGE/lateral GE (LGE) boundary, and ventral LGE whereas COUP-TFII was limited to ventral CGE and the MGE/LGE boundary. Co-labeling with gamma amino butyric acidergic interneuron markers revealed that COUP-TFI was expressed in subpopulations of either MGE-derived (SOX6+) or CGE-derived (calretinin+/SP8+) interneurons. COUP-TFII was mainly confined to CGE-derived interneurons. Twice as many GAD67+ cortical cells co-labeled for COUP-TFI than for COUP-TFII. A fifth of COUP-TFI cells also co-expressed COUP-TFII, and cells expressing either transcription factor followed posterior or anterio-lateral pathways into the cortex, therefore, a segregation of migration pathways according to COUP-TF expression as proposed in mouse was not observed. In cultures differentiated from isolated human cortical progenitors, many cells expressed either COUP-TF and 30% also co-expressed GABA, however no cells expressed NKX2.1. This suggests interneurons could be generated intracortically from progenitors expressing either COUP-TF.","container-title":"Cerebral Cortex","DOI":"10.1093/cercor/bhx185","ISSN":"1047-3211","issue":"10","journalAbbreviation":"Cereb Cortex","page":"4971-4987","source":"Silverchair","title":"The Transcription Factors COUP-TFI and COUP-TFII have Distinct Roles in Arealisation and GABAergic Interneuron Specification in the Early Human Fetal Telencephalon","volume":"27","author":[{"family":"Alzu'bi","given":"Ayman"},{"family":"Lindsay","given":"Susan J"},{"family":"Harkin","given":"Lauren F"},{"family":"McIntyre","given":"Jack"},{"family":"Lisgo","given":"Steven N"},{"family":"Clowry","given":"Gavin J"}],"issued":{"date-parts":[["2017",10,1]]}}},{"id":5289,"uris":["http://zotero.org/users/11313215/items/I2ZJNVVR"],"itemData":{"id":5289,"type":"article-journal","abstract":"The preoptic area (POa) of the rostral diencephalon supplies the neocortex and the amygdala with GABAergic neurons in the developing mouse brain. However, the molecular mechanisms that determine the pathway and destinations of POa-derived neurons have not yet been identified. Here we show that Chicken ovalbumin upstream promoter transcription factor II (COUP-TFII)–induced expression of Neuropilin-2 (Nrp2) and its down-regulation control the destination of POa-derived GABAergic neurons. Initially, a majority of the POa-derived migrating neurons express COUP-TFII and form a caudal migratory stream toward the caudal subpallium. When a subpopulation of cells steers toward the neocortex, they exhibit decreased expression of COUP-TFII and Nrp2. The present findings show that suppression of COUP-TFII/Nrp2 changed the destination of the cells into the neocortex, whereas overexpression of COUP-TFII/Nrp2 caused cells to end up in the medial part of the amygdala. Taken together, these results reveal that COUP-TFII/Nrp2 is a molecular switch determining the pathway and destination of migrating GABAergic neurons born in the POa.","container-title":"Proceedings of the National Academy of Sciences","DOI":"10.1073/pnas.1420701112","issue":"36","page":"E4985-E4994","publisher":"Proceedings of the National Academy of Sciences","source":"pnas.org (Atypon)","title":"The COUP-TFII/Neuropilin-2 is a molecular switch steering diencephalon-derived GABAergic neurons in the developing mouse brain","volume":"112","author":[{"family":"Kanatani","given":"Shigeaki"},{"family":"Honda","given":"Takao"},{"family":"Aramaki","given":"Michihiko"},{"family":"Hayashi","given":"Kanehiro"},{"family":"Kubo","given":"Ken-ichiro"},{"family":"Ishida","given":"Mami"},{"family":"Tanaka","given":"Daisuke H."},{"family":"Kawauchi","given":"Takeshi"},{"family":"Sekine","given":"Katsutoshi"},{"family":"Kusuzawa","given":"Sayaka"},{"family":"Kawasaki","given":"Takahiko"},{"family":"Hirata","given":"Tatsumi"},{"family":"Tabata","given":"Hidenori"},{"family":"Uhlén","given":"Per"},{"family":"Nakajima","given":"Kazunori"}],"issued":{"date-parts":[["2015",9,8]]}}},{"id":5310,"uris":["http://zotero.org/users/11313215/items/Y52KQI6M"],"itemData":{"id":5310,"type":"article-journal","abstract":"FOXP2 was the first gene shown to cause a Mendelian form of speech and language disorder. Although developmentally expressed in many organs, loss of a single copy of FOXP2 leads to a phenotype that is largely restricted to orofacial impairment during articulation and linguistic processing deficits. Why perturbed FOXP2 function affects specific aspects of the developing brain remains elusive. We investigated the role of FOXP2 in neuronal differentiation and found that FOXP2 drives molecular changes consistent with neuronal differentiation in a human model system. We identified a network of FOXP2 regulated genes related to retinoic acid signaling and neuronal differentiation. FOXP2 also produced phenotypic changes associated with neuronal differentiation including increased neurite outgrowth and reduced migration. Crucially, cells expressing FOXP2 displayed increased sensitivity to retinoic acid exposure. This suggests a mechanism by which FOXP2 may be able to increase the cellular differentiation response to environmental retinoic acid cues for specific subsets of neurons in the brain. These data demonstrate that FOXP2 promotes neuronal differentiation by interacting with the retinoic acid signaling pathway and regulates key processes required for normal circuit formation such as neuronal migration and neurite outgrowth. In this way, FOXP2, which is found only in specific subpopulations of neurons in the brain, may drive precise neuronal differentiation patterns and/or control localization and connectivity of these FOXP2 positive cells.","container-title":"Frontiers in Cellular Neuroscience","DOI":"10.3389/fncel.2014.00305","ISSN":"1662-5102","journalAbbreviation":"Front Cell Neurosci","page":"305","PMID":"25309332","PMCID":"PMC4176457","source":"PubMed Central","title":"FOXP2 drives neuronal differentiation by interacting with retinoic acid signaling pathways","volume":"8","author":[{"family":"Devanna","given":"Paolo"},{"family":"Middelbeek","given":"Jeroen"},{"family":"Vernes","given":"Sonja C."}],"issued":{"date-parts":[["2014",9,26]]}}},{"id":4883,"uris":["http://zotero.org/users/11313215/items/DI5V26B3"],"itemData":{"id":4883,"type":"article-journal","abstract":"FOXP transcription factors are an evolutionarily ancient protein subfamily coordinating the development of several organ systems in the vertebrate body. Association of their genes with neurodevelopmental disorders has sparked particular interest in their expression patterns and functions in the brain. Here, FOXP1, FOXP2, and FOXP4 are expressed in distinct cell type-specific spatiotemporal patterns in multiple regions, including the cortex, hippocampus, amygdala, basal ganglia, thalamus, and cerebellum. These varied sites and timepoints of expression have complicated efforts to link FOXP1 and FOXP2 mutations to their respective developmental disorders, the former affecting global neural functions and the latter specifically affecting speech and language. However, the use of animal models, particularly those with brain region- and cell type-specific manipulations, has greatly advanced our understanding of how FOXP expression patterns could underlie disorder-related phenotypes. While many questions remain regarding FOXP expression and function in the brain, studies to date have illuminated the roles of these transcription factors in vertebrate brain development and have greatly informed our understanding of human development and disorders. This article is categorized under: Nervous System Development &gt; Vertebrates: General Principles Gene Expression and Transcriptional Hierarchies &gt; Gene Networks and Genomics Nervous System Development &gt; Vertebrates: Regional Development","container-title":"WIREs Developmental Biology","DOI":"10.1002/wdev.375","ISSN":"1759-7692","issue":"5","language":"en","license":"© 2020 Wiley Periodicals, Inc.","note":"_eprint: https://wires.onlinelibrary.wiley.com/doi/pdf/10.1002/wdev.375","page":"e375","source":"Wiley Online Library","title":"FOXP transcription factors in vertebrate brain development, function, and disorders","volume":"9","author":[{"family":"Co","given":"Marissa"},{"family":"Anderson","given":"Ashley G."},{"family":"Konopka","given":"Genevieve"}],"issued":{"date-parts":[["2020"]]}}},{"id":4884,"uris":["http://zotero.org/users/11313215/items/BJTS2HEJ"],"itemData":{"id":4884,"type":"article-journal","abstract":"Neuroepithelial precursor cells of the vertebrate central nervous system either self-renew or differentiate into neurons, oligodendrocytes or astrocytes under the influence of a gene regulatory network that consists in transcription factors, epigenetic modifiers and microRNAs. Sox transcription factors are central to this regulatory network, especially members of the SoxB, SoxC, SoxD, SoxE and SoxF groups. These Sox proteins are widely expressed in neuroepithelial precursor cells and in newly specified, differentiating and mature neurons, oligodendrocytes and astrocytes and influence their identity, survival and development. They exert their effect predominantly at the transcriptional level but also have substantial impact on expression at the epigenetic and posttranscriptional levels with some Sox proteins acting as pioneer factors, recruiting chromatin-modifying and -remodelling complexes or influencing microRNA expression. They interact with a large variety of other transcription factors and influence the expression of regulatory molecules and effector genes in a cell-type-specific and temporally controlled manner. As versatile regulators with context-dependent functions, they are not only indispensable for central nervous system development but might also be instrumental for the development of reprogramming and cell conversion strategies for replacement therapies and for assisted regeneration after injury or degeneration-induced cell loss in the central nervous system.","container-title":"Cell and Tissue Research","DOI":"10.1007/s00441-014-1909-6","ISSN":"1432-0878","issue":"1","journalAbbreviation":"Cell Tissue Res","language":"en","page":"111-124","source":"Springer Link","title":"From CNS stem cells to neurons and glia: Sox for everyone","title-short":"From CNS stem cells to neurons and glia","volume":"359","author":[{"family":"Reiprich","given":"Simone"},{"family":"Wegner","given":"Michael"}],"issued":{"date-parts":[["2015",1,1]]}}}],"schema":"https://github.com/citation-style-language/schema/raw/master/csl-citation.json"} </w:instrText>
      </w:r>
      <w:r w:rsidR="00CF4436" w:rsidRPr="00013D8B">
        <w:rPr>
          <w:i/>
          <w:iCs/>
        </w:rPr>
        <w:fldChar w:fldCharType="separate"/>
      </w:r>
      <w:r w:rsidR="00CF4436" w:rsidRPr="00536D5D">
        <w:rPr>
          <w:rFonts w:cs="Times New Roman"/>
          <w:kern w:val="0"/>
        </w:rPr>
        <w:t>(28–38)</w:t>
      </w:r>
      <w:r w:rsidR="00CF4436" w:rsidRPr="00013D8B">
        <w:rPr>
          <w:i/>
          <w:iCs/>
        </w:rPr>
        <w:fldChar w:fldCharType="end"/>
      </w:r>
      <w:r w:rsidR="00CF4436" w:rsidRPr="00013D8B">
        <w:rPr>
          <w:i/>
          <w:iCs/>
        </w:rPr>
        <w:t xml:space="preserve"> </w:t>
      </w:r>
      <w:r w:rsidR="00CF4436" w:rsidRPr="00013D8B">
        <w:t>(</w:t>
      </w:r>
      <w:r w:rsidR="00CF4436" w:rsidRPr="00013D8B">
        <w:rPr>
          <w:highlight w:val="yellow"/>
        </w:rPr>
        <w:t>Fig. 4</w:t>
      </w:r>
      <w:r w:rsidR="00CF4436" w:rsidRPr="00D75AD5">
        <w:rPr>
          <w:highlight w:val="yellow"/>
        </w:rPr>
        <w:t>B</w:t>
      </w:r>
      <w:r w:rsidR="00CF4436" w:rsidRPr="00013D8B">
        <w:t>).</w:t>
      </w:r>
      <w:r w:rsidR="00CF4436" w:rsidRPr="00CF4436">
        <w:t xml:space="preserve"> </w:t>
      </w:r>
      <w:del w:id="344" w:author="Rhodes, Justin S" w:date="2026-08-04T14:17:00Z" w16du:dateUtc="2026-08-04T18:17:00Z">
        <w:r w:rsidR="00D737B1" w:rsidRPr="00013D8B">
          <w:delText xml:space="preserve">Additionally, </w:delText>
        </w:r>
        <w:r w:rsidR="005E11A7" w:rsidRPr="00013D8B">
          <w:delText>our</w:delText>
        </w:r>
      </w:del>
      <w:ins w:id="345" w:author="Rhodes, Justin S" w:date="2026-08-04T14:17:00Z" w16du:dateUtc="2026-08-04T18:17:00Z">
        <w:r w:rsidR="00CF4436" w:rsidRPr="00CF4436">
          <w:t>In addition,</w:t>
        </w:r>
      </w:ins>
      <w:r w:rsidR="00CF4436" w:rsidRPr="00CF4436">
        <w:t xml:space="preserve"> DAR analysis </w:t>
      </w:r>
      <w:del w:id="346" w:author="Rhodes, Justin S" w:date="2026-08-04T14:17:00Z" w16du:dateUtc="2026-08-04T18:17:00Z">
        <w:r w:rsidR="005E11A7" w:rsidRPr="00013D8B">
          <w:delText>in 1_RGC detected differences in several</w:delText>
        </w:r>
      </w:del>
      <w:ins w:id="347" w:author="Rhodes, Justin S" w:date="2026-08-04T14:17:00Z" w16du:dateUtc="2026-08-04T18:17:00Z">
        <w:r w:rsidR="00CF4436" w:rsidRPr="00CF4436">
          <w:t>identified differential chromatin accessibility at multiple</w:t>
        </w:r>
      </w:ins>
      <w:r w:rsidR="00CF4436" w:rsidRPr="00CF4436">
        <w:t xml:space="preserve"> transcription factors and cell adhesion </w:t>
      </w:r>
      <w:del w:id="348" w:author="Rhodes, Justin S" w:date="2026-08-04T14:17:00Z" w16du:dateUtc="2026-08-04T18:17:00Z">
        <w:r w:rsidR="00DD66E0" w:rsidRPr="00013D8B">
          <w:delText>proteins</w:delText>
        </w:r>
      </w:del>
      <w:ins w:id="349" w:author="Rhodes, Justin S" w:date="2026-08-04T14:17:00Z" w16du:dateUtc="2026-08-04T18:17:00Z">
        <w:r w:rsidR="00CF4436" w:rsidRPr="00CF4436">
          <w:t>genes implicated in neural development</w:t>
        </w:r>
      </w:ins>
      <w:r w:rsidR="00CF4436" w:rsidRPr="00CF4436">
        <w:t xml:space="preserve"> (</w:t>
      </w:r>
      <w:r w:rsidR="00CF4436" w:rsidRPr="00CF4436">
        <w:rPr>
          <w:highlight w:val="yellow"/>
        </w:rPr>
        <w:t>Fig. S4</w:t>
      </w:r>
      <w:r w:rsidR="00CF4436" w:rsidRPr="00CF4436">
        <w:t xml:space="preserve">). </w:t>
      </w:r>
      <w:del w:id="350" w:author="Rhodes, Justin S" w:date="2026-08-04T14:17:00Z" w16du:dateUtc="2026-08-04T18:17:00Z">
        <w:r w:rsidRPr="00013D8B">
          <w:delText>Given</w:delText>
        </w:r>
      </w:del>
      <w:ins w:id="351" w:author="Rhodes, Justin S" w:date="2026-08-04T14:17:00Z" w16du:dateUtc="2026-08-04T18:17:00Z">
        <w:r w:rsidR="00CF4436" w:rsidRPr="00CF4436">
          <w:t>Together,</w:t>
        </w:r>
      </w:ins>
      <w:r w:rsidR="00CF4436" w:rsidRPr="00CF4436">
        <w:t xml:space="preserve"> these </w:t>
      </w:r>
      <w:del w:id="352" w:author="Rhodes, Justin S" w:date="2026-08-04T14:17:00Z" w16du:dateUtc="2026-08-04T18:17:00Z">
        <w:r w:rsidRPr="00013D8B">
          <w:delText xml:space="preserve">observations along with the downregulation of </w:delText>
        </w:r>
        <w:r w:rsidRPr="00013D8B">
          <w:rPr>
            <w:i/>
            <w:iCs/>
          </w:rPr>
          <w:delText>cyp19a1b</w:delText>
        </w:r>
      </w:del>
      <w:ins w:id="353" w:author="Rhodes, Justin S" w:date="2026-08-04T14:17:00Z" w16du:dateUtc="2026-08-04T18:17:00Z">
        <w:r w:rsidR="00CF4436" w:rsidRPr="00CF4436">
          <w:t>transcriptional</w:t>
        </w:r>
      </w:ins>
      <w:r w:rsidR="00CF4436" w:rsidRPr="00CF4436">
        <w:t xml:space="preserve"> and </w:t>
      </w:r>
      <w:ins w:id="354" w:author="Rhodes, Justin S" w:date="2026-08-04T14:17:00Z" w16du:dateUtc="2026-08-04T18:17:00Z">
        <w:r w:rsidR="00CF4436" w:rsidRPr="00CF4436">
          <w:t xml:space="preserve">epigenetic </w:t>
        </w:r>
      </w:ins>
      <w:r w:rsidR="00CF4436" w:rsidRPr="00CF4436">
        <w:t xml:space="preserve">changes </w:t>
      </w:r>
      <w:del w:id="355" w:author="Rhodes, Justin S" w:date="2026-08-04T14:17:00Z" w16du:dateUtc="2026-08-04T18:17:00Z">
        <w:r w:rsidRPr="00013D8B">
          <w:delText>in neuronal cell populations, we next examined how neurogenesis changed over</w:delText>
        </w:r>
      </w:del>
      <w:ins w:id="356" w:author="Rhodes, Justin S" w:date="2026-08-04T14:17:00Z" w16du:dateUtc="2026-08-04T18:17:00Z">
        <w:r w:rsidR="00CF4436" w:rsidRPr="00CF4436">
          <w:t xml:space="preserve">suggested that the neurogenic state of radial glia was altered </w:t>
        </w:r>
        <w:r w:rsidR="00E71A84">
          <w:t xml:space="preserve">transiently </w:t>
        </w:r>
        <w:r w:rsidR="00CF4436" w:rsidRPr="00CF4436">
          <w:t>during</w:t>
        </w:r>
      </w:ins>
      <w:r w:rsidR="00CF4436" w:rsidRPr="00CF4436">
        <w:t xml:space="preserve"> the </w:t>
      </w:r>
      <w:del w:id="357" w:author="Rhodes, Justin S" w:date="2026-08-04T14:17:00Z" w16du:dateUtc="2026-08-04T18:17:00Z">
        <w:r w:rsidRPr="00013D8B">
          <w:delText xml:space="preserve">course of sex change. </w:delText>
        </w:r>
      </w:del>
      <w:ins w:id="358" w:author="Rhodes, Justin S" w:date="2026-08-04T14:17:00Z" w16du:dateUtc="2026-08-04T18:17:00Z">
        <w:r w:rsidR="00CF4436" w:rsidRPr="00CF4436">
          <w:t>intermediate phase.</w:t>
        </w:r>
      </w:ins>
    </w:p>
    <w:p w14:paraId="21B5BC78" w14:textId="32DB39FD" w:rsidR="004816FA" w:rsidRDefault="00E71A84" w:rsidP="004816FA">
      <w:ins w:id="359" w:author="Rhodes, Justin S" w:date="2026-08-04T14:17:00Z" w16du:dateUtc="2026-08-04T18:17:00Z">
        <w:r>
          <w:tab/>
        </w:r>
      </w:ins>
      <w:r w:rsidR="004816FA" w:rsidRPr="00013D8B">
        <w:t>Because RGCs are a heterogenous cell type, we subclustered 1_RGC into 4 subclusters</w:t>
      </w:r>
      <w:r w:rsidR="00DD66E0" w:rsidRPr="00013D8B">
        <w:t xml:space="preserve"> (</w:t>
      </w:r>
      <w:r w:rsidR="00DD66E0" w:rsidRPr="00013D8B">
        <w:rPr>
          <w:highlight w:val="yellow"/>
        </w:rPr>
        <w:t>Fig.</w:t>
      </w:r>
      <w:r w:rsidR="001575EF" w:rsidRPr="00013D8B">
        <w:rPr>
          <w:highlight w:val="yellow"/>
        </w:rPr>
        <w:t xml:space="preserve"> 4</w:t>
      </w:r>
      <w:r w:rsidR="00D666C6" w:rsidRPr="00970814">
        <w:rPr>
          <w:highlight w:val="yellow"/>
        </w:rPr>
        <w:t>C</w:t>
      </w:r>
      <w:r w:rsidR="001575EF" w:rsidRPr="00013D8B">
        <w:t>)</w:t>
      </w:r>
      <w:r w:rsidR="004816FA" w:rsidRPr="00013D8B">
        <w:t>. Analysis of marker genes paired with CytoTRACE, a tool that infers cellular immaturity</w:t>
      </w:r>
      <w:r w:rsidR="004816FA" w:rsidRPr="00013D8B">
        <w:fldChar w:fldCharType="begin"/>
      </w:r>
      <w:r w:rsidR="00536D5D">
        <w:instrText xml:space="preserve"> ADDIN ZOTERO_ITEM CSL_CITATION {"citationID":"OTJvsLJ2","properties":{"unsorted":false,"formattedCitation":"(39)","plainCitation":"(39)","noteIndex":0},"citationItems":[{"id":5340,"uris":["http://zotero.org/users/11313215/items/MEV7TCRJ"],"itemData":{"id":5340,"type":"article-journal","abstract":"Single-cell RNA sequencing (scRNA-seq) is a powerful approach for reconstructing cellular differentiation trajectories. However, inferring both the state and direction of differentiation is challenging. Here, we demonstrate a simple, yet robust, determinant of developmental potential—the number of expressed genes per cell—and leverage this measure of transcriptional diversity to develop a computational framework (CytoTRACE) for predicting differentiation states from scRNA-seq data. When applied to diverse tissue types and organisms, CytoTRACE outperformed previous methods and nearly 19,000 annotated gene sets for resolving 52 experimentally determined developmental trajectories. Additionally, it facilitated the identification of quiescent stem cells and revealed genes that contribute to breast tumorigenesis. This study thus establishes a key RNA-based feature of developmental potential and a platform for delineation of cellular hierarchies.","container-title":"Science","DOI":"10.1126/science.aax0249","issue":"6476","page":"405-411","publisher":"American Association for the Advancement of Science","source":"science.org (Atypon)","title":"Single-cell transcriptional diversity is a hallmark of developmental potential","volume":"367","author":[{"family":"Gulati","given":"Gunsagar S."},{"family":"Sikandar","given":"Shaheen S."},{"family":"Wesche","given":"Daniel J."},{"family":"Manjunath","given":"Anoop"},{"family":"Bharadwaj","given":"Anjan"},{"family":"Berger","given":"Mark J."},{"family":"Ilagan","given":"Francisco"},{"family":"Kuo","given":"Angera H."},{"family":"Hsieh","given":"Robert W."},{"family":"Cai","given":"Shang"},{"family":"Zabala","given":"Maider"},{"family":"Scheeren","given":"Ferenc A."},{"family":"Lobo","given":"Neethan A."},{"family":"Qian","given":"Dalong"},{"family":"Yu","given":"Feiqiao B."},{"family":"Dirbas","given":"Frederick M."},{"family":"Clarke","given":"Michael F."},{"family":"Newman","given":"Aaron M."}],"issued":{"date-parts":[["2020",1,24]]}}}],"schema":"https://github.com/citation-style-language/schema/raw/master/csl-citation.json"} </w:instrText>
      </w:r>
      <w:r w:rsidR="004816FA" w:rsidRPr="00013D8B">
        <w:fldChar w:fldCharType="separate"/>
      </w:r>
      <w:r w:rsidR="00536D5D" w:rsidRPr="00536D5D">
        <w:rPr>
          <w:rFonts w:cs="Times New Roman"/>
        </w:rPr>
        <w:t>(39)</w:t>
      </w:r>
      <w:r w:rsidR="004816FA" w:rsidRPr="00013D8B">
        <w:fldChar w:fldCharType="end"/>
      </w:r>
      <w:r w:rsidR="004816FA" w:rsidRPr="00013D8B">
        <w:t xml:space="preserve"> revealed a neural stem cell (NSC) population (1_NSC), a neural progenitor (NP) population (1_NP), as well as </w:t>
      </w:r>
      <w:r w:rsidR="004816FA" w:rsidRPr="00013D8B">
        <w:rPr>
          <w:i/>
          <w:iCs/>
        </w:rPr>
        <w:t>shha</w:t>
      </w:r>
      <w:r w:rsidR="004816FA" w:rsidRPr="00013D8B">
        <w:t xml:space="preserve"> and </w:t>
      </w:r>
      <w:r w:rsidR="004816FA" w:rsidRPr="00013D8B">
        <w:rPr>
          <w:i/>
          <w:iCs/>
        </w:rPr>
        <w:t>gfap</w:t>
      </w:r>
      <w:r w:rsidR="004816FA" w:rsidRPr="00013D8B">
        <w:t xml:space="preserve"> expressing populations (1_shha and 1_gfap respectively) (</w:t>
      </w:r>
      <w:r w:rsidR="004816FA" w:rsidRPr="00013D8B">
        <w:rPr>
          <w:highlight w:val="yellow"/>
        </w:rPr>
        <w:t xml:space="preserve">Figs. </w:t>
      </w:r>
      <w:r w:rsidR="001575EF" w:rsidRPr="00013D8B">
        <w:rPr>
          <w:highlight w:val="yellow"/>
        </w:rPr>
        <w:t>4</w:t>
      </w:r>
      <w:r w:rsidR="00362C1C" w:rsidRPr="00013D8B">
        <w:rPr>
          <w:highlight w:val="yellow"/>
        </w:rPr>
        <w:t>D</w:t>
      </w:r>
      <w:r w:rsidR="00D017AF">
        <w:rPr>
          <w:highlight w:val="yellow"/>
        </w:rPr>
        <w:t>,</w:t>
      </w:r>
      <w:r w:rsidR="00362C1C" w:rsidRPr="00013D8B">
        <w:rPr>
          <w:highlight w:val="yellow"/>
        </w:rPr>
        <w:t>E</w:t>
      </w:r>
      <w:r w:rsidR="004816FA" w:rsidRPr="00013D8B">
        <w:rPr>
          <w:highlight w:val="yellow"/>
        </w:rPr>
        <w:t xml:space="preserve">, </w:t>
      </w:r>
      <w:r w:rsidR="00FA2712" w:rsidRPr="00013D8B">
        <w:rPr>
          <w:highlight w:val="yellow"/>
        </w:rPr>
        <w:t xml:space="preserve"> </w:t>
      </w:r>
      <w:r w:rsidR="00D606D4" w:rsidRPr="00013D8B">
        <w:rPr>
          <w:highlight w:val="yellow"/>
        </w:rPr>
        <w:t>S</w:t>
      </w:r>
      <w:r w:rsidR="00F70959">
        <w:rPr>
          <w:highlight w:val="yellow"/>
        </w:rPr>
        <w:t>5</w:t>
      </w:r>
      <w:r w:rsidR="00D606D4" w:rsidRPr="00013D8B">
        <w:rPr>
          <w:highlight w:val="yellow"/>
        </w:rPr>
        <w:t>A</w:t>
      </w:r>
      <w:r w:rsidR="00FA2712" w:rsidRPr="00970814">
        <w:rPr>
          <w:highlight w:val="yellow"/>
        </w:rPr>
        <w:t>-</w:t>
      </w:r>
      <w:r w:rsidR="00D606D4" w:rsidRPr="00970814">
        <w:rPr>
          <w:highlight w:val="yellow"/>
        </w:rPr>
        <w:t>D</w:t>
      </w:r>
      <w:r w:rsidR="004816FA" w:rsidRPr="00013D8B">
        <w:t>).</w:t>
      </w:r>
    </w:p>
    <w:p w14:paraId="1D3E7D56" w14:textId="683CAD25" w:rsidR="0025005C" w:rsidRPr="00013D8B" w:rsidRDefault="0025005C" w:rsidP="004816FA">
      <w:pPr>
        <w:rPr>
          <w:ins w:id="360" w:author="Rhodes, Justin S" w:date="2026-08-04T14:17:00Z" w16du:dateUtc="2026-08-04T18:17:00Z"/>
        </w:rPr>
      </w:pPr>
      <w:r>
        <w:tab/>
      </w:r>
      <w:r w:rsidRPr="0025005C">
        <w:t xml:space="preserve">There were significant </w:t>
      </w:r>
      <w:ins w:id="361" w:author="Rhodes, Justin S" w:date="2026-08-04T14:17:00Z" w16du:dateUtc="2026-08-04T18:17:00Z">
        <w:r w:rsidRPr="0025005C">
          <w:t xml:space="preserve">phase-dependent </w:t>
        </w:r>
      </w:ins>
      <w:r w:rsidRPr="0025005C">
        <w:t xml:space="preserve">changes in the </w:t>
      </w:r>
      <w:del w:id="362" w:author="Rhodes, Justin S" w:date="2026-08-04T14:17:00Z" w16du:dateUtc="2026-08-04T18:17:00Z">
        <w:r w:rsidR="004816FA" w:rsidRPr="00013D8B">
          <w:delText xml:space="preserve">populations </w:delText>
        </w:r>
      </w:del>
      <w:ins w:id="363" w:author="Rhodes, Justin S" w:date="2026-08-04T14:17:00Z" w16du:dateUtc="2026-08-04T18:17:00Z">
        <w:r w:rsidRPr="0025005C">
          <w:t xml:space="preserve">relative abundance </w:t>
        </w:r>
      </w:ins>
      <w:r w:rsidRPr="0025005C">
        <w:t xml:space="preserve">of </w:t>
      </w:r>
      <w:ins w:id="364" w:author="Rhodes, Justin S" w:date="2026-08-04T14:17:00Z" w16du:dateUtc="2026-08-04T18:17:00Z">
        <w:r w:rsidRPr="0025005C">
          <w:t xml:space="preserve">the </w:t>
        </w:r>
      </w:ins>
      <w:r w:rsidRPr="0025005C">
        <w:t xml:space="preserve">1_NSC and 1_NP </w:t>
      </w:r>
      <w:del w:id="365" w:author="Rhodes, Justin S" w:date="2026-08-04T14:17:00Z" w16du:dateUtc="2026-08-04T18:17:00Z">
        <w:r w:rsidR="004816FA" w:rsidRPr="00013D8B">
          <w:delText>by phase. In intermediates, the population</w:delText>
        </w:r>
      </w:del>
      <w:ins w:id="366" w:author="Rhodes, Justin S" w:date="2026-08-04T14:17:00Z" w16du:dateUtc="2026-08-04T18:17:00Z">
        <w:r w:rsidRPr="0025005C">
          <w:t xml:space="preserve">populations within the radial glial </w:t>
        </w:r>
        <w:r>
          <w:t>cluster</w:t>
        </w:r>
        <w:r w:rsidRPr="0025005C">
          <w:t>. Specifically, the proportion</w:t>
        </w:r>
      </w:ins>
      <w:r w:rsidRPr="0025005C">
        <w:t xml:space="preserve"> of </w:t>
      </w:r>
      <w:ins w:id="367" w:author="Rhodes, Justin S" w:date="2026-08-04T14:17:00Z" w16du:dateUtc="2026-08-04T18:17:00Z">
        <w:r w:rsidRPr="0025005C">
          <w:t xml:space="preserve">radial glia classified as </w:t>
        </w:r>
      </w:ins>
      <w:r w:rsidRPr="0025005C">
        <w:t xml:space="preserve">1_NSC was significantly </w:t>
      </w:r>
      <w:del w:id="368" w:author="Rhodes, Justin S" w:date="2026-08-04T14:17:00Z" w16du:dateUtc="2026-08-04T18:17:00Z">
        <w:r w:rsidR="004816FA" w:rsidRPr="00013D8B">
          <w:delText xml:space="preserve">depleted relative to </w:delText>
        </w:r>
      </w:del>
      <w:ins w:id="369" w:author="Rhodes, Justin S" w:date="2026-08-04T14:17:00Z" w16du:dateUtc="2026-08-04T18:17:00Z">
        <w:r w:rsidRPr="0025005C">
          <w:t xml:space="preserve">lower in intermediates than in either </w:t>
        </w:r>
      </w:ins>
      <w:r w:rsidRPr="0025005C">
        <w:t xml:space="preserve">males </w:t>
      </w:r>
      <w:del w:id="370" w:author="Rhodes, Justin S" w:date="2026-08-04T14:17:00Z" w16du:dateUtc="2026-08-04T18:17:00Z">
        <w:r w:rsidR="004816FA" w:rsidRPr="00013D8B">
          <w:delText>and</w:delText>
        </w:r>
      </w:del>
      <w:ins w:id="371" w:author="Rhodes, Justin S" w:date="2026-08-04T14:17:00Z" w16du:dateUtc="2026-08-04T18:17:00Z">
        <w:r w:rsidRPr="0025005C">
          <w:t>or</w:t>
        </w:r>
      </w:ins>
      <w:r w:rsidRPr="0025005C">
        <w:t xml:space="preserve"> females (</w:t>
      </w:r>
      <w:r w:rsidRPr="0025005C">
        <w:rPr>
          <w:highlight w:val="yellow"/>
        </w:rPr>
        <w:t>Fig. 4F</w:t>
      </w:r>
      <w:r w:rsidRPr="0025005C">
        <w:t xml:space="preserve">). Conversely, </w:t>
      </w:r>
      <w:ins w:id="372" w:author="Rhodes, Justin S" w:date="2026-08-04T14:17:00Z" w16du:dateUtc="2026-08-04T18:17:00Z">
        <w:r w:rsidRPr="0025005C">
          <w:t xml:space="preserve">the proportion of radial glia classified as 1_NP was greatest in </w:t>
        </w:r>
      </w:ins>
      <w:r w:rsidRPr="0025005C">
        <w:t xml:space="preserve">intermediates </w:t>
      </w:r>
      <w:del w:id="373" w:author="Rhodes, Justin S" w:date="2026-08-04T14:17:00Z" w16du:dateUtc="2026-08-04T18:17:00Z">
        <w:r w:rsidR="004816FA" w:rsidRPr="00013D8B">
          <w:delText xml:space="preserve">had the largest population of 1_NP, while females had the </w:delText>
        </w:r>
      </w:del>
      <w:ins w:id="374" w:author="Rhodes, Justin S" w:date="2026-08-04T14:17:00Z" w16du:dateUtc="2026-08-04T18:17:00Z">
        <w:r w:rsidRPr="0025005C">
          <w:t xml:space="preserve">and </w:t>
        </w:r>
      </w:ins>
      <w:r w:rsidRPr="0025005C">
        <w:t xml:space="preserve">smallest </w:t>
      </w:r>
      <w:ins w:id="375" w:author="Rhodes, Justin S" w:date="2026-08-04T14:17:00Z" w16du:dateUtc="2026-08-04T18:17:00Z">
        <w:r w:rsidRPr="0025005C">
          <w:t xml:space="preserve">in females </w:t>
        </w:r>
      </w:ins>
      <w:r w:rsidRPr="0025005C">
        <w:t>(</w:t>
      </w:r>
      <w:r w:rsidRPr="0025005C">
        <w:rPr>
          <w:highlight w:val="yellow"/>
        </w:rPr>
        <w:t>Fig. 4G</w:t>
      </w:r>
      <w:r w:rsidRPr="0025005C">
        <w:t xml:space="preserve">). </w:t>
      </w:r>
      <w:ins w:id="376" w:author="Rhodes, Justin S" w:date="2026-08-04T14:17:00Z" w16du:dateUtc="2026-08-04T18:17:00Z">
        <w:r w:rsidRPr="0025005C">
          <w:t xml:space="preserve">This reciprocal shift in the composition of the </w:t>
        </w:r>
        <w:r w:rsidRPr="0025005C">
          <w:lastRenderedPageBreak/>
          <w:t>radial glial population is consistent with increased progression from the neural stem cell to the neural progenitor state during the intermediate phase.</w:t>
        </w:r>
      </w:ins>
    </w:p>
    <w:p w14:paraId="725AC6BE" w14:textId="77777777" w:rsidR="00267A9B" w:rsidRDefault="004816FA" w:rsidP="00267A9B">
      <w:ins w:id="377" w:author="Rhodes, Justin S" w:date="2026-08-04T14:17:00Z" w16du:dateUtc="2026-08-04T18:17:00Z">
        <w:r w:rsidRPr="00013D8B">
          <w:tab/>
        </w:r>
      </w:ins>
      <w:r w:rsidR="0025005C" w:rsidRPr="0025005C">
        <w:t xml:space="preserve">To assess the neurogenic state of </w:t>
      </w:r>
      <w:ins w:id="378" w:author="Rhodes, Justin S" w:date="2026-08-04T14:17:00Z" w16du:dateUtc="2026-08-04T18:17:00Z">
        <w:r w:rsidR="0025005C" w:rsidRPr="0025005C">
          <w:t xml:space="preserve">the expanded </w:t>
        </w:r>
      </w:ins>
      <w:r w:rsidR="0025005C" w:rsidRPr="0025005C">
        <w:t xml:space="preserve">1_NP </w:t>
      </w:r>
      <w:del w:id="379" w:author="Rhodes, Justin S" w:date="2026-08-04T14:17:00Z" w16du:dateUtc="2026-08-04T18:17:00Z">
        <w:r w:rsidRPr="00013D8B">
          <w:delText>in each phase</w:delText>
        </w:r>
      </w:del>
      <w:ins w:id="380" w:author="Rhodes, Justin S" w:date="2026-08-04T14:17:00Z" w16du:dateUtc="2026-08-04T18:17:00Z">
        <w:r w:rsidR="0025005C" w:rsidRPr="0025005C">
          <w:t>population</w:t>
        </w:r>
      </w:ins>
      <w:r w:rsidR="0025005C" w:rsidRPr="0025005C">
        <w:t xml:space="preserve">, we </w:t>
      </w:r>
      <w:del w:id="381" w:author="Rhodes, Justin S" w:date="2026-08-04T14:17:00Z" w16du:dateUtc="2026-08-04T18:17:00Z">
        <w:r w:rsidRPr="00013D8B">
          <w:delText xml:space="preserve">created </w:delText>
        </w:r>
      </w:del>
      <w:ins w:id="382" w:author="Rhodes, Justin S" w:date="2026-08-04T14:17:00Z" w16du:dateUtc="2026-08-04T18:17:00Z">
        <w:r w:rsidR="0025005C" w:rsidRPr="0025005C">
          <w:t xml:space="preserve">quantified expression of </w:t>
        </w:r>
      </w:ins>
      <w:r w:rsidR="0025005C" w:rsidRPr="0025005C">
        <w:t xml:space="preserve">a </w:t>
      </w:r>
      <w:del w:id="383" w:author="Rhodes, Justin S" w:date="2026-08-04T14:17:00Z" w16du:dateUtc="2026-08-04T18:17:00Z">
        <w:r w:rsidRPr="00013D8B">
          <w:delText>“</w:delText>
        </w:r>
      </w:del>
      <w:r w:rsidR="0025005C" w:rsidRPr="0025005C">
        <w:t>neuron differentiation</w:t>
      </w:r>
      <w:del w:id="384" w:author="Rhodes, Justin S" w:date="2026-08-04T14:17:00Z" w16du:dateUtc="2026-08-04T18:17:00Z">
        <w:r w:rsidRPr="00013D8B">
          <w:delText>”</w:delText>
        </w:r>
      </w:del>
      <w:r w:rsidR="0025005C" w:rsidRPr="0025005C">
        <w:t xml:space="preserve"> gene </w:t>
      </w:r>
      <w:del w:id="385" w:author="Rhodes, Justin S" w:date="2026-08-04T14:17:00Z" w16du:dateUtc="2026-08-04T18:17:00Z">
        <w:r w:rsidRPr="00013D8B">
          <w:delText xml:space="preserve">expression </w:delText>
        </w:r>
      </w:del>
      <w:r w:rsidR="0025005C" w:rsidRPr="0025005C">
        <w:t xml:space="preserve">module </w:t>
      </w:r>
      <w:del w:id="386" w:author="Rhodes, Justin S" w:date="2026-08-04T14:17:00Z" w16du:dateUtc="2026-08-04T18:17:00Z">
        <w:r w:rsidRPr="00013D8B">
          <w:delText>consisting</w:delText>
        </w:r>
      </w:del>
      <w:ins w:id="387" w:author="Rhodes, Justin S" w:date="2026-08-04T14:17:00Z" w16du:dateUtc="2026-08-04T18:17:00Z">
        <w:r w:rsidR="0025005C" w:rsidRPr="0025005C">
          <w:t>composed</w:t>
        </w:r>
      </w:ins>
      <w:r w:rsidR="0025005C" w:rsidRPr="0025005C">
        <w:t xml:space="preserve"> of genes annotated with </w:t>
      </w:r>
      <w:del w:id="388" w:author="Rhodes, Justin S" w:date="2026-08-04T14:17:00Z" w16du:dateUtc="2026-08-04T18:17:00Z">
        <w:r w:rsidRPr="00013D8B">
          <w:delText xml:space="preserve">that </w:delText>
        </w:r>
      </w:del>
      <w:r w:rsidR="0025005C" w:rsidRPr="0025005C">
        <w:t>GO</w:t>
      </w:r>
      <w:del w:id="389" w:author="Rhodes, Justin S" w:date="2026-08-04T14:17:00Z" w16du:dateUtc="2026-08-04T18:17:00Z">
        <w:r w:rsidRPr="00013D8B">
          <w:delText xml:space="preserve"> term (GO: </w:delText>
        </w:r>
      </w:del>
      <w:ins w:id="390" w:author="Rhodes, Justin S" w:date="2026-08-04T14:17:00Z" w16du:dateUtc="2026-08-04T18:17:00Z">
        <w:r w:rsidR="0025005C" w:rsidRPr="0025005C">
          <w:t>:</w:t>
        </w:r>
      </w:ins>
      <w:r w:rsidR="0025005C" w:rsidRPr="0025005C">
        <w:t>0030182</w:t>
      </w:r>
      <w:del w:id="391" w:author="Rhodes, Justin S" w:date="2026-08-04T14:17:00Z" w16du:dateUtc="2026-08-04T18:17:00Z">
        <w:r w:rsidR="00970814">
          <w:delText xml:space="preserve">, </w:delText>
        </w:r>
        <w:r w:rsidRPr="00013D8B">
          <w:rPr>
            <w:highlight w:val="yellow"/>
          </w:rPr>
          <w:delText>methods</w:delText>
        </w:r>
        <w:r w:rsidRPr="00013D8B">
          <w:delText xml:space="preserve">). Males </w:delText>
        </w:r>
      </w:del>
      <w:ins w:id="392" w:author="Rhodes, Justin S" w:date="2026-08-04T14:17:00Z" w16du:dateUtc="2026-08-04T18:17:00Z">
        <w:r w:rsidR="0025005C" w:rsidRPr="0025005C">
          <w:t xml:space="preserve"> (</w:t>
        </w:r>
        <w:r w:rsidR="0025005C" w:rsidRPr="0025005C">
          <w:rPr>
            <w:highlight w:val="yellow"/>
          </w:rPr>
          <w:t>Methods</w:t>
        </w:r>
        <w:r w:rsidR="0025005C" w:rsidRPr="0025005C">
          <w:t xml:space="preserve">). Module expression was similar in males </w:t>
        </w:r>
      </w:ins>
      <w:r w:rsidR="0025005C" w:rsidRPr="0025005C">
        <w:t xml:space="preserve">and intermediates </w:t>
      </w:r>
      <w:del w:id="393" w:author="Rhodes, Justin S" w:date="2026-08-04T14:17:00Z" w16du:dateUtc="2026-08-04T18:17:00Z">
        <w:r w:rsidRPr="00013D8B">
          <w:delText>expressed this module at similar levels, while females expressed this module</w:delText>
        </w:r>
      </w:del>
      <w:ins w:id="394" w:author="Rhodes, Justin S" w:date="2026-08-04T14:17:00Z" w16du:dateUtc="2026-08-04T18:17:00Z">
        <w:r w:rsidR="0025005C" w:rsidRPr="0025005C">
          <w:t>but</w:t>
        </w:r>
      </w:ins>
      <w:r w:rsidR="0025005C" w:rsidRPr="0025005C">
        <w:t xml:space="preserve"> significantly </w:t>
      </w:r>
      <w:del w:id="395" w:author="Rhodes, Justin S" w:date="2026-08-04T14:17:00Z" w16du:dateUtc="2026-08-04T18:17:00Z">
        <w:r w:rsidRPr="00013D8B">
          <w:delText>less</w:delText>
        </w:r>
        <w:r w:rsidR="00737F9A" w:rsidRPr="00013D8B">
          <w:delText xml:space="preserve"> </w:delText>
        </w:r>
      </w:del>
      <w:ins w:id="396" w:author="Rhodes, Justin S" w:date="2026-08-04T14:17:00Z" w16du:dateUtc="2026-08-04T18:17:00Z">
        <w:r w:rsidR="0025005C" w:rsidRPr="0025005C">
          <w:t xml:space="preserve">lower in females </w:t>
        </w:r>
      </w:ins>
      <w:r w:rsidR="0025005C" w:rsidRPr="0025005C">
        <w:t>(</w:t>
      </w:r>
      <w:r w:rsidR="0025005C" w:rsidRPr="0025005C">
        <w:rPr>
          <w:highlight w:val="yellow"/>
        </w:rPr>
        <w:t>Fig. 4H</w:t>
      </w:r>
      <w:r w:rsidR="0025005C" w:rsidRPr="0025005C">
        <w:t xml:space="preserve">). </w:t>
      </w:r>
      <w:del w:id="397" w:author="Rhodes, Justin S" w:date="2026-08-04T14:17:00Z" w16du:dateUtc="2026-08-04T18:17:00Z">
        <w:r w:rsidRPr="00013D8B">
          <w:delText xml:space="preserve">This arrangement supports a model where the </w:delText>
        </w:r>
      </w:del>
      <w:ins w:id="398" w:author="Rhodes, Justin S" w:date="2026-08-04T14:17:00Z" w16du:dateUtc="2026-08-04T18:17:00Z">
        <w:r w:rsidR="0025005C" w:rsidRPr="0025005C">
          <w:t>Thus, although neural progenitors were more abundant during the intermediate phase, they retained a neuronal differentiation program comparable to that observed in males. Together with the depletion of 1_</w:t>
        </w:r>
      </w:ins>
      <w:r w:rsidR="0025005C" w:rsidRPr="0025005C">
        <w:t xml:space="preserve">NSC </w:t>
      </w:r>
      <w:del w:id="399" w:author="Rhodes, Justin S" w:date="2026-08-04T14:17:00Z" w16du:dateUtc="2026-08-04T18:17:00Z">
        <w:r w:rsidRPr="00013D8B">
          <w:delText xml:space="preserve">population is depleted in intermediates at a higher rate than it is replenished </w:delText>
        </w:r>
      </w:del>
      <w:r w:rsidR="0025005C" w:rsidRPr="0025005C">
        <w:t xml:space="preserve">and </w:t>
      </w:r>
      <w:ins w:id="400" w:author="Rhodes, Justin S" w:date="2026-08-04T14:17:00Z" w16du:dateUtc="2026-08-04T18:17:00Z">
        <w:r w:rsidR="0025005C" w:rsidRPr="0025005C">
          <w:t xml:space="preserve">expansion of 1_NP, </w:t>
        </w:r>
      </w:ins>
      <w:r w:rsidR="0025005C" w:rsidRPr="0025005C">
        <w:t xml:space="preserve">these </w:t>
      </w:r>
      <w:del w:id="401" w:author="Rhodes, Justin S" w:date="2026-08-04T14:17:00Z" w16du:dateUtc="2026-08-04T18:17:00Z">
        <w:r w:rsidRPr="00013D8B">
          <w:delText>NSCs become NPs. In intermediates, this expanded NP population undergoes neurogenesis at a similar rate as it did in males leading to an</w:delText>
        </w:r>
        <w:r w:rsidR="004D49F9" w:rsidRPr="00013D8B">
          <w:delText xml:space="preserve"> overall</w:delText>
        </w:r>
        <w:r w:rsidRPr="00013D8B">
          <w:delText xml:space="preserve"> increase in neurogenesis in the intermediate phase.</w:delText>
        </w:r>
        <w:r w:rsidR="00737F9A" w:rsidRPr="00013D8B">
          <w:delText xml:space="preserve"> </w:delText>
        </w:r>
        <w:r w:rsidRPr="00013D8B">
          <w:delText xml:space="preserve">During the intermediate-to-female transition, the rate of neurogenesis decreases as does the population of 1_NP.  </w:delText>
        </w:r>
      </w:del>
      <w:ins w:id="402" w:author="Rhodes, Justin S" w:date="2026-08-04T14:17:00Z" w16du:dateUtc="2026-08-04T18:17:00Z">
        <w:r w:rsidR="0025005C" w:rsidRPr="0025005C">
          <w:t>findings are consistent with increased recruitment of neural stem cells into the neurogenic lineage during the intermediate phase, followed by reduced neurogenic activity in females.</w:t>
        </w:r>
      </w:ins>
    </w:p>
    <w:p w14:paraId="242640B8" w14:textId="77777777" w:rsidR="00267A9B" w:rsidRDefault="00267A9B" w:rsidP="00267A9B"/>
    <w:p w14:paraId="55AB43D3" w14:textId="77777777" w:rsidR="00267A9B" w:rsidRDefault="004816FA" w:rsidP="00267A9B">
      <w:pPr>
        <w:rPr>
          <w:b/>
          <w:bCs/>
        </w:rPr>
      </w:pPr>
      <w:del w:id="403" w:author="Rhodes, Justin S" w:date="2026-08-04T14:17:00Z" w16du:dateUtc="2026-08-04T18:17:00Z">
        <w:r w:rsidRPr="00013D8B">
          <w:rPr>
            <w:b/>
            <w:bCs/>
          </w:rPr>
          <w:delText>New Cells Are Added to</w:delText>
        </w:r>
      </w:del>
      <w:ins w:id="404" w:author="Rhodes, Justin S" w:date="2026-08-04T14:17:00Z" w16du:dateUtc="2026-08-04T18:17:00Z">
        <w:r w:rsidR="00267A9B" w:rsidRPr="00267A9B">
          <w:rPr>
            <w:b/>
            <w:bCs/>
          </w:rPr>
          <w:t>Evidence for Neurogenesis and Neuronal Maturation in</w:t>
        </w:r>
      </w:ins>
      <w:r w:rsidR="00267A9B" w:rsidRPr="00267A9B">
        <w:rPr>
          <w:b/>
          <w:bCs/>
        </w:rPr>
        <w:t xml:space="preserve"> 6_POA_Mixed</w:t>
      </w:r>
      <w:del w:id="405" w:author="Rhodes, Justin S" w:date="2026-08-04T14:17:00Z" w16du:dateUtc="2026-08-04T18:17:00Z">
        <w:r w:rsidRPr="00013D8B">
          <w:rPr>
            <w:b/>
            <w:bCs/>
          </w:rPr>
          <w:delText xml:space="preserve"> and Integrate Into Circuits</w:delText>
        </w:r>
      </w:del>
    </w:p>
    <w:p w14:paraId="40758C35" w14:textId="2655EB71" w:rsidR="004816FA" w:rsidRDefault="004816FA" w:rsidP="00267A9B">
      <w:pPr>
        <w:pPrChange w:id="406" w:author="Rhodes, Justin S" w:date="2026-08-04T14:17:00Z" w16du:dateUtc="2026-08-04T18:17:00Z">
          <w:pPr>
            <w:ind w:firstLine="720"/>
          </w:pPr>
        </w:pPrChange>
      </w:pPr>
      <w:del w:id="407" w:author="Rhodes, Justin S" w:date="2026-08-04T14:17:00Z" w16du:dateUtc="2026-08-04T18:17:00Z">
        <w:r w:rsidRPr="00013D8B">
          <w:delText>Given the changes in cell population (</w:delText>
        </w:r>
        <w:r w:rsidRPr="00013D8B">
          <w:rPr>
            <w:highlight w:val="yellow"/>
          </w:rPr>
          <w:delText>Fig.</w:delText>
        </w:r>
        <w:r w:rsidR="00361EB1" w:rsidRPr="00491F69">
          <w:rPr>
            <w:highlight w:val="yellow"/>
          </w:rPr>
          <w:delText>3</w:delText>
        </w:r>
        <w:r w:rsidR="00362C1C" w:rsidRPr="00491F69">
          <w:rPr>
            <w:highlight w:val="yellow"/>
          </w:rPr>
          <w:delText>B</w:delText>
        </w:r>
        <w:r w:rsidRPr="00013D8B">
          <w:delText>), late sex change prediction (</w:delText>
        </w:r>
        <w:r w:rsidRPr="00013D8B">
          <w:rPr>
            <w:highlight w:val="yellow"/>
          </w:rPr>
          <w:delText>Fig</w:delText>
        </w:r>
        <w:r w:rsidRPr="00491F69">
          <w:rPr>
            <w:highlight w:val="yellow"/>
          </w:rPr>
          <w:delText>.</w:delText>
        </w:r>
        <w:r w:rsidR="00361EB1" w:rsidRPr="00491F69">
          <w:rPr>
            <w:highlight w:val="yellow"/>
          </w:rPr>
          <w:delText>3</w:delText>
        </w:r>
        <w:r w:rsidR="00362C1C" w:rsidRPr="00491F69">
          <w:rPr>
            <w:highlight w:val="yellow"/>
          </w:rPr>
          <w:delText>E</w:delText>
        </w:r>
        <w:r w:rsidRPr="00013D8B">
          <w:delText>), and large number of DEGs (</w:delText>
        </w:r>
        <w:r w:rsidRPr="00013D8B">
          <w:rPr>
            <w:highlight w:val="yellow"/>
          </w:rPr>
          <w:delText>Fi</w:delText>
        </w:r>
        <w:r w:rsidRPr="00491F69">
          <w:rPr>
            <w:highlight w:val="yellow"/>
          </w:rPr>
          <w:delText>g.</w:delText>
        </w:r>
        <w:r w:rsidR="00977985" w:rsidRPr="00491F69">
          <w:rPr>
            <w:highlight w:val="yellow"/>
          </w:rPr>
          <w:delText xml:space="preserve"> </w:delText>
        </w:r>
        <w:r w:rsidR="009E49E6" w:rsidRPr="00491F69">
          <w:rPr>
            <w:highlight w:val="yellow"/>
          </w:rPr>
          <w:delText>3</w:delText>
        </w:r>
        <w:r w:rsidR="00362C1C" w:rsidRPr="00491F69">
          <w:rPr>
            <w:highlight w:val="yellow"/>
          </w:rPr>
          <w:delText>C</w:delText>
        </w:r>
        <w:r w:rsidRPr="00013D8B">
          <w:delText xml:space="preserve">), we next focused our analysis on </w:delText>
        </w:r>
        <w:r w:rsidR="009E49E6" w:rsidRPr="00013D8B">
          <w:delText>6_POA_Mixed</w:delText>
        </w:r>
        <w:r w:rsidRPr="00013D8B">
          <w:delText xml:space="preserve"> (</w:delText>
        </w:r>
        <w:r w:rsidRPr="00013D8B">
          <w:rPr>
            <w:highlight w:val="yellow"/>
          </w:rPr>
          <w:delText xml:space="preserve">Fig. </w:delText>
        </w:r>
        <w:r w:rsidR="009E49E6" w:rsidRPr="00013D8B">
          <w:rPr>
            <w:highlight w:val="yellow"/>
          </w:rPr>
          <w:delText>5</w:delText>
        </w:r>
        <w:r w:rsidR="00362C1C" w:rsidRPr="004428A4">
          <w:rPr>
            <w:highlight w:val="yellow"/>
          </w:rPr>
          <w:delText>A</w:delText>
        </w:r>
        <w:r w:rsidRPr="00013D8B">
          <w:delText xml:space="preserve">). GO analysis of the DEGs in </w:delText>
        </w:r>
        <w:r w:rsidR="002F0AE6" w:rsidRPr="00013D8B">
          <w:delText>6_POA_Mixed</w:delText>
        </w:r>
        <w:r w:rsidRPr="00013D8B">
          <w:delText xml:space="preserve"> revealed several genes related to the perineuronal net change during sex change (</w:delText>
        </w:r>
        <w:r w:rsidR="00362C1C" w:rsidRPr="00013D8B">
          <w:rPr>
            <w:highlight w:val="yellow"/>
          </w:rPr>
          <w:delText>F</w:delText>
        </w:r>
        <w:r w:rsidR="009E49E6" w:rsidRPr="00013D8B">
          <w:rPr>
            <w:highlight w:val="yellow"/>
          </w:rPr>
          <w:delText xml:space="preserve">ig. </w:delText>
        </w:r>
      </w:del>
      <w:ins w:id="408" w:author="Rhodes, Justin S" w:date="2026-08-04T14:17:00Z" w16du:dateUtc="2026-08-04T18:17:00Z">
        <w:r w:rsidR="00267A9B">
          <w:rPr>
            <w:b/>
            <w:bCs/>
          </w:rPr>
          <w:tab/>
        </w:r>
        <w:r w:rsidR="000B2652" w:rsidRPr="000B2652">
          <w:t xml:space="preserve">Among all neuronal populations, 6_POA_Mixed </w:t>
        </w:r>
        <w:r w:rsidR="002636B9">
          <w:t>showed</w:t>
        </w:r>
        <w:r w:rsidR="000B2652" w:rsidRPr="000B2652">
          <w:t xml:space="preserve"> the greatest number of </w:t>
        </w:r>
        <w:r w:rsidR="002636B9">
          <w:t xml:space="preserve">DEGs </w:t>
        </w:r>
        <w:r w:rsidR="000B2652" w:rsidRPr="000B2652">
          <w:t>during sex change and was one of a small number of neuronal clusters that increased in relative abundance during the intermediate phase (</w:t>
        </w:r>
        <w:r w:rsidR="000B2652" w:rsidRPr="000B2652">
          <w:rPr>
            <w:highlight w:val="yellow"/>
          </w:rPr>
          <w:t>Figs. 3B,C</w:t>
        </w:r>
        <w:r w:rsidR="000B2652" w:rsidRPr="000B2652">
          <w:t>). Because this cluster contains preoptic neurons involved in the neuroendocrine regulation of pituitary gonadotrophs, we next performed a focused analysis of 6_POA_Mixed. Previous studies have demonstrated that neurogenesis occurs in the anterior preoptic area during clownfish sex change</w:t>
        </w:r>
        <w:r w:rsidR="002636B9">
          <w:t xml:space="preserve"> </w:t>
        </w:r>
      </w:ins>
      <w:moveFromRangeStart w:id="409" w:author="Rhodes, Justin S" w:date="2026-08-04T14:17:00Z" w:name="move236745455"/>
      <w:moveFrom w:id="410" w:author="Rhodes, Justin S" w:date="2026-08-04T14:17:00Z" w16du:dateUtc="2026-08-04T18:17:00Z">
        <w:r w:rsidR="00641B20" w:rsidRPr="00641B20">
          <w:rPr>
            <w:highlight w:val="yellow"/>
          </w:rPr>
          <w:t>S6</w:t>
        </w:r>
        <w:r w:rsidR="00641B20" w:rsidRPr="00641B20">
          <w:t xml:space="preserve">). </w:t>
        </w:r>
      </w:moveFrom>
      <w:moveFromRangeEnd w:id="409"/>
      <w:del w:id="411" w:author="Rhodes, Justin S" w:date="2026-08-04T14:17:00Z" w16du:dateUtc="2026-08-04T18:17:00Z">
        <w:r w:rsidRPr="00013D8B">
          <w:delText xml:space="preserve">Further several </w:delText>
        </w:r>
        <w:r w:rsidR="00A56AAE" w:rsidRPr="00013D8B">
          <w:delText>genes</w:delText>
        </w:r>
        <w:r w:rsidRPr="00013D8B">
          <w:delText xml:space="preserve"> associated with the extracellular matrix (ECM) and cell adhesion</w:delText>
        </w:r>
        <w:r w:rsidR="00A56AAE" w:rsidRPr="00013D8B">
          <w:delText xml:space="preserve"> were found to be DARs or DEGs</w:delText>
        </w:r>
        <w:r w:rsidRPr="00013D8B">
          <w:delText xml:space="preserve"> (</w:delText>
        </w:r>
        <w:r w:rsidRPr="00013D8B">
          <w:rPr>
            <w:highlight w:val="yellow"/>
          </w:rPr>
          <w:delText>Fig.</w:delText>
        </w:r>
        <w:r w:rsidR="00A56AAE" w:rsidRPr="00013D8B">
          <w:rPr>
            <w:highlight w:val="yellow"/>
          </w:rPr>
          <w:delText>5</w:delText>
        </w:r>
        <w:r w:rsidR="00362C1C" w:rsidRPr="00013D8B">
          <w:rPr>
            <w:highlight w:val="yellow"/>
          </w:rPr>
          <w:delText>B</w:delText>
        </w:r>
        <w:r w:rsidR="00A56AAE" w:rsidRPr="00013D8B">
          <w:rPr>
            <w:highlight w:val="yellow"/>
          </w:rPr>
          <w:delText xml:space="preserve">, </w:delText>
        </w:r>
        <w:r w:rsidR="00362C1C" w:rsidRPr="003C0375">
          <w:rPr>
            <w:highlight w:val="yellow"/>
          </w:rPr>
          <w:delText>C</w:delText>
        </w:r>
        <w:r w:rsidRPr="00013D8B">
          <w:delText>)</w:delText>
        </w:r>
        <w:r w:rsidRPr="00013D8B">
          <w:fldChar w:fldCharType="begin"/>
        </w:r>
        <w:r w:rsidR="00536D5D">
          <w:delInstrText xml:space="preserve"> ADDIN ZOTERO_ITEM CSL_CITATION {"citationID":"rIAQhBds","properties":{"unsorted":false,"formattedCitation":"(40\\uc0\\u8211{}47)","plainCitation":"(40–47)","noteIndex":0},"citationItems":[{"id":4906,"uris":["http://zotero.org/users/11313215/items/GI87VEQV"],"itemData":{"id":4906,"type":"article-journal","abstract":"Synaptic cell adhesion molecules (SCAMs) are a functional category of cell adhesion molecules that connect pre- and postsynapses by the protein-protein interaction via their extracellular cell adhesion domains. Countless numbers of common genetic variants and rare mutations in SCAMs have been identified in the patients with autism spectrum disorders (ASDs). Among these, NRXN and NLGN family proteins cooperatively function at synaptic terminals both of which genes are strongly implicated as risk genes for ASDs. Knock-in mice carrying a single rare point mutation of NLGN3 (NLGN3 R451C) discovered in the patients with ASDs display a deficit in social interaction and an enhancement of spatial learning and memory ability reminiscent of the clinical phenotype of ASDs. NLGN4 knockout (KO) and NRXN2α KO mice also show a deficit in sociability as well as some specific neuropsychiatric behaviors. In this review, we selected NRXNs/NLGNs, CNTNAP2/CNTNAP4, CNTN4, ITGB3, and KIRREL3 as strong ASD risk genes based on SFARI score and summarize the protein structures, functions at synapses, representative discoveries in human genetic studies, and phenotypes of the mutant model mice in light of the pathophysiology of ASDs.","collection-title":"Development of Fast Neurotransmitter Synapses: general principles","container-title":"Brain Research Bulletin","DOI":"10.1016/j.brainresbull.2016.10.006","ISSN":"0361-9230","journalAbbreviation":"Brain Research Bulletin","page":"82-90","source":"ScienceDirect","title":"Distortion of the normal function of synaptic cell adhesion molecules by genetic variants as a risk for autism spectrum disorders","volume":"129","author":[{"family":"Baig","given":"Deeba Noreen"},{"family":"Yanagawa","given":"Toru"},{"family":"Tabuchi","given":"Katsuhiko"}],"issued":{"date-parts":[["2017",3,1]]}}},{"id":4907,"uris":["http://zotero.org/users/11313215/items/E5U59VBA"],"itemData":{"id":4907,"type":"article-journal","abstract":"Contactins are a group of cell adhesion molecules that are mainly expressed in the brain and play pivotal roles in the organization of axonal domains, axonal guidance, neuritogenesis, neuronal development, synapse formation and plasticity, axo-glia interactions and neural regeneration. Contactins comprise a family of six members. Their absence leads to malformed axons and impaired nerve conduction. Contactin mediated protein complex formation is critical for the organization of the axon in early central nervous system development. Mutations and differential expression of contactins have been identified in neuro-developmental or neurological disorders. Taken together, contactins are extensively studied in the context of nervous system development. This review summarizes the physiological roles of all six members of the Contactin family in neurodevelopment as well as their involvement in neurological/neurodevelopmental disorders.","container-title":"Neural Regeneration Research","DOI":"10.4103/1673-5374.244776","ISSN":"1673-5374","issue":"2","language":"en-US","page":"206","source":"journals.lww.com","title":"Contactins in the central nervous system: role in health and disease","title-short":"Contactins in the central nervous system","volume":"14","author":[{"family":"Chatterjee","given":"Madhurima"},{"family":"Schild","given":"Detlev"},{"family":"Teunissen","given":"Charlotte E."}],"issued":{"date-parts":[["2019",2]]}}},{"id":5433,"uris":["http://zotero.org/users/11313215/items/384A87JC"],"itemData":{"id":5433,"type":"article-journal","container-title":"Trends in Neurosciences","DOI":"10.1016/j.tins.2008.07.001","ISSN":"0166-2236, 1878-108X","issue":"9","journalAbbreviation":"Trends in Neurosciences","language":"English","page":"487-494","PMID":"18684518","publisher":"Elsevier","source":"www.cell.com","title":"Cadherins and catenins at synapses: roles in synaptogenesis and synaptic plasticity","title-short":"Cadherins and catenins at synapses","volume":"31","author":[{"family":"Arikkath","given":"Jyothi"},{"family":"Reichardt","given":"Louis F."}],"issued":{"date-parts":[["2008",9,1]]}}},{"id":4905,"uris":["http://zotero.org/users/11313215/items/H9CVX626"],"itemData":{"id":4905,"type":"article-journal","abstract":"The members of the Syndecan family of heparan sulfate proteoglycans play diverse roles in cell adhesion and cell communication by serving as co-receptors for both cell-signaling and extracellular matrix molecules. Syndecan-2 has been implicated in the formation of specialized membrane domains and functions as a direct link between the extracellular environment and the organization of the cortical cytoplasm. Recent studies have shown that syndecan-2 is required for angiogenesis, possibly by serving as a co-receptor for vascular endothelial growth factor, and cell-to-cell signaling during development of left–right asymmetry. This unique combination of activities suggests that syndecan-2 can function as a potential drug target for the development of multi-functional, anti-cancer therapeutics.","container-title":"The International Journal of Biochemistry &amp; Cell Biology","DOI":"10.1016/j.biocel.2005.08.012","ISSN":"1357-2725","issue":"2","journalAbbreviation":"The International Journal of Biochemistry &amp; Cell Biology","page":"152-156","source":"ScienceDirect","title":"Syndecan-2","volume":"38","author":[{"family":"Essner","given":"Jeffrey J."},{"family":"Chen","given":"Eleanor"},{"family":"Ekker","given":"Stephen C."}],"issued":{"date-parts":[["2006",2,1]]}}},{"id":5341,"uris":["http://zotero.org/users/11313215/items/PXQFESGC"],"itemData":{"id":5341,"type":"article-journal","abstract":"&lt;p&gt;A second dermatan sulfate epimerase (DS-epi2) was identified as a homolog of the first epimerase (DS-epi1), which was previously described by our group. DS-epi2 is 1,222 amino acids long and has an </w:delInstrText>
        </w:r>
        <w:r w:rsidR="00536D5D">
          <w:rPr>
            <w:rFonts w:ascii="Cambria Math" w:hAnsi="Cambria Math" w:cs="Cambria Math"/>
          </w:rPr>
          <w:delInstrText>∼</w:delInstrText>
        </w:r>
        <w:r w:rsidR="00536D5D">
          <w:delInstrText xml:space="preserve">700-amino acid N-terminal epimerase domain that is highly conserved between the two enzymes. In addition, the C-terminal portion is predicted to be an &lt;i&gt;O&lt;/i&gt;-sulfotransferase domain. In this study we found that DS-epi2 has epimerase activity, which involves conversion of d-glucuronic acid to l-iduronic acid (EC 5.1.3.19), but no &lt;i&gt;O&lt;/i&gt;-sulfotransferase activity was detected. In dermatan sulfate, iduronic acid residues are either clustered together in blocks or alternating with glucuronic acid, forming hybrid structures. By using a short interfering RNA approach, we found that DS-epi2 and DS-epi1 are both involved in the biosynthesis of the iduronic acid blocks in fibroblasts and that DS-epi2 can also synthesize the hybrid structures. Both iduronic acid-containing domains have been shown to bind to several growth factors, many of which have biological roles in brain development. DS-epi2 has been genetically linked to bipolar disorder, which suggests that the dermatan sulfate domains generated by a defective enzyme may be involved in the etiology of the disease.&lt;/p&gt;","container-title":"Journal of Biological Chemistry","DOI":"10.1074/jbc.M809339200","ISSN":"0021-9258, 1083-351X","issue":"15","journalAbbreviation":"Journal of Biological Chemistry","language":"English","page":"9788-9795","PMID":"19188366","publisher":"Elsevier","source":"www.jbc.org","title":"Two Dermatan Sulfate Epimerases Form Iduronic Acid Domains in Dermatan Sulfate *","volume":"284","author":[{"family":"Pacheco","given":"Benny"},{"family":"Malmström","given":"Anders"},{"family":"Maccarana","given":"Marco"}],"issued":{"date-parts":[["2009",4,10]]}}},{"id":4871,"uris":["http://zotero.org/users/11313215/items/YNIIJR7C"],"itemData":{"id":4871,"type":"article-journal","abstract":"The presence of iduronic acid in chondroitin/dermatan sulfate changes the properties of the polysaccharides because it generates a more flexible chain with increased binding potentials. Iduronic acid in chondroitin/dermatan sulfate influences multiple cellular properties, such as migration, proliferation, differentiation, angiogenesis and the regulation of cytokine/growth factor activities. Under pathological conditions such as wound healing, inflammation and cancer, iduronic acid has diverse regulatory functions. Iduronic acid is formed by two epimerases (i.e. dermatan sulfate epimerase 1 and 2) that have different tissue distribution and properties. The role of iduronic acid in chondroitin/dermatan sulfate is highlighted by the vast changes in connective tissue features in patients with a new type of Ehler–Danlos syndrome: adducted thumb-clubfoot syndrome. Future research aims to understand the roles of the two epimerases and their interplay with the sulfotransferases involved in chondroitin sulfate/dermatan sulfate biosynthesis. Furthermore, a better definition of chondroitin/dermatan sulfate functions using different knockout models is needed. In this review, we focus on the two enzymes responsible for iduronic acid formation, as well as the role of iduronic acid in health and disease.","container-title":"The FEBS Journal","DOI":"10.1111/febs.12214","ISSN":"1742-4658","issue":"10","language":"en","note":"_eprint: https://febs.onlinelibrary.wiley.com/doi/pdf/10.1111/febs.12214","page":"2431-2446","source":"Wiley Online Library","title":"Biological functions of iduronic acid in chondroitin/dermatan sulfate","volume":"280","author":[{"family":"Thelin","given":"Martin A."},{"family":"Bartolini","given":"Barbara"},{"family":"Axelsson","given":"Jakob"},{"family":"Gustafsson","given":"Renata"},{"family":"Tykesson","given":"Emil"},{"family":"Pera","given":"Edgar"},{"family":"Oldberg","given":"Åke"},{"family":"Maccarana","given":"Marco"},{"family":"Malmstrom","given":"Anders"}],"issued":{"date-parts":[["2013"]]}}},{"id":4904,"uris":["http://zotero.org/users/11313215/items/NKICCA78"],"itemData":{"id":4904,"type":"article-journal","abstract":"Brevican is a neural proteoglycan implicated in a multitude of physiological and pathophysiological plasticity processes in the brain. It localizes to neuronal surfaces and contributes to the formation of specific types of extracellular matrix like the perineuronal nets or the perisynaptic or axon initial segment-based matrix in mature neuronal tissue. Via a variable degree of chondroitin sulfate attachment, limited proteolytic cleavage by matrix metalloproteinases, differential splicing and Ca2+-dependent binding to interaction partners it acts as a regulator in synaptic plasticity, glioma invasion, post-lesion plasticity or Alzheimer's disease. This review briefly summarizes its gene and protein structure, biochemical interactions and neurobiological functions.","container-title":"The International Journal of Biochemistry &amp; Cell Biology","DOI":"10.1016/j.biocel.2012.03.022","ISSN":"1357-2725","issue":"7","journalAbbreviation":"The International Journal of Biochemistry &amp; Cell Biology","page":"1051-1054","source":"ScienceDirect","title":"Brevican: A key proteoglycan in the perisynaptic extracellular matrix of the brain","title-short":"Brevican","volume":"44","author":[{"family":"Frischknecht","given":"Renato"},{"family":"Seidenbecher","given":"Constanze I."}],"issued":{"date-parts":[["2012",7,1]]}}},{"id":5290,"uris":["http://zotero.org/users/11313215/items/GWHRXIRF"],"itemData":{"id":5290,"type":"article-journal","abstract":"Perineuronal nets (PNNs) are unique extracellular matrix structures that wrap around certain neurons in the CNS during development and control plasticity in the adult CNS. They appear to contribute to a wide range of diseases/disorders of the brain, are involved in recovery from spinal cord injury, and are altered during aging, learning and memory, and after exposure to drugs of abuse. Here the focus is on how a major component of PNNs, chondroitin sulfate proteoglycans, control plasticity, and on the role of PNNs in memory in normal aging, in a tauopathy model of Alzheimer's disease, and in drug addiction. Also discussed is how altered extracellular matrix/PNN formation during development may produce synaptic pathology associated with schizophrenia, bipolar disorder, major depression, and autism spectrum disorders. Understanding the molecular underpinnings of how PNNs are altered in normal physiology and disease will offer insights into new treatment approaches for these diseases.","container-title":"Journal of Neuroscience","DOI":"10.1523/JNEUROSCI.2351-16.2016","ISSN":"0270-6474, 1529-2401","issue":"45","journalAbbreviation":"J. Neurosci.","language":"en","license":"Copyright © 2016 the authors 0270-6474/16/3611459-10$15.00/0","page":"11459-11468","PMID":"27911749","publisher":"Society for Neuroscience","section":"Symposium and Mini-Symposium","source":"www.jneurosci.org","title":"Casting a Wide Net: Role of Perineuronal Nets in Neural Plasticity","title-short":"Casting a Wide Net","volume":"36","author":[{"family":"Sorg","given":"Barbara A."},{"family":"Berretta","given":"Sabina"},{"family":"Blacktop","given":"Jordan M."},{"family":"Fawcett","given":"James W."},{"family":"Kitagawa","given":"Hiroshi"},{"family":"Kwok","given":"Jessica C. F."},{"family":"Miquel","given":"Marta"}],"issued":{"date-parts":[["2016",11,9]]}}}],"schema":"https://github.com/citation-style-language/schema/raw/master/csl-citation.json"} </w:delInstrText>
        </w:r>
        <w:r w:rsidRPr="00013D8B">
          <w:fldChar w:fldCharType="separate"/>
        </w:r>
        <w:r w:rsidR="00536D5D" w:rsidRPr="00536D5D">
          <w:rPr>
            <w:rFonts w:cs="Times New Roman"/>
            <w:kern w:val="0"/>
          </w:rPr>
          <w:delText>(40–47)</w:delText>
        </w:r>
        <w:r w:rsidRPr="00013D8B">
          <w:fldChar w:fldCharType="end"/>
        </w:r>
        <w:r w:rsidRPr="00013D8B">
          <w:delText>. Given the changes in neurogenic RGCs as well as previous data showing neurogenesis occurs in the a</w:delText>
        </w:r>
        <w:r w:rsidR="00940122" w:rsidRPr="00013D8B">
          <w:delText xml:space="preserve">nterior </w:delText>
        </w:r>
        <w:r w:rsidRPr="00013D8B">
          <w:delText>POA during sex change</w:delText>
        </w:r>
      </w:del>
      <w:r w:rsidR="002636B9" w:rsidRPr="00013D8B">
        <w:fldChar w:fldCharType="begin"/>
      </w:r>
      <w:r w:rsidR="002636B9">
        <w:instrText xml:space="preserve"> ADDIN ZOTERO_ITEM CSL_CITATION {"citationID":"JSAeGNA5","properties":{"unsorted":false,"formattedCitation":"(14)","plainCitation":"(14)","noteIndex":0},"citationItems":[{"id":45,"uris":["http://zotero.org/users/11313215/items/VGA9PBJ3"],"itemData":{"id":45,"type":"article-journal","abstract":"Sex differences in cell number in the preoptic area of the hypothalamus (POA) are documented across all major vertebrate lineages and contribute to differential regulation of the hypothalamic-pituitary-gonad axis and reproductive behavior between the sexes. Sex-changing fishes provide a unique opportunity to study mechanisms underlying sexual differentiation of the POA. In anemonefish (clownfish), which change sex from male to female, females have approximately twice the number of medium-sized cells in the anterior POA compared to males. This sex difference transitions from male-like to female-like during sex change. However, it is not known how this sex difference in POA cell number is established. This study tests the hypothesis that new cell addition plays a role. We initiated adult male-to-female sex change in 30 anemonefish (Amphiprion ocellaris) and administered BrdU to label new cells added to the POA at regular intervals throughout sex change. Sex-changing fish added more new cells to the anterior POA than non-changing fish, supporting the hypothesis. The observed effects could be accounted for by differences in POA volume, but they are also consistent with a steady trickle of new cells being gradually accumulated in the anterior POA before vitellogenic oocytes develop in the gonads. These results provide insight into the unique characteristics of protandrous sex change in anemonefish relative to other modes of sex change, and support the potential for future research in sex-changing fishes to provide a richer under­ standing of the mechanisms for sexual differentiation of the brain.","container-title":"General and Comparative Endocrinology","DOI":"10.1016/j.ygcen.2022.114185","ISSN":"00166480","journalAbbreviation":"General and Comparative Endocrinology","language":"en","page":"114185","source":"DOI.org (Crossref)","title":"New cells added to the preoptic area during sex change in the common clownfish Amphiprion ocellaris","volume":"333","author":[{"family":"Parker","given":"Coltan G."},{"family":"Craig","given":"Sarah E."},{"family":"Histed","given":"Abigail R."},{"family":"Lee","given":"Joanne S."},{"family":"Ibanez","given":"Emma"},{"family":"Pronitcheva","given":"Veronica"},{"family":"Rhodes","given":"Justin S."}],"issued":{"date-parts":[["2023",3]]}}}],"schema":"https://github.com/citation-style-language/schema/raw/master/csl-citation.json"} </w:instrText>
      </w:r>
      <w:r w:rsidR="002636B9" w:rsidRPr="00013D8B">
        <w:fldChar w:fldCharType="separate"/>
      </w:r>
      <w:r w:rsidR="002636B9" w:rsidRPr="00536D5D">
        <w:rPr>
          <w:rFonts w:cs="Times New Roman"/>
        </w:rPr>
        <w:t>(14)</w:t>
      </w:r>
      <w:r w:rsidR="002636B9" w:rsidRPr="00013D8B">
        <w:fldChar w:fldCharType="end"/>
      </w:r>
      <w:r w:rsidR="002636B9" w:rsidRPr="00013D8B">
        <w:t>,</w:t>
      </w:r>
      <w:r w:rsidR="000B2652" w:rsidRPr="000B2652">
        <w:t xml:space="preserve"> </w:t>
      </w:r>
      <w:del w:id="412" w:author="Rhodes, Justin S" w:date="2026-08-04T14:17:00Z" w16du:dateUtc="2026-08-04T18:17:00Z">
        <w:r w:rsidRPr="00013D8B">
          <w:delText>we hypothesized that changes in neurogenesis populating 6_</w:delText>
        </w:r>
        <w:r w:rsidR="00A56AAE" w:rsidRPr="00013D8B">
          <w:delText>POA_Mixed</w:delText>
        </w:r>
        <w:r w:rsidRPr="00013D8B">
          <w:delText xml:space="preserve"> were occurring and these DEGs were indicative of the integration of new cells into </w:delText>
        </w:r>
        <w:r w:rsidR="00A56AAE" w:rsidRPr="00013D8B">
          <w:delText>6_POA_Mixed</w:delText>
        </w:r>
        <w:r w:rsidRPr="00013D8B">
          <w:delText>.</w:delText>
        </w:r>
      </w:del>
      <w:ins w:id="413" w:author="Rhodes, Justin S" w:date="2026-08-04T14:17:00Z" w16du:dateUtc="2026-08-04T18:17:00Z">
        <w:r w:rsidR="000B2652" w:rsidRPr="000B2652">
          <w:t>but the identity and maturation of the newly generated cells have remained unknown. We therefore asked whether the transcriptional changes observed in 6_POA_Mixed were consistent with the addition and maturation of newly generated neurons.</w:t>
        </w:r>
        <w:r w:rsidRPr="00013D8B">
          <w:t xml:space="preserve"> </w:t>
        </w:r>
      </w:ins>
    </w:p>
    <w:p w14:paraId="270A63E7" w14:textId="036CB3E1" w:rsidR="00641B20" w:rsidRDefault="00641B20" w:rsidP="004816FA">
      <w:pPr>
        <w:ind w:firstLine="720"/>
        <w:rPr>
          <w:ins w:id="414" w:author="Rhodes, Justin S" w:date="2026-08-04T14:17:00Z" w16du:dateUtc="2026-08-04T18:17:00Z"/>
        </w:rPr>
      </w:pPr>
      <w:ins w:id="415" w:author="Rhodes, Justin S" w:date="2026-08-04T14:17:00Z" w16du:dateUtc="2026-08-04T18:17:00Z">
        <w:r w:rsidRPr="00641B20">
          <w:t>GO analysis of 6_POA_Mixed identified enrichment of genes involved in extracellular matrix organization, cell adhesion, and perineuronal net remodeling (</w:t>
        </w:r>
        <w:r w:rsidRPr="00641B20">
          <w:rPr>
            <w:highlight w:val="yellow"/>
          </w:rPr>
          <w:t xml:space="preserve">Fig. 5B,C; Fig. </w:t>
        </w:r>
      </w:ins>
      <w:moveToRangeStart w:id="416" w:author="Rhodes, Justin S" w:date="2026-08-04T14:17:00Z" w:name="move236745455"/>
      <w:moveTo w:id="417" w:author="Rhodes, Justin S" w:date="2026-08-04T14:17:00Z" w16du:dateUtc="2026-08-04T18:17:00Z">
        <w:r w:rsidRPr="00641B20">
          <w:rPr>
            <w:highlight w:val="yellow"/>
          </w:rPr>
          <w:t>S6</w:t>
        </w:r>
        <w:r w:rsidRPr="00641B20">
          <w:t xml:space="preserve">). </w:t>
        </w:r>
      </w:moveTo>
      <w:moveToRangeEnd w:id="416"/>
      <w:del w:id="418" w:author="Rhodes, Justin S" w:date="2026-08-04T14:17:00Z" w16du:dateUtc="2026-08-04T18:17:00Z">
        <w:r w:rsidR="004816FA" w:rsidRPr="00013D8B">
          <w:delText xml:space="preserve"> </w:delText>
        </w:r>
      </w:del>
      <w:ins w:id="419" w:author="Rhodes, Justin S" w:date="2026-08-04T14:17:00Z" w16du:dateUtc="2026-08-04T18:17:00Z">
        <w:r w:rsidRPr="00641B20">
          <w:t xml:space="preserve">Because these processes are required for neurite extension, synapse formation, and remodeling of neuronal connectivity during development and adult neurogenesis </w:t>
        </w:r>
        <w:r w:rsidRPr="00013D8B">
          <w:fldChar w:fldCharType="begin"/>
        </w:r>
        <w:r>
          <w:instrText xml:space="preserve"> ADDIN ZOTERO_ITEM CSL_CITATION {"citationID":"rIAQhBds","properties":{"unsorted":false,"formattedCitation":"(40\\uc0\\u8211{}47)","plainCitation":"(40–47)","noteIndex":0},"citationItems":[{"id":4906,"uris":["http://zotero.org/users/11313215/items/GI87VEQV"],"itemData":{"id":4906,"type":"article-journal","abstract":"Synaptic cell adhesion molecules (SCAMs) are a functional category of cell adhesion molecules that connect pre- and postsynapses by the protein-protein interaction via their extracellular cell adhesion domains. Countless numbers of common genetic variants and rare mutations in SCAMs have been identified in the patients with autism spectrum disorders (ASDs). Among these, NRXN and NLGN family proteins cooperatively function at synaptic terminals both of which genes are strongly implicated as risk genes for ASDs. Knock-in mice carrying a single rare point mutation of NLGN3 (NLGN3 R451C) discovered in the patients with ASDs display a deficit in social interaction and an enhancement of spatial learning and memory ability reminiscent of the clinical phenotype of ASDs. NLGN4 knockout (KO) and NRXN2α KO mice also show a deficit in sociability as well as some specific neuropsychiatric behaviors. In this review, we selected NRXNs/NLGNs, CNTNAP2/CNTNAP4, CNTN4, ITGB3, and KIRREL3 as strong ASD risk genes based on SFARI score and summarize the protein structures, functions at synapses, representative discoveries in human genetic studies, and phenotypes of the mutant model mice in light of the pathophysiology of ASDs.","collection-title":"Development of Fast Neurotransmitter Synapses: general principles","container-title":"Brain Research Bulletin","DOI":"10.1016/j.brainresbull.2016.10.006","ISSN":"0361-9230","journalAbbreviation":"Brain Research Bulletin","page":"82-90","source":"ScienceDirect","title":"Distortion of the normal function of synaptic cell adhesion molecules by genetic variants as a risk for autism spectrum disorders","volume":"129","author":[{"family":"Baig","given":"Deeba Noreen"},{"family":"Yanagawa","given":"Toru"},{"family":"Tabuchi","given":"Katsuhiko"}],"issued":{"date-parts":[["2017",3,1]]}}},{"id":4907,"uris":["http://zotero.org/users/11313215/items/E5U59VBA"],"itemData":{"id":4907,"type":"article-journal","abstract":"Contactins are a group of cell adhesion molecules that are mainly expressed in the brain and play pivotal roles in the organization of axonal domains, axonal guidance, neuritogenesis, neuronal development, synapse formation and plasticity, axo-glia interactions and neural regeneration. Contactins comprise a family of six members. Their absence leads to malformed axons and impaired nerve conduction. Contactin mediated protein complex formation is critical for the organization of the axon in early central nervous system development. Mutations and differential expression of contactins have been identified in neuro-developmental or neurological disorders. Taken together, contactins are extensively studied in the context of nervous system development. This review summarizes the physiological roles of all six members of the Contactin family in neurodevelopment as well as their involvement in neurological/neurodevelopmental disorders.","container-title":"Neural Regeneration Research","DOI":"10.4103/1673-5374.244776","ISSN":"1673-5374","issue":"2","language":"en-US","page":"206","source":"journals.lww.com","title":"Contactins in the central nervous system: role in health and disease","title-short":"Contactins in the central nervous system","volume":"14","author":[{"family":"Chatterjee","given":"Madhurima"},{"family":"Schild","given":"Detlev"},{"family":"Teunissen","given":"Charlotte E."}],"issued":{"date-parts":[["2019",2]]}}},{"id":5433,"uris":["http://zotero.org/users/11313215/items/384A87JC"],"itemData":{"id":5433,"type":"article-journal","container-title":"Trends in Neurosciences","DOI":"10.1016/j.tins.2008.07.001","ISSN":"0166-2236, 1878-108X","issue":"9","journalAbbreviation":"Trends in Neurosciences","language":"English","page":"487-494","PMID":"18684518","publisher":"Elsevier","source":"www.cell.com","title":"Cadherins and catenins at synapses: roles in synaptogenesis and synaptic plasticity","title-short":"Cadherins and catenins at synapses","volume":"31","author":[{"family":"Arikkath","given":"Jyothi"},{"family":"Reichardt","given":"Louis F."}],"issued":{"date-parts":[["2008",9,1]]}}},{"id":4905,"uris":["http://zotero.org/users/11313215/items/H9CVX626"],"itemData":{"id":4905,"type":"article-journal","abstract":"The members of the Syndecan family of heparan sulfate proteoglycans play diverse roles in cell adhesion and cell communication by serving as co-receptors for both cell-signaling and extracellular matrix molecules. Syndecan-2 has been implicated in the formation of specialized membrane domains and functions as a direct link between the extracellular environment and the organization of the cortical cytoplasm. Recent studies have shown that syndecan-2 is required for angiogenesis, possibly by serving as a co-receptor for vascular endothelial growth factor, and cell-to-cell signaling during development of left–right asymmetry. This unique combination of activities suggests that syndecan-2 can function as a potential drug target for the development of multi-functional, anti-cancer therapeutics.","container-title":"The International Journal of Biochemistry &amp; Cell Biology","DOI":"10.1016/j.biocel.2005.08.012","ISSN":"1357-2725","issue":"2","journalAbbreviation":"The International Journal of Biochemistry &amp; Cell Biology","page":"152-156","source":"ScienceDirect","title":"Syndecan-2","volume":"38","author":[{"family":"Essner","given":"Jeffrey J."},{"family":"Chen","given":"Eleanor"},{"family":"Ekker","given":"Stephen C."}],"issued":{"date-parts":[["2006",2,1]]}}},{"id":5341,"uris":["http://zotero.org/users/11313215/items/PXQFESGC"],"itemData":{"id":5341,"type":"article-journal","abstract":"&lt;p&gt;A second dermatan sulfate epimerase (DS-epi2) was identified as a homolog of the first epimerase (DS-epi1), which was previously described by our group. DS-epi2 is 1,222 amino acids long and has an </w:instrText>
        </w:r>
        <w:r>
          <w:rPr>
            <w:rFonts w:ascii="Cambria Math" w:hAnsi="Cambria Math" w:cs="Cambria Math"/>
          </w:rPr>
          <w:instrText>∼</w:instrText>
        </w:r>
        <w:r>
          <w:instrText xml:space="preserve">700-amino acid N-terminal epimerase domain that is highly conserved between the two enzymes. In addition, the C-terminal portion is predicted to be an &lt;i&gt;O&lt;/i&gt;-sulfotransferase domain. In this study we found that DS-epi2 has epimerase activity, which involves conversion of d-glucuronic acid to l-iduronic acid (EC 5.1.3.19), but no &lt;i&gt;O&lt;/i&gt;-sulfotransferase activity was detected. In dermatan sulfate, iduronic acid residues are either clustered together in blocks or alternating with glucuronic acid, forming hybrid structures. By using a short interfering RNA approach, we found that DS-epi2 and DS-epi1 are both involved in the biosynthesis of the iduronic acid blocks in fibroblasts and that DS-epi2 can also synthesize the hybrid structures. Both iduronic acid-containing domains have been shown to bind to several growth factors, many of which have biological roles in brain development. DS-epi2 has been genetically linked to bipolar disorder, which suggests that the dermatan sulfate domains generated by a defective enzyme may be involved in the etiology of the disease.&lt;/p&gt;","container-title":"Journal of Biological Chemistry","DOI":"10.1074/jbc.M809339200","ISSN":"0021-9258, 1083-351X","issue":"15","journalAbbreviation":"Journal of Biological Chemistry","language":"English","page":"9788-9795","PMID":"19188366","publisher":"Elsevier","source":"www.jbc.org","title":"Two Dermatan Sulfate Epimerases Form Iduronic Acid Domains in Dermatan Sulfate *","volume":"284","author":[{"family":"Pacheco","given":"Benny"},{"family":"Malmström","given":"Anders"},{"family":"Maccarana","given":"Marco"}],"issued":{"date-parts":[["2009",4,10]]}}},{"id":4871,"uris":["http://zotero.org/users/11313215/items/YNIIJR7C"],"itemData":{"id":4871,"type":"article-journal","abstract":"The presence of iduronic acid in chondroitin/dermatan sulfate changes the properties of the polysaccharides because it generates a more flexible chain with increased binding potentials. Iduronic acid in chondroitin/dermatan sulfate influences multiple cellular properties, such as migration, proliferation, differentiation, angiogenesis and the regulation of cytokine/growth factor activities. Under pathological conditions such as wound healing, inflammation and cancer, iduronic acid has diverse regulatory functions. Iduronic acid is formed by two epimerases (i.e. dermatan sulfate epimerase 1 and 2) that have different tissue distribution and properties. The role of iduronic acid in chondroitin/dermatan sulfate is highlighted by the vast changes in connective tissue features in patients with a new type of Ehler–Danlos syndrome: adducted thumb-clubfoot syndrome. Future research aims to understand the roles of the two epimerases and their interplay with the sulfotransferases involved in chondroitin sulfate/dermatan sulfate biosynthesis. Furthermore, a better definition of chondroitin/dermatan sulfate functions using different knockout models is needed. In this review, we focus on the two enzymes responsible for iduronic acid formation, as well as the role of iduronic acid in health and disease.","container-title":"The FEBS Journal","DOI":"10.1111/febs.12214","ISSN":"1742-4658","issue":"10","language":"en","note":"_eprint: https://febs.onlinelibrary.wiley.com/doi/pdf/10.1111/febs.12214","page":"2431-2446","source":"Wiley Online Library","title":"Biological functions of iduronic acid in chondroitin/dermatan sulfate","volume":"280","author":[{"family":"Thelin","given":"Martin A."},{"family":"Bartolini","given":"Barbara"},{"family":"Axelsson","given":"Jakob"},{"family":"Gustafsson","given":"Renata"},{"family":"Tykesson","given":"Emil"},{"family":"Pera","given":"Edgar"},{"family":"Oldberg","given":"Åke"},{"family":"Maccarana","given":"Marco"},{"family":"Malmstrom","given":"Anders"}],"issued":{"date-parts":[["2013"]]}}},{"id":4904,"uris":["http://zotero.org/users/11313215/items/NKICCA78"],"itemData":{"id":4904,"type":"article-journal","abstract":"Brevican is a neural proteoglycan implicated in a multitude of physiological and pathophysiological plasticity processes in the brain. It localizes to neuronal surfaces and contributes to the formation of specific types of extracellular matrix like the perineuronal nets or the perisynaptic or axon initial segment-based matrix in mature neuronal tissue. Via a variable degree of chondroitin sulfate attachment, limited proteolytic cleavage by matrix metalloproteinases, differential splicing and Ca2+-dependent binding to interaction partners it acts as a regulator in synaptic plasticity, glioma invasion, post-lesion plasticity or Alzheimer's disease. This review briefly summarizes its gene and protein structure, biochemical interactions and neurobiological functions.","container-title":"The International Journal of Biochemistry &amp; Cell Biology","DOI":"10.1016/j.biocel.2012.03.022","ISSN":"1357-2725","issue":"7","journalAbbreviation":"The International Journal of Biochemistry &amp; Cell Biology","page":"1051-1054","source":"ScienceDirect","title":"Brevican: A key proteoglycan in the perisynaptic extracellular matrix of the brain","title-short":"Brevican","volume":"44","author":[{"family":"Frischknecht","given":"Renato"},{"family":"Seidenbecher","given":"Constanze I."}],"issued":{"date-parts":[["2012",7,1]]}}},{"id":5290,"uris":["http://zotero.org/users/11313215/items/GWHRXIRF"],"itemData":{"id":5290,"type":"article-journal","abstract":"Perineuronal nets (PNNs) are unique extracellular matrix structures that wrap around certain neurons in the CNS during development and control plasticity in the adult CNS. They appear to contribute to a wide range of diseases/disorders of the brain, are involved in recovery from spinal cord injury, and are altered during aging, learning and memory, and after exposure to drugs of abuse. Here the focus is on how a major component of PNNs, chondroitin sulfate proteoglycans, control plasticity, and on the role of PNNs in memory in normal aging, in a tauopathy model of Alzheimer's disease, and in drug addiction. Also discussed is how altered extracellular matrix/PNN formation during development may produce synaptic pathology associated with schizophrenia, bipolar disorder, major depression, and autism spectrum disorders. Understanding the molecular underpinnings of how PNNs are altered in normal physiology and disease will offer insights into new treatment approaches for these diseases.","container-title":"Journal of Neuroscience","DOI":"10.1523/JNEUROSCI.2351-16.2016","ISSN":"0270-6474, 1529-2401","issue":"45","journalAbbreviation":"J. Neurosci.","language":"en","license":"Copyright © 2016 the authors 0270-6474/16/3611459-10$15.00/0","page":"11459-11468","PMID":"27911749","publisher":"Society for Neuroscience","section":"Symposium and Mini-Symposium","source":"www.jneurosci.org","title":"Casting a Wide Net: Role of Perineuronal Nets in Neural Plasticity","title-short":"Casting a Wide Net","volume":"36","author":[{"family":"Sorg","given":"Barbara A."},{"family":"Berretta","given":"Sabina"},{"family":"Blacktop","given":"Jordan M."},{"family":"Fawcett","given":"James W."},{"family":"Kitagawa","given":"Hiroshi"},{"family":"Kwok","given":"Jessica C. F."},{"family":"Miquel","given":"Marta"}],"issued":{"date-parts":[["2016",11,9]]}}}],"schema":"https://github.com/citation-style-language/schema/raw/master/csl-citation.json"} </w:instrText>
        </w:r>
        <w:r w:rsidRPr="00013D8B">
          <w:fldChar w:fldCharType="separate"/>
        </w:r>
        <w:r w:rsidRPr="00536D5D">
          <w:rPr>
            <w:rFonts w:cs="Times New Roman"/>
            <w:kern w:val="0"/>
          </w:rPr>
          <w:t>(40–47)</w:t>
        </w:r>
        <w:r w:rsidRPr="00013D8B">
          <w:fldChar w:fldCharType="end"/>
        </w:r>
        <w:r w:rsidRPr="00641B20">
          <w:t>, we hypothesized that neurons actively expressing these genes represent a population undergoing maturation and integration into existing circuits.</w:t>
        </w:r>
      </w:ins>
    </w:p>
    <w:p w14:paraId="299BC2A2" w14:textId="25366C88" w:rsidR="003471BC" w:rsidRDefault="00641B20" w:rsidP="004816FA">
      <w:pPr>
        <w:ind w:firstLine="720"/>
        <w:rPr>
          <w:ins w:id="420" w:author="Rhodes, Justin S" w:date="2026-08-04T14:17:00Z" w16du:dateUtc="2026-08-04T18:17:00Z"/>
        </w:rPr>
      </w:pPr>
      <w:r w:rsidRPr="00013D8B">
        <w:t>To test the hypothesis that DEGs related to the ECM or cell adhesion (ECM-DEGs) in 6_POA_Mixed were indicative of new cells integrating into local circuits, we compared the relative maturity of cells expressing ECM-DEGs to those not expressing ECM-DEGs (</w:t>
      </w:r>
      <w:r w:rsidRPr="00013D8B">
        <w:rPr>
          <w:highlight w:val="yellow"/>
        </w:rPr>
        <w:t>methods</w:t>
      </w:r>
      <w:r w:rsidRPr="00013D8B">
        <w:t>). Indeed, ECM-DEG+ cells were significantly less mature than their ECM-DEG- counterparts, and females had significantly more mature ECM-DEG+ cells than males and intermediates (</w:t>
      </w:r>
      <w:r w:rsidRPr="00013D8B">
        <w:rPr>
          <w:highlight w:val="yellow"/>
        </w:rPr>
        <w:t>Fig.</w:t>
      </w:r>
      <w:r w:rsidRPr="00491F69">
        <w:rPr>
          <w:highlight w:val="yellow"/>
        </w:rPr>
        <w:t>5D</w:t>
      </w:r>
      <w:r w:rsidRPr="00013D8B">
        <w:t>).</w:t>
      </w:r>
      <w:r w:rsidR="00D14500" w:rsidRPr="00D14500">
        <w:t xml:space="preserve"> </w:t>
      </w:r>
      <w:ins w:id="421" w:author="Rhodes, Justin S" w:date="2026-08-04T14:17:00Z" w16du:dateUtc="2026-08-04T18:17:00Z">
        <w:r w:rsidR="00D14500" w:rsidRPr="00D14500">
          <w:t xml:space="preserve">Thus, expression of ECM-related genes identifies a relatively immature neuronal population whose maturation progresses </w:t>
        </w:r>
        <w:r w:rsidR="00D14500">
          <w:t>late in</w:t>
        </w:r>
        <w:r w:rsidR="00D14500" w:rsidRPr="00D14500">
          <w:t xml:space="preserve"> the course of sex change.</w:t>
        </w:r>
      </w:ins>
    </w:p>
    <w:p w14:paraId="6F63E750" w14:textId="77777777" w:rsidR="00641B20" w:rsidRDefault="00641B20" w:rsidP="004816FA">
      <w:pPr>
        <w:ind w:firstLine="720"/>
        <w:rPr>
          <w:ins w:id="422" w:author="Rhodes, Justin S" w:date="2026-08-04T14:17:00Z" w16du:dateUtc="2026-08-04T18:17:00Z"/>
        </w:rPr>
      </w:pPr>
    </w:p>
    <w:p w14:paraId="4F842139" w14:textId="2C7CA52A" w:rsidR="00936738" w:rsidRDefault="00D14500" w:rsidP="004816FA">
      <w:pPr>
        <w:ind w:firstLine="720"/>
      </w:pPr>
      <w:r w:rsidRPr="00D14500">
        <w:t xml:space="preserve">In 6_POA_Mixed as a whole, intermediates had significantly </w:t>
      </w:r>
      <w:del w:id="423" w:author="Rhodes, Justin S" w:date="2026-08-04T14:17:00Z" w16du:dateUtc="2026-08-04T18:17:00Z">
        <w:r w:rsidR="004816FA" w:rsidRPr="00013D8B">
          <w:delText>less</w:delText>
        </w:r>
      </w:del>
      <w:ins w:id="424" w:author="Rhodes, Justin S" w:date="2026-08-04T14:17:00Z" w16du:dateUtc="2026-08-04T18:17:00Z">
        <w:r w:rsidR="00267A9B">
          <w:t>fewer</w:t>
        </w:r>
      </w:ins>
      <w:r w:rsidRPr="00D14500">
        <w:t xml:space="preserve"> mature cells than females</w:t>
      </w:r>
      <w:ins w:id="425" w:author="Rhodes, Justin S" w:date="2026-08-04T14:17:00Z" w16du:dateUtc="2026-08-04T18:17:00Z">
        <w:r w:rsidRPr="00D14500">
          <w:t>,</w:t>
        </w:r>
      </w:ins>
      <w:r w:rsidRPr="00D14500">
        <w:t xml:space="preserve"> suggesting that </w:t>
      </w:r>
      <w:del w:id="426" w:author="Rhodes, Justin S" w:date="2026-08-04T14:17:00Z" w16du:dateUtc="2026-08-04T18:17:00Z">
        <w:r w:rsidR="004816FA" w:rsidRPr="00013D8B">
          <w:delText xml:space="preserve">intermediates </w:delText>
        </w:r>
        <w:r w:rsidR="00B747A1" w:rsidRPr="00013D8B">
          <w:delText xml:space="preserve">in general </w:delText>
        </w:r>
        <w:r w:rsidR="004816FA" w:rsidRPr="00013D8B">
          <w:delText>are characterized by lower cellular maturity than males or females</w:delText>
        </w:r>
      </w:del>
      <w:ins w:id="427" w:author="Rhodes, Justin S" w:date="2026-08-04T14:17:00Z" w16du:dateUtc="2026-08-04T18:17:00Z">
        <w:r w:rsidRPr="00D14500">
          <w:t>this population is enriched for immature neurons during the intermediate phase</w:t>
        </w:r>
      </w:ins>
      <w:r w:rsidRPr="00D14500">
        <w:t xml:space="preserve"> (</w:t>
      </w:r>
      <w:r w:rsidRPr="00D14500">
        <w:rPr>
          <w:highlight w:val="yellow"/>
        </w:rPr>
        <w:t>Fig. 5E</w:t>
      </w:r>
      <w:r w:rsidRPr="00D14500">
        <w:t>). As further evidence</w:t>
      </w:r>
      <w:del w:id="428" w:author="Rhodes, Justin S" w:date="2026-08-04T14:17:00Z" w16du:dateUtc="2026-08-04T18:17:00Z">
        <w:r w:rsidR="004816FA" w:rsidRPr="00013D8B">
          <w:delText xml:space="preserve"> for the hypothesis</w:delText>
        </w:r>
      </w:del>
      <w:r w:rsidRPr="00D14500">
        <w:t xml:space="preserve"> that new cells are added during the intermediate state, intermediates showed significantly higher expression </w:t>
      </w:r>
      <w:del w:id="429" w:author="Rhodes, Justin S" w:date="2026-08-04T14:17:00Z" w16du:dateUtc="2026-08-04T18:17:00Z">
        <w:r w:rsidR="004816FA" w:rsidRPr="00013D8B">
          <w:delText xml:space="preserve">for </w:delText>
        </w:r>
        <w:r w:rsidR="00EB403D" w:rsidRPr="00013D8B">
          <w:delText xml:space="preserve">a </w:delText>
        </w:r>
        <w:r w:rsidR="004816FA" w:rsidRPr="00013D8B">
          <w:delText xml:space="preserve">module consisting </w:delText>
        </w:r>
      </w:del>
      <w:r w:rsidRPr="00D14500">
        <w:t xml:space="preserve">of </w:t>
      </w:r>
      <w:del w:id="430" w:author="Rhodes, Justin S" w:date="2026-08-04T14:17:00Z" w16du:dateUtc="2026-08-04T18:17:00Z">
        <w:r w:rsidR="004816FA" w:rsidRPr="00013D8B">
          <w:delText>genes annotated</w:delText>
        </w:r>
      </w:del>
      <w:ins w:id="431" w:author="Rhodes, Justin S" w:date="2026-08-04T14:17:00Z" w16du:dateUtc="2026-08-04T18:17:00Z">
        <w:r w:rsidRPr="00D14500">
          <w:t>gene modules associated</w:t>
        </w:r>
      </w:ins>
      <w:r w:rsidRPr="00D14500">
        <w:t xml:space="preserve"> with </w:t>
      </w:r>
      <w:del w:id="432" w:author="Rhodes, Justin S" w:date="2026-08-04T14:17:00Z" w16du:dateUtc="2026-08-04T18:17:00Z">
        <w:r w:rsidR="004816FA" w:rsidRPr="00013D8B">
          <w:delText>the GO terms “</w:delText>
        </w:r>
      </w:del>
      <w:r w:rsidRPr="00D14500">
        <w:t>brain development</w:t>
      </w:r>
      <w:del w:id="433" w:author="Rhodes, Justin S" w:date="2026-08-04T14:17:00Z" w16du:dateUtc="2026-08-04T18:17:00Z">
        <w:r w:rsidR="004816FA" w:rsidRPr="00013D8B">
          <w:delText>”</w:delText>
        </w:r>
      </w:del>
      <w:r w:rsidRPr="00D14500">
        <w:t xml:space="preserve"> (GO:0007420) (</w:t>
      </w:r>
      <w:r w:rsidRPr="00D14500">
        <w:rPr>
          <w:highlight w:val="yellow"/>
        </w:rPr>
        <w:t>Fig. 5F</w:t>
      </w:r>
      <w:r w:rsidRPr="00D14500">
        <w:t xml:space="preserve">) and </w:t>
      </w:r>
      <w:del w:id="434" w:author="Rhodes, Justin S" w:date="2026-08-04T14:17:00Z" w16du:dateUtc="2026-08-04T18:17:00Z">
        <w:r w:rsidR="004816FA" w:rsidRPr="00013D8B">
          <w:delText>“</w:delText>
        </w:r>
      </w:del>
      <w:r w:rsidRPr="00D14500">
        <w:t>axon guidance receptor activity</w:t>
      </w:r>
      <w:del w:id="435" w:author="Rhodes, Justin S" w:date="2026-08-04T14:17:00Z" w16du:dateUtc="2026-08-04T18:17:00Z">
        <w:r w:rsidR="004816FA" w:rsidRPr="00013D8B">
          <w:delText>”</w:delText>
        </w:r>
      </w:del>
      <w:r w:rsidRPr="00D14500">
        <w:t xml:space="preserve"> (GO:0097484) (</w:t>
      </w:r>
      <w:r w:rsidRPr="00D14500">
        <w:rPr>
          <w:highlight w:val="yellow"/>
        </w:rPr>
        <w:t>Fig. 5G</w:t>
      </w:r>
      <w:r w:rsidRPr="00D14500">
        <w:t xml:space="preserve">). </w:t>
      </w:r>
      <w:del w:id="436" w:author="Rhodes, Justin S" w:date="2026-08-04T14:17:00Z" w16du:dateUtc="2026-08-04T18:17:00Z">
        <w:r w:rsidR="004816FA" w:rsidRPr="00013D8B">
          <w:delText>Taken</w:delText>
        </w:r>
      </w:del>
      <w:ins w:id="437" w:author="Rhodes, Justin S" w:date="2026-08-04T14:17:00Z" w16du:dateUtc="2026-08-04T18:17:00Z">
        <w:r w:rsidRPr="00D14500">
          <w:t>Together</w:t>
        </w:r>
      </w:ins>
      <w:r w:rsidRPr="00D14500">
        <w:t xml:space="preserve"> with </w:t>
      </w:r>
      <w:ins w:id="438" w:author="Rhodes, Justin S" w:date="2026-08-04T14:17:00Z" w16du:dateUtc="2026-08-04T18:17:00Z">
        <w:r w:rsidRPr="00D14500">
          <w:t xml:space="preserve">the increase in </w:t>
        </w:r>
      </w:ins>
      <w:r w:rsidRPr="00D14500">
        <w:t xml:space="preserve">the </w:t>
      </w:r>
      <w:del w:id="439" w:author="Rhodes, Justin S" w:date="2026-08-04T14:17:00Z" w16du:dateUtc="2026-08-04T18:17:00Z">
        <w:r w:rsidR="004816FA" w:rsidRPr="00013D8B">
          <w:delText>changes in cell population in</w:delText>
        </w:r>
      </w:del>
      <w:ins w:id="440" w:author="Rhodes, Justin S" w:date="2026-08-04T14:17:00Z" w16du:dateUtc="2026-08-04T18:17:00Z">
        <w:r w:rsidRPr="00D14500">
          <w:t>relative abundance of</w:t>
        </w:r>
      </w:ins>
      <w:r w:rsidRPr="00D14500">
        <w:t xml:space="preserve"> 6_POA_Mixed, these findings </w:t>
      </w:r>
      <w:del w:id="441" w:author="Rhodes, Justin S" w:date="2026-08-04T14:17:00Z" w16du:dateUtc="2026-08-04T18:17:00Z">
        <w:r w:rsidR="002D5F81" w:rsidRPr="00013D8B">
          <w:delText>support</w:delText>
        </w:r>
        <w:r w:rsidR="004816FA" w:rsidRPr="00013D8B">
          <w:delText xml:space="preserve"> a model where new cells </w:delText>
        </w:r>
      </w:del>
      <w:r w:rsidRPr="00D14500">
        <w:t xml:space="preserve">are </w:t>
      </w:r>
      <w:del w:id="442" w:author="Rhodes, Justin S" w:date="2026-08-04T14:17:00Z" w16du:dateUtc="2026-08-04T18:17:00Z">
        <w:r w:rsidR="004816FA" w:rsidRPr="00013D8B">
          <w:delText xml:space="preserve">added to </w:delText>
        </w:r>
        <w:r w:rsidR="002F0AE6" w:rsidRPr="00013D8B">
          <w:delText>6_POA_Mixed</w:delText>
        </w:r>
        <w:r w:rsidR="004816FA" w:rsidRPr="00013D8B">
          <w:delText xml:space="preserve"> </w:delText>
        </w:r>
      </w:del>
      <w:ins w:id="443" w:author="Rhodes, Justin S" w:date="2026-08-04T14:17:00Z" w16du:dateUtc="2026-08-04T18:17:00Z">
        <w:r w:rsidRPr="00D14500">
          <w:t xml:space="preserve">consistent with newly generated neurons being incorporated into this population </w:t>
        </w:r>
      </w:ins>
      <w:r w:rsidRPr="00D14500">
        <w:t>during the male-</w:t>
      </w:r>
      <w:ins w:id="444" w:author="Rhodes, Justin S" w:date="2026-08-04T14:17:00Z" w16du:dateUtc="2026-08-04T18:17:00Z">
        <w:r w:rsidRPr="00D14500">
          <w:t>to-</w:t>
        </w:r>
      </w:ins>
      <w:r w:rsidRPr="00D14500">
        <w:t>intermediate transition</w:t>
      </w:r>
      <w:del w:id="445" w:author="Rhodes, Justin S" w:date="2026-08-04T14:17:00Z" w16du:dateUtc="2026-08-04T18:17:00Z">
        <w:r w:rsidR="004816FA" w:rsidRPr="00013D8B">
          <w:delText>, but do not yet mature until</w:delText>
        </w:r>
      </w:del>
      <w:ins w:id="446" w:author="Rhodes, Justin S" w:date="2026-08-04T14:17:00Z" w16du:dateUtc="2026-08-04T18:17:00Z">
        <w:r w:rsidRPr="00D14500">
          <w:t xml:space="preserve"> and subsequently maturing during</w:t>
        </w:r>
      </w:ins>
      <w:r w:rsidRPr="00D14500">
        <w:t xml:space="preserve"> the intermediate-</w:t>
      </w:r>
      <w:ins w:id="447" w:author="Rhodes, Justin S" w:date="2026-08-04T14:17:00Z" w16du:dateUtc="2026-08-04T18:17:00Z">
        <w:r w:rsidRPr="00D14500">
          <w:t>to-</w:t>
        </w:r>
      </w:ins>
      <w:r w:rsidRPr="00D14500">
        <w:t xml:space="preserve">female transition. </w:t>
      </w:r>
      <w:del w:id="448" w:author="Rhodes, Justin S" w:date="2026-08-04T14:17:00Z" w16du:dateUtc="2026-08-04T18:17:00Z">
        <w:r w:rsidR="004816FA" w:rsidRPr="00013D8B">
          <w:delText xml:space="preserve">As they mature and integrate into their circuit, they express ECM-DEGs. </w:delText>
        </w:r>
      </w:del>
      <w:ins w:id="449" w:author="Rhodes, Justin S" w:date="2026-08-04T14:17:00Z" w16du:dateUtc="2026-08-04T18:17:00Z">
        <w:r w:rsidRPr="00D14500">
          <w:t>The association of extracellular matrix and cell adhesion gene expression with relatively immature cells suggests that these genes mark neurons undergoing maturation and integration into local circuits.</w:t>
        </w:r>
      </w:ins>
    </w:p>
    <w:p w14:paraId="631539C0" w14:textId="77777777" w:rsidR="00D14500" w:rsidRPr="00013D8B" w:rsidRDefault="00D14500" w:rsidP="004816FA">
      <w:pPr>
        <w:ind w:firstLine="720"/>
      </w:pPr>
    </w:p>
    <w:p w14:paraId="5FFCBA2D" w14:textId="54AF2AF7" w:rsidR="004816FA" w:rsidRPr="00013D8B" w:rsidRDefault="004816FA" w:rsidP="00753C87">
      <w:pPr>
        <w:rPr>
          <w:del w:id="450" w:author="Rhodes, Justin S" w:date="2026-08-04T14:17:00Z" w16du:dateUtc="2026-08-04T18:17:00Z"/>
          <w:b/>
          <w:bCs/>
        </w:rPr>
      </w:pPr>
      <w:del w:id="451" w:author="Rhodes, Justin S" w:date="2026-08-04T14:17:00Z" w16du:dateUtc="2026-08-04T18:17:00Z">
        <w:r w:rsidRPr="00013D8B">
          <w:rPr>
            <w:b/>
            <w:bCs/>
          </w:rPr>
          <w:delText xml:space="preserve">Changes to </w:delText>
        </w:r>
        <w:r w:rsidR="002F0AE6" w:rsidRPr="00013D8B">
          <w:rPr>
            <w:b/>
            <w:bCs/>
          </w:rPr>
          <w:delText>6_POA_Mixed</w:delText>
        </w:r>
        <w:r w:rsidRPr="00013D8B">
          <w:rPr>
            <w:b/>
            <w:bCs/>
          </w:rPr>
          <w:delText xml:space="preserve"> Drive Differential Regulation of Gonadotrophs</w:delText>
        </w:r>
      </w:del>
    </w:p>
    <w:p w14:paraId="73CF39C1" w14:textId="6697BFCF" w:rsidR="00AE103B" w:rsidRPr="00013D8B" w:rsidRDefault="004816FA" w:rsidP="004816FA">
      <w:pPr>
        <w:rPr>
          <w:del w:id="452" w:author="Rhodes, Justin S" w:date="2026-08-04T14:17:00Z" w16du:dateUtc="2026-08-04T18:17:00Z"/>
        </w:rPr>
      </w:pPr>
      <w:del w:id="453" w:author="Rhodes, Justin S" w:date="2026-08-04T14:17:00Z" w16du:dateUtc="2026-08-04T18:17:00Z">
        <w:r w:rsidRPr="00013D8B">
          <w:tab/>
          <w:delText>In our DEG analysis we also found several DEGs related to molecules known to regulate pituitary gonadotrophs (</w:delText>
        </w:r>
        <w:r w:rsidRPr="00013D8B">
          <w:rPr>
            <w:highlight w:val="yellow"/>
          </w:rPr>
          <w:delText xml:space="preserve">Fig. </w:delText>
        </w:r>
        <w:r w:rsidR="002D5F81" w:rsidRPr="00936738">
          <w:rPr>
            <w:highlight w:val="yellow"/>
          </w:rPr>
          <w:delText>5</w:delText>
        </w:r>
        <w:r w:rsidR="00E24CD5" w:rsidRPr="00936738">
          <w:rPr>
            <w:highlight w:val="yellow"/>
          </w:rPr>
          <w:delText>C</w:delText>
        </w:r>
        <w:r w:rsidRPr="00936738">
          <w:rPr>
            <w:highlight w:val="yellow"/>
          </w:rPr>
          <w:delText>)</w:delText>
        </w:r>
        <w:r w:rsidRPr="00013D8B">
          <w:delText>. Dopamine (DA)</w:delText>
        </w:r>
        <w:r w:rsidR="00C10A2B" w:rsidRPr="00013D8B">
          <w:delText xml:space="preserve"> is a</w:delText>
        </w:r>
        <w:r w:rsidRPr="00013D8B">
          <w:delText xml:space="preserve"> known to </w:delText>
        </w:r>
        <w:r w:rsidR="00C10A2B" w:rsidRPr="00013D8B">
          <w:delText>inhibitor of</w:delText>
        </w:r>
        <w:r w:rsidRPr="00013D8B">
          <w:delText xml:space="preserve"> luteinizing hormone (LH) release</w:delText>
        </w:r>
        <w:r w:rsidR="00C10A2B" w:rsidRPr="00013D8B">
          <w:delText xml:space="preserve"> </w:delText>
        </w:r>
        <w:r w:rsidRPr="00013D8B">
          <w:fldChar w:fldCharType="begin"/>
        </w:r>
        <w:r w:rsidR="00536D5D">
          <w:delInstrText xml:space="preserve"> ADDIN ZOTERO_ITEM CSL_CITATION {"citationID":"DtNwa8K8","properties":{"unsorted":false,"formattedCitation":"(48)","plainCitation":"(48)","noteIndex":0},"citationItems":[{"id":6306,"uris":["http://zotero.org/users/11313215/items/3PT68SU6"],"itemData":{"id":6306,"type":"article-journal","abstract":"During the teleost radiation, extensive development of the direct innervation mode of hypothalamo-pituitary communication was accompanied by loss of the median eminence typical of mammals. Cells secreting follicle-stimulating hormone and luteinizing hormone cells are directly innervated, distinct populations in the anterior pituitary. So far, </w:delInstrText>
        </w:r>
        <w:r w:rsidR="00536D5D">
          <w:rPr>
            <w:rFonts w:ascii="Cambria Math" w:hAnsi="Cambria Math" w:cs="Cambria Math"/>
          </w:rPr>
          <w:delInstrText>∼</w:delInstrText>
        </w:r>
        <w:r w:rsidR="00536D5D">
          <w:delInstrText xml:space="preserve">20 stimulatory and </w:delInstrText>
        </w:r>
        <w:r w:rsidR="00536D5D">
          <w:rPr>
            <w:rFonts w:ascii="Cambria Math" w:hAnsi="Cambria Math" w:cs="Cambria Math"/>
          </w:rPr>
          <w:delInstrText>∼</w:delInstrText>
        </w:r>
        <w:r w:rsidR="00536D5D">
          <w:delInstrText xml:space="preserve">10 inhibitory neuropeptides, 3 amines, and 3 amino acid neurotransmitters are implicated in the control of reproduction. Positive and negative sex steroid feedback loops operate in both sexes. Gene mutation models in zebrafish and medaka now challenge our general understanding of vertebrate neuropeptidergic control. New reproductive neuropeptides are emerging. These include but are not limited to nesfatin 1, neurokinin B, and the secretoneurins. A generalized model for the neuroendocrine control of reproduction is proposed. Hopefully, this will serve as a research framework on diverse species to help explain the evolution of neuroendocrine control and lead to the discovery of new hormones with novel applications.","container-title":"Annual Review of Animal Biosciences","DOI":"10.1146/annurev-animal-020420-042015","ISSN":"2165-8102, 2165-8110","issue":"Volume 10, 2022","language":"en","page":"107-130","publisher":"Annual Reviews","source":"www.annualreviews.org","title":"Neuroendocrine Control of Reproduction in Teleost Fish: Concepts and Controversies","title-short":"Neuroendocrine Control of Reproduction in Teleost Fish","volume":"10","author":[{"family":"Trudeau","given":"Vance L."}],"issued":{"date-parts":[["2022",2,15]]}}}],"schema":"https://github.com/citation-style-language/schema/raw/master/csl-citation.json"} </w:delInstrText>
        </w:r>
        <w:r w:rsidRPr="00013D8B">
          <w:fldChar w:fldCharType="separate"/>
        </w:r>
        <w:r w:rsidR="00536D5D" w:rsidRPr="00536D5D">
          <w:rPr>
            <w:rFonts w:cs="Times New Roman"/>
          </w:rPr>
          <w:delText>(48)</w:delText>
        </w:r>
        <w:r w:rsidRPr="00013D8B">
          <w:fldChar w:fldCharType="end"/>
        </w:r>
        <w:r w:rsidR="00873441" w:rsidRPr="00013D8B">
          <w:delText xml:space="preserve">. Conversely, </w:delText>
        </w:r>
        <w:r w:rsidRPr="00013D8B">
          <w:delText>tachykinin 3, encoding neurokinin B (NKB)</w:delText>
        </w:r>
        <w:r w:rsidR="00C024DD" w:rsidRPr="00013D8B">
          <w:delText xml:space="preserve"> and neuropeptide y (NPY) are known to stimulate LH release</w:delText>
        </w:r>
        <w:r w:rsidRPr="00013D8B">
          <w:delText xml:space="preserve"> in teleosts</w:delText>
        </w:r>
        <w:r w:rsidR="00C024DD" w:rsidRPr="00013D8B">
          <w:delText xml:space="preserve"> in species specific </w:delText>
        </w:r>
        <w:r w:rsidR="00321681" w:rsidRPr="00013D8B">
          <w:delText>manners</w:delText>
        </w:r>
        <w:r w:rsidRPr="00013D8B">
          <w:delText xml:space="preserve"> </w:delText>
        </w:r>
        <w:r w:rsidRPr="00013D8B">
          <w:fldChar w:fldCharType="begin"/>
        </w:r>
        <w:r w:rsidR="00536D5D">
          <w:delInstrText xml:space="preserve"> ADDIN ZOTERO_ITEM CSL_CITATION {"citationID":"jECDNUmJ","properties":{"unsorted":false,"formattedCitation":"(48\\uc0\\u8211{}53)","plainCitation":"(48–53)","noteIndex":0},"citationItems":[{"id":6306,"uris":["http://zotero.org/users/11313215/items/3PT68SU6"],"itemData":{"id":6306,"type":"article-journal","abstract":"During the teleost radiation, extensive development of the direct innervation mode of hypothalamo-pituitary communication was accompanied by loss of the median eminence typical of mammals. Cells secreting follicle-stimulating hormone and luteinizing hormone cells are directly innervated, distinct populations in the anterior pituitary. So far, </w:delInstrText>
        </w:r>
        <w:r w:rsidR="00536D5D">
          <w:rPr>
            <w:rFonts w:ascii="Cambria Math" w:hAnsi="Cambria Math" w:cs="Cambria Math"/>
          </w:rPr>
          <w:delInstrText>∼</w:delInstrText>
        </w:r>
        <w:r w:rsidR="00536D5D">
          <w:delInstrText xml:space="preserve">20 stimulatory and </w:delInstrText>
        </w:r>
        <w:r w:rsidR="00536D5D">
          <w:rPr>
            <w:rFonts w:ascii="Cambria Math" w:hAnsi="Cambria Math" w:cs="Cambria Math"/>
          </w:rPr>
          <w:delInstrText>∼</w:delInstrText>
        </w:r>
        <w:r w:rsidR="00536D5D">
          <w:delInstrText xml:space="preserve">10 inhibitory neuropeptides, 3 amines, and 3 amino acid neurotransmitters are implicated in the control of reproduction. Positive and negative sex steroid feedback loops operate in both sexes. Gene mutation models in zebrafish and medaka now challenge our general understanding of vertebrate neuropeptidergic control. New reproductive neuropeptides are emerging. These include but are not limited to nesfatin 1, neurokinin B, and the secretoneurins. A generalized model for the neuroendocrine control of reproduction is proposed. Hopefully, this will serve as a research framework on diverse species to help explain the evolution of neuroendocrine control and lead to the discovery of new hormones with novel applications.","container-title":"Annual Review of Animal Biosciences","DOI":"10.1146/annurev-animal-020420-042015","ISSN":"2165-8102, 2165-8110","issue":"Volume 10, 2022","language":"en","page":"107-130","publisher":"Annual Reviews","source":"www.annualreviews.org","title":"Neuroendocrine Control of Reproduction in Teleost Fish: Concepts and Controversies","title-short":"Neuroendocrine Control of Reproduction in Teleost Fish","volume":"10","author":[{"family":"Trudeau","given":"Vance L."}],"issued":{"date-parts":[["2022",2,15]]}}},{"id":6258,"uris":["http://zotero.org/users/11313215/items/LRP8QAL2"],"itemData":{"id":6258,"type":"article-journal","abstract":"Neurokinin B (NKB) and its cognate receptor (NK3R) are emerging as important components of the neuroendocrine regulation of reproduction. Unlike mammalian tac3, which encodes only one mature peptide (namely NKB), two mature peptides are predicted for each tac3 gene in fish and frogs. Therefore, it was designated as Neurokinin F (NKF). Hormone analogs with high and long-lasting biological activity are important tools for physiological and biological research; however, the availability of piscine-specific analogs is very limited. Therefore, we have developed specific NKB and NKF analogs based on the structure of the mammalian NKB analog–senktide. These analogs, specifically designed for longer half-lives by methylation of proteolysis sites, exhibited activity equal to those of the native NKB and NKF in short-term signal-transduction assays of tilapia NKB receptors. However, the analogs were found to be able to significantly increase the release of luteinizing hormone (LH), follicle stimulating hormone (FSH) and growth hormone (GH) in tilapia, as fast as 1 h after intraperitoneal (IP) injection. The impact of the analogs on LH and FSH secretion lasted longer compared to the effect of native peptides and salmon GnRH analog (sGnRHa). In addition, we harvested pituitaries 24 h post injection and measured LH, FSH and GH mRNA synthesis. Both analogs elevated mRNA levels of LH and GH, but only NKB analog increased FSH mRNA levels in the pituitary and all GnRH forms in the brain. NKB receptors were co-localized with all three types the GnRH neurons in tilapia brain in situ. We previously showed a direct effect of NKB at the pituitary level, and these new results suggest that the stronger impact of the NKB analog on GTH release is also due to an indirect effect through the activation of GnRH neurons. These results suggest that novel synthetic NKB analogs may serve as a tool for both research and agricultural purposes. Finally, the biological activity and regulatory role of NKB in tilapia brain and pituitary suggest that the NKB/NKBR system in fish is an important reproductive regulator in a similar way to the kisspeptin system in mammals.","container-title":"Frontiers in Endocrinology","DOI":"10.3389/fendo.2019.00469","ISSN":"1664-2392","journalAbbreviation":"Front Endocrinol (Lausanne)","page":"469","PMID":"31354632","PMCID":"PMC6639853","source":"PubMed Central","title":"Deciphering Direct and Indirect Effects of Neurokinin B and GnRH in the Brain-Pituitary Axis of Tilapia","volume":"10","author":[{"family":"Mizrahi","given":"Naama"},{"family":"Gilon","given":"Chaim"},{"family":"Atre","given":"Ishwar"},{"family":"Ogawa","given":"Satoshi"},{"family":"Parhar","given":"Ishwar S."},{"family":"Levavi-Sivan","given":"Berta"}],"issued":{"date-parts":[["2019",7,12]]}}},{"id":6311,"uris":["http://zotero.org/users/11313215/items/KGG4YTRQ"],"itemData":{"id":6311,"type":"article-journal","abstract":"In vertebrates, the tachykinin system includes tachykinin genes, which encode one or two peptides each, and tachykinin receptors. The complexity of this system is reinforced by the massive conservation of gene duplicates after the whole genome duplication events that occurred in vertebrates and furthermore in teleosts. Added to this, the expression of the tachykinin system is more widespread than first thought, being found beyond brain and gut. The discovery of the co-expression of neurokinin B, encoded by tachykinin 3 gene, and kisspeptin/dynorphin in neurons involved in the generation of GnRH pulse in mammals, put a spotlight on the tachykinin system in vertebrate reproductive physiology. As food intake and reproduction are linked processes, and considering that hypothalamic hormones classically involved in the control of reproduction are reported to regulate also appetite and energy homeostasis, it is of interest to look at the potential involvement of tachykinins in these two major physiological functions. The purpose of this review is thus to provide first a general overview of the tachykinin system in mammals and teleosts, before giving a state-of-the-art on the different levels of action of tachykinins in the control of reproduction and food intake. This work has been conducted with a comparative point-of-view, highlighting the major similarities and differences of tachykinin systems and actions between mammals and teleosts.","container-title":"Frontiers in Endocrinology","DOI":"10.3389/fendo.2022.1056939","ISSN":"1664-2392","journalAbbreviation":"Front. Endocrinol.","language":"English","publisher":"Frontiers","source":"Frontiers","title":"Tachykinins, new players in the control of reproduction and food intake: A comparative review in mammals and teleosts","title-short":"Tachykinins, new players in the control of reproduction and food intake","URL":"https://www.frontiersin.org/journals/endocrinology/articles/10.3389/fendo.2022.1056939/full","volume":"13","author":[{"family":"Campo","given":"Aurora"},{"family":"Dufour","given":"Sylvie"},{"family":"Rousseau","given":"Karine"}],"accessed":{"date-parts":[["2026",5,3]]},"issued":{"date-parts":[["2022",12,16]]}}},{"id":6313,"uris":["http://zotero.org/users/11313215/items/CFRWVNG9"],"itemData":{"id":6313,"type":"article-journal","abstract":"The neurokinin B (NKB) system acts as a crucial modulator in the regulation of reproduction and feeding in mammals, however limited information is available in teleosts regarding its potential role in reproductive functions. Herein, we have identified its encoding gene, namely tachykinin 3 (tac3), in the yellowtail kingfish. The full-length tac3 cDNA sequence was 372 bp in size and encoded a 123-aa preprohormone, including two mature peptides, NKB and NKF. Tissue distribution analysis showed that tac3 was primarily expressed in the intestine of yellowtail kingfish. During embryonic development, the highest mRNA levels of tac3 were observed at stage 4 (16-cell) and stage 14 (newly-hatched larva). The peak of tac3 transcript levels was also noticed at 30 days post-hatching during early ontogeny. The physiological effects of NKB and NKF on expression of brain and pituitary genes along with plasma hormones levels were further analyzed by intraperitoneal injection. NKB exerted a stimulatory effect on gnrh1, gnrh2, gnih, and kiss2r mRNA levels, but suppressed kiss1r, gnihr, gal, gh, lhβ, and fshβ mRNA levels. An evident increase was observed on transcript levels of gnrh1, gnrh2, kiss1, kiss2, gnih, and gnihr after NKF treatment, whereas kiss1r, kiss2r, gh, lhβ, and fshβ mRNA levels were down-regulated. Moreover, NKF, but not NKB, reduced serum estradiol levels, and both of these two peptides suppressed serum 11-keto testosterone levels. Taken together, our results provide preliminary evidence that the NKB system participates in the control of reproduction in yellowtail kingfish via acting on brain, pituitary and gonadal hormones.","container-title":"Aquaculture Reports","DOI":"10.1016/j.aqrep.2024.102167","ISSN":"2352-5134","journalAbbreviation":"Aquaculture Reports","page":"102167","source":"ScienceDirect","title":"Neurokinin B in the yellowtail kingfish (&lt;i&gt;Seriola lalandi&lt;/i&gt;) and its potential role in controlling reproduction","volume":"36","author":[{"family":"Tian","given":"Zhenfang"},{"family":"Yu","given":"Zhihua"},{"family":"Xu","given":"Yongjiang"},{"family":"Cui","given":"Aijun"},{"family":"Jiang","given":"Yan"},{"family":"Wang","given":"Bin"}],"issued":{"date-parts":[["2024",6,1]]}}},{"id":6315,"uris":["http://zotero.org/users/11313215/items/C9WSQG4B"],"itemData":{"id":6315,"type":"article-journal","abstract":"This review highlights the recent developments regarding neuroendocrine mechanisms controlling teleost reproduction. In teleosts, the pituitary gland receives major neuronal innervations from Gnrh neurons as well as minor innervations from small population of neurons that will secrete neurotransmitters and/or neuropeptides. The diversity of Kiss/Kissr system in various teleost species and their actions in the context of HPG axis and reproduction has been extensively covered. In teleost model systems, zebrafish and medaka, mutant lines for key components of the HPG axis have been generated through targeted mutagenesis but surprisingly most of the mutants developed normally without major defects in reproduction; these mutant phenotypes are described. In the last decade, complex role of diverse neuropeptides in teleost reproduction is being revealed. A brief overview about the reproductive functions of neuropeptides is presented. Finally, the effects of environmental factors namely photoperiodism and temperature on the functions of HPG axis is summarised.","collection-title":"Neuroendocrine facets of behavior and toxicology","container-title":"Aquaculture and Fisheries","DOI":"10.1016/j.aaf.2023.09.001","ISSN":"2468-550X","issue":"3","journalAbbreviation":"Aquaculture and Fisheries","page":"437-446","source":"ScienceDirect","title":"Neuroendocrine regulation of reproduction in fish – Mini review","volume":"9","author":[{"family":"Santhakumar","given":"Kirankumar"}],"issued":{"date-parts":[["2024",5,1]]}}},{"id":3695,"uris":["http://zotero.org/users/11313215/items/P2XAW2FJ"],"itemData":{"id":3695,"type":"article-journal","abstract":"Female-to-male sex transformation in the protogynous marine fish Thalassoma bifasciatum is the culmination of a neuroendocrine cascade triggered by social and behavioral cues. We have previously shown that the hypothalamus and pituitary gland, key components of the neuroendocrine axis, play a significant role in gender reversal of this species. However, nothing is known about the possible involvement of other brain factors with the hypothalamo-pituitary gland axis in this fish. One such factor, neuropeptide Y (NPY) has been shown to effect a direct or indirect control of GtH-II release in gonochoristic teleosts. In view of this finding, we have investigated the role of NPY on sex reversal in T. bifasciatum. Females (n = 38) were injected intraperitoneally thrice weekly with NPY at a dose of 0.02 μg/gbw dissolved in 0.6% saline. Controls (n = 48) received equal volumes of saline. Fish were sacrificed at 1, 4, 6, and 8 weeks. By the end of 8 weeks, 81.6% of the NPY-treated fish showed signs of gonad reversal ranging from early (n = 25) to mid- (n = 3) and late stage (n = 3). Furthermore, the effects of NPY appeared to be dependent on duration of treatment. At 6 and 8 weeks, the ovaries of four and three fish, respectively, were markedly degenerated. Our findings shed new light on the neuroendocrine control of sex reversal in T. bifasciatum and in hermaphroditic forms in general. J. Exp. Zool. 279:133-144, 1997. © 1997 Wiley-Liss, Inc","container-title":"Journal of Experimental Zoology","DOI":"10.1002/(SICI)1097-010X(19971001)279:2&lt;133::AID-JEZ4&gt;3.0.CO;2-P","ISSN":"1097-010X","issue":"2","language":"en","license":"Copyright © 1997 Wiley-Liss, Inc.","note":"_eprint: https://onlinelibrary.wiley.com/doi/pdf/10.1002/%28SICI%291097-010X%2819971001%29279%3A2%3C133%3A%3AAID-JEZ4%3E3.0.CO%3B2-P","page":"133-144","source":"Wiley Online Library","title":"Neuropeptide Y (NPY) induces gonad reversal in the protogynous bluehead wrasse, Thalassoma bifasciatum (Teleostei: Labridae)","title-short":"Neuropeptide Y (NPY) induces gonad reversal in the protogynous bluehead wrasse, Thalassoma bifasciatum (Teleostei","volume":"279","author":[{"family":"Kramer","given":"Charles R."},{"family":"Imbriano","given":"Michael A."}],"issued":{"date-parts":[["1997"]]}}}],"schema":"https://github.com/citation-style-language/schema/raw/master/csl-citation.json"} </w:delInstrText>
        </w:r>
        <w:r w:rsidRPr="00013D8B">
          <w:fldChar w:fldCharType="separate"/>
        </w:r>
        <w:r w:rsidR="00536D5D" w:rsidRPr="00536D5D">
          <w:rPr>
            <w:rFonts w:cs="Times New Roman"/>
            <w:kern w:val="0"/>
          </w:rPr>
          <w:delText>(48–53)</w:delText>
        </w:r>
        <w:r w:rsidRPr="00013D8B">
          <w:fldChar w:fldCharType="end"/>
        </w:r>
        <w:r w:rsidR="005339FF" w:rsidRPr="00013D8B">
          <w:delText xml:space="preserve">, with NPY known to be a pro-masculinizing agent during protogynous sex change </w:delText>
        </w:r>
        <w:r w:rsidR="005339FF" w:rsidRPr="00013D8B">
          <w:fldChar w:fldCharType="begin"/>
        </w:r>
        <w:r w:rsidR="00536D5D">
          <w:delInstrText xml:space="preserve"> ADDIN ZOTERO_ITEM CSL_CITATION {"citationID":"Oc0n8Cu7","properties":{"unsorted":false,"formattedCitation":"(53)","plainCitation":"(53)","noteIndex":0},"citationItems":[{"id":3695,"uris":["http://zotero.org/users/11313215/items/P2XAW2FJ"],"itemData":{"id":3695,"type":"article-journal","abstract":"Female-to-male sex transformation in the protogynous marine fish Thalassoma bifasciatum is the culmination of a neuroendocrine cascade triggered by social and behavioral cues. We have previously shown that the hypothalamus and pituitary gland, key components of the neuroendocrine axis, play a significant role in gender reversal of this species. However, nothing is known about the possible involvement of other brain factors with the hypothalamo-pituitary gland axis in this fish. One such factor, neuropeptide Y (NPY) has been shown to effect a direct or indirect control of GtH-II release in gonochoristic teleosts. In view of this finding, we have investigated the role of NPY on sex reversal in T. bifasciatum. Females (n = 38) were injected intraperitoneally thrice weekly with NPY at a dose of 0.02 μg/gbw dissolved in 0.6% saline. Controls (n = 48) received equal volumes of saline. Fish were sacrificed at 1, 4, 6, and 8 weeks. By the end of 8 weeks, 81.6% of the NPY-treated fish showed signs of gonad reversal ranging from early (n = 25) to mid- (n = 3) and late stage (n = 3). Furthermore, the effects of NPY appeared to be dependent on duration of treatment. At 6 and 8 weeks, the ovaries of four and three fish, respectively, were markedly degenerated. Our findings shed new light on the neuroendocrine control of sex reversal in T. bifasciatum and in hermaphroditic forms in general. J. Exp. Zool. 279:133-144, 1997. © 1997 Wiley-Liss, Inc","container-title":"Journal of Experimental Zoology","DOI":"10.1002/(SICI)1097-010X(19971001)279:2&lt;133::AID-JEZ4&gt;3.0.CO;2-P","ISSN":"1097-010X","issue":"2","language":"en","license":"Copyright © 1997 Wiley-Liss, Inc.","note":"_eprint: https://onlinelibrary.wiley.com/doi/pdf/10.1002/%28SICI%291097-010X%2819971001%29279%3A2%3C133%3A%3AAID-JEZ4%3E3.0.CO%3B2-P","page":"133-144","source":"Wiley Online Library","title":"Neuropeptide Y (NPY) induces gonad reversal in the protogynous bluehead wrasse, Thalassoma bifasciatum (Teleostei: Labridae)","title-short":"Neuropeptide Y (NPY) induces gonad reversal in the protogynous bluehead wrasse, Thalassoma bifasciatum (Teleostei","volume":"279","author":[{"family":"Kramer","given":"Charles R."},{"family":"Imbriano","given":"Michael A."}],"issued":{"date-parts":[["1997"]]}}}],"schema":"https://github.com/citation-style-language/schema/raw/master/csl-citation.json"} </w:delInstrText>
        </w:r>
        <w:r w:rsidR="005339FF" w:rsidRPr="00013D8B">
          <w:fldChar w:fldCharType="separate"/>
        </w:r>
        <w:r w:rsidR="00536D5D" w:rsidRPr="00536D5D">
          <w:rPr>
            <w:rFonts w:cs="Times New Roman"/>
          </w:rPr>
          <w:delText>(53)</w:delText>
        </w:r>
        <w:r w:rsidR="005339FF" w:rsidRPr="00013D8B">
          <w:fldChar w:fldCharType="end"/>
        </w:r>
        <w:r w:rsidRPr="00013D8B">
          <w:delText>.</w:delText>
        </w:r>
        <w:r w:rsidR="0040232C" w:rsidRPr="00013D8B">
          <w:delText xml:space="preserve"> Circumstantial evidence also implicates neuromedin b (NMB) in regulation of LH release </w:delText>
        </w:r>
        <w:r w:rsidR="0040232C" w:rsidRPr="00013D8B">
          <w:fldChar w:fldCharType="begin"/>
        </w:r>
        <w:r w:rsidR="00536D5D">
          <w:delInstrText xml:space="preserve"> ADDIN ZOTERO_ITEM CSL_CITATION {"citationID":"D8gNTmfL","properties":{"unsorted":false,"formattedCitation":"(54)","plainCitation":"(54)","noteIndex":0},"citationItems":[{"id":6338,"uris":["http://zotero.org/users/11313215/items/PS74WG8G"],"itemData":{"id":6338,"type":"article-journal","abstract":"From mammals to fish, reproduction is driven by luteinizing hormone (LH) and follicle-stimulating hormone (FSH) temporally secreted from the pituitary gland. Teleost fish are an excellent model for addressing the unique regulation and function of each gonadotropin cell since, unlike mammals, they synthesize and secrete LH and FSH from distinct cells. Only very distant vertebrate classes (such as fish and birds) demonstrate the mono-hormonal strategy, suggesting a potential convergent evolution. Cell-specific transcriptome analysis of double-labeled transgenic tilapia expressing GFP and RFP in LH or FSH cells, respectively, yielded genes specifically enriched in each cell type, revealing differences in hormone regulation, receptor expression, cell signaling, and electrical properties. Each cell type expresses a unique GPCR signature that reveals the direct regulation of metabolic and homeostatic hormones. Comparing these novel transcriptomes to that of rat gonadotrophs revealed conserved genes that might specifically contribute to each gonadotropin activity in mammals, suggesting conserved mechanisms controlling the differential regulation of gonadotropins in vertebrates.","container-title":"International Journal of Molecular Sciences","DOI":"10.3390/ijms22126478","ISSN":"1422-0067","issue":"12","journalAbbreviation":"Int J Mol Sci","page":"6478","PMID":"34204216","PMCID":"PMC8234412","source":"PubMed Central","title":"Differential Regulation of Gonadotropins as Revealed by Transcriptomes of Distinct LH and FSH Cells of Fish Pituitary","volume":"22","author":[{"family":"Hollander-Cohen","given":"Lian"},{"family":"Golan","given":"Matan"},{"family":"Levavi-Sivan","given":"Berta"}],"issued":{"date-parts":[["2021",6,17]]}}}],"schema":"https://github.com/citation-style-language/schema/raw/master/csl-citation.json"} </w:delInstrText>
        </w:r>
        <w:r w:rsidR="0040232C" w:rsidRPr="00013D8B">
          <w:fldChar w:fldCharType="separate"/>
        </w:r>
        <w:r w:rsidR="00536D5D" w:rsidRPr="00536D5D">
          <w:rPr>
            <w:rFonts w:cs="Times New Roman"/>
          </w:rPr>
          <w:delText>(54)</w:delText>
        </w:r>
        <w:r w:rsidR="0040232C" w:rsidRPr="00013D8B">
          <w:fldChar w:fldCharType="end"/>
        </w:r>
        <w:r w:rsidR="0040232C" w:rsidRPr="00013D8B">
          <w:delText>.</w:delText>
        </w:r>
      </w:del>
    </w:p>
    <w:p w14:paraId="2446F09F" w14:textId="77777777" w:rsidR="00AE103B" w:rsidRPr="00013D8B" w:rsidRDefault="00AE103B" w:rsidP="004816FA">
      <w:pPr>
        <w:rPr>
          <w:del w:id="454" w:author="Rhodes, Justin S" w:date="2026-08-04T14:17:00Z" w16du:dateUtc="2026-08-04T18:17:00Z"/>
        </w:rPr>
      </w:pPr>
    </w:p>
    <w:p w14:paraId="02707CA2" w14:textId="77777777" w:rsidR="00267A9B" w:rsidRDefault="004816FA" w:rsidP="004816FA">
      <w:pPr>
        <w:rPr>
          <w:ins w:id="455" w:author="Rhodes, Justin S" w:date="2026-08-04T14:17:00Z" w16du:dateUtc="2026-08-04T18:17:00Z"/>
          <w:b/>
          <w:bCs/>
        </w:rPr>
      </w:pPr>
      <w:del w:id="456" w:author="Rhodes, Justin S" w:date="2026-08-04T14:17:00Z" w16du:dateUtc="2026-08-04T18:17:00Z">
        <w:r w:rsidRPr="00013D8B">
          <w:delText xml:space="preserve">We found changes in receptors or ligands related to </w:delText>
        </w:r>
        <w:r w:rsidR="00936738">
          <w:delText>each</w:delText>
        </w:r>
        <w:r w:rsidRPr="00013D8B">
          <w:delText xml:space="preserve"> of these molecules</w:delText>
        </w:r>
      </w:del>
      <w:commentRangeStart w:id="457"/>
      <w:ins w:id="458" w:author="Rhodes, Justin S" w:date="2026-08-04T14:17:00Z" w16du:dateUtc="2026-08-04T18:17:00Z">
        <w:r w:rsidR="00267A9B" w:rsidRPr="00267A9B">
          <w:rPr>
            <w:b/>
            <w:bCs/>
          </w:rPr>
          <w:t>Candidate Gonadotroph-Regulating Neurons Undergo Distinct Modes of Remodeling During Sex Change</w:t>
        </w:r>
        <w:commentRangeEnd w:id="457"/>
        <w:r w:rsidR="0077473A">
          <w:rPr>
            <w:rStyle w:val="CommentReference"/>
            <w:b/>
            <w:bCs/>
            <w:sz w:val="24"/>
            <w:szCs w:val="30"/>
          </w:rPr>
          <w:commentReference w:id="457"/>
        </w:r>
      </w:ins>
    </w:p>
    <w:p w14:paraId="66C759F5" w14:textId="38E38294" w:rsidR="00CE51AB" w:rsidRDefault="00CE51AB" w:rsidP="004816FA">
      <w:pPr>
        <w:rPr>
          <w:ins w:id="459" w:author="Rhodes, Justin S" w:date="2026-08-04T14:17:00Z" w16du:dateUtc="2026-08-04T18:17:00Z"/>
        </w:rPr>
      </w:pPr>
      <w:ins w:id="460" w:author="Rhodes, Justin S" w:date="2026-08-04T14:17:00Z" w16du:dateUtc="2026-08-04T18:17:00Z">
        <w:r>
          <w:tab/>
        </w:r>
        <w:r w:rsidRPr="00CE51AB">
          <w:t>Having identified evidence that newly generated neurons are incorporated into 6_POA_Mixed, we next asked which molecularly defined neuroendocrine populations account for this remodeling. Specifically, we sought to distinguish neuronal populations that expand through incorporation of newly generated neurons from those that remodel primarily through changes in gene expression within preexisting neurons.</w:t>
        </w:r>
      </w:ins>
    </w:p>
    <w:p w14:paraId="63EE7853" w14:textId="579A624D" w:rsidR="00D231FF" w:rsidRDefault="00CE51AB" w:rsidP="004816FA">
      <w:pPr>
        <w:rPr>
          <w:ins w:id="461" w:author="Rhodes, Justin S" w:date="2026-08-04T14:17:00Z" w16du:dateUtc="2026-08-04T18:17:00Z"/>
        </w:rPr>
      </w:pPr>
      <w:ins w:id="462" w:author="Rhodes, Justin S" w:date="2026-08-04T14:17:00Z" w16du:dateUtc="2026-08-04T18:17:00Z">
        <w:r>
          <w:tab/>
        </w:r>
        <w:r w:rsidR="000E3F08" w:rsidRPr="000E3F08">
          <w:t xml:space="preserve">We detected significant changes in several molecularly defined neuronal populations implicated in gonadotroph regulation, identified by expression of </w:t>
        </w:r>
        <w:r w:rsidR="000E3F08" w:rsidRPr="0077473A">
          <w:rPr>
            <w:i/>
            <w:iCs/>
          </w:rPr>
          <w:t>drd3</w:t>
        </w:r>
        <w:r w:rsidR="000E3F08" w:rsidRPr="000E3F08">
          <w:t xml:space="preserve">, </w:t>
        </w:r>
        <w:r w:rsidR="000E3F08" w:rsidRPr="0077473A">
          <w:rPr>
            <w:i/>
            <w:iCs/>
          </w:rPr>
          <w:t>tacr3a</w:t>
        </w:r>
        <w:r w:rsidR="000E3F08" w:rsidRPr="000E3F08">
          <w:t xml:space="preserve">, </w:t>
        </w:r>
        <w:r w:rsidR="000E3F08" w:rsidRPr="0077473A">
          <w:rPr>
            <w:i/>
            <w:iCs/>
          </w:rPr>
          <w:t>npy7r</w:t>
        </w:r>
        <w:r w:rsidR="000E3F08" w:rsidRPr="000E3F08">
          <w:t xml:space="preserve">, </w:t>
        </w:r>
        <w:r w:rsidR="000E3F08" w:rsidRPr="0077473A">
          <w:rPr>
            <w:i/>
            <w:iCs/>
          </w:rPr>
          <w:t>nmbr</w:t>
        </w:r>
        <w:r w:rsidR="000E3F08" w:rsidRPr="000E3F08">
          <w:t xml:space="preserve">, </w:t>
        </w:r>
        <w:r w:rsidR="000E3F08" w:rsidRPr="0077473A">
          <w:rPr>
            <w:i/>
            <w:iCs/>
          </w:rPr>
          <w:t>cckb</w:t>
        </w:r>
        <w:r w:rsidR="000E3F08" w:rsidRPr="000E3F08">
          <w:t xml:space="preserve">, or </w:t>
        </w:r>
        <w:r w:rsidR="000E3F08" w:rsidRPr="0077473A">
          <w:rPr>
            <w:i/>
            <w:iCs/>
          </w:rPr>
          <w:t>gnrh1</w:t>
        </w:r>
        <w:r w:rsidR="000E3F08" w:rsidRPr="000E3F08">
          <w:t xml:space="preserve"> (</w:t>
        </w:r>
        <w:r w:rsidR="000E3F08" w:rsidRPr="000E3F08">
          <w:rPr>
            <w:highlight w:val="yellow"/>
          </w:rPr>
          <w:t>Fig. 5C; Fig. S7</w:t>
        </w:r>
        <w:r w:rsidR="000E3F08" w:rsidRPr="000E3F08">
          <w:t xml:space="preserve">) </w:t>
        </w:r>
        <w:r w:rsidR="000E3F08" w:rsidRPr="00013D8B">
          <w:fldChar w:fldCharType="begin"/>
        </w:r>
        <w:r w:rsidR="000E3F08">
          <w:instrText xml:space="preserve"> ADDIN ZOTERO_ITEM CSL_CITATION {"citationID":"jECDNUmJ","properties":{"unsorted":false,"formattedCitation":"(48\\uc0\\u8211{}53)","plainCitation":"(48–53)","noteIndex":0},"citationItems":[{"id":6306,"uris":["http://zotero.org/users/11313215/items/3PT68SU6"],"itemData":{"id":6306,"type":"article-journal","abstract":"During the teleost radiation, extensive development of the direct innervation mode of hypothalamo-pituitary communication was accompanied by loss of the median eminence typical of mammals. Cells secreting follicle-stimulating hormone and luteinizing hormone cells are directly innervated, distinct populations in the anterior pituitary. So far, </w:instrText>
        </w:r>
        <w:r w:rsidR="000E3F08">
          <w:rPr>
            <w:rFonts w:ascii="Cambria Math" w:hAnsi="Cambria Math" w:cs="Cambria Math"/>
          </w:rPr>
          <w:instrText>∼</w:instrText>
        </w:r>
        <w:r w:rsidR="000E3F08">
          <w:instrText xml:space="preserve">20 stimulatory and </w:instrText>
        </w:r>
        <w:r w:rsidR="000E3F08">
          <w:rPr>
            <w:rFonts w:ascii="Cambria Math" w:hAnsi="Cambria Math" w:cs="Cambria Math"/>
          </w:rPr>
          <w:instrText>∼</w:instrText>
        </w:r>
        <w:r w:rsidR="000E3F08">
          <w:instrText xml:space="preserve">10 inhibitory neuropeptides, 3 amines, and 3 amino acid neurotransmitters are implicated in the control of reproduction. Positive and negative sex steroid feedback loops operate in both sexes. Gene mutation models in zebrafish and medaka now challenge our general understanding of vertebrate neuropeptidergic control. New reproductive neuropeptides are emerging. These include but are not limited to nesfatin 1, neurokinin B, and the secretoneurins. A generalized model for the neuroendocrine control of reproduction is proposed. Hopefully, this will serve as a research framework on diverse species to help explain the evolution of neuroendocrine control and lead to the discovery of new hormones with novel applications.","container-title":"Annual Review of Animal Biosciences","DOI":"10.1146/annurev-animal-020420-042015","ISSN":"2165-8102, 2165-8110","issue":"Volume 10, 2022","language":"en","page":"107-130","publisher":"Annual Reviews","source":"www.annualreviews.org","title":"Neuroendocrine Control of Reproduction in Teleost Fish: Concepts and Controversies","title-short":"Neuroendocrine Control of Reproduction in Teleost Fish","volume":"10","author":[{"family":"Trudeau","given":"Vance L."}],"issued":{"date-parts":[["2022",2,15]]}}},{"id":6258,"uris":["http://zotero.org/users/11313215/items/LRP8QAL2"],"itemData":{"id":6258,"type":"article-journal","abstract":"Neurokinin B (NKB) and its cognate receptor (NK3R) are emerging as important components of the neuroendocrine regulation of reproduction. Unlike mammalian tac3, which encodes only one mature peptide (namely NKB), two mature peptides are predicted for each tac3 gene in fish and frogs. Therefore, it was designated as Neurokinin F (NKF). Hormone analogs with high and long-lasting biological activity are important tools for physiological and biological research; however, the availability of piscine-specific analogs is very limited. Therefore, we have developed specific NKB and NKF analogs based on the structure of the mammalian NKB analog–senktide. These analogs, specifically designed for longer half-lives by methylation of proteolysis sites, exhibited activity equal to those of the native NKB and NKF in short-term signal-transduction assays of tilapia NKB receptors. However, the analogs were found to be able to significantly increase the release of luteinizing hormone (LH), follicle stimulating hormone (FSH) and growth hormone (GH) in tilapia, as fast as 1 h after intraperitoneal (IP) injection. The impact of the analogs on LH and FSH secretion lasted longer compared to the effect of native peptides and salmon GnRH analog (sGnRHa). In addition, we harvested pituitaries 24 h post injection and measured LH, FSH and GH mRNA synthesis. Both analogs elevated mRNA levels of LH and GH, but only NKB analog increased FSH mRNA levels in the pituitary and all GnRH forms in the brain. NKB receptors were co-localized with all three types the GnRH neurons in tilapia brain in situ. We previously showed a direct effect of NKB at the pituitary level, and these new results suggest that the stronger impact of the NKB analog on GTH release is also due to an indirect effect through the activation of GnRH neurons. These results suggest that novel synthetic NKB analogs may serve as a tool for both research and agricultural purposes. Finally, the biological activity and regulatory role of NKB in tilapia brain and pituitary suggest that the NKB/NKBR system in fish is an important reproductive regulator in a similar way to the kisspeptin system in mammals.","container-title":"Frontiers in Endocrinology","DOI":"10.3389/fendo.2019.00469","ISSN":"1664-2392","journalAbbreviation":"Front Endocrinol (Lausanne)","page":"469","PMID":"31354632","PMCID":"PMC6639853","source":"PubMed Central","title":"Deciphering Direct and Indirect Effects of Neurokinin B and GnRH in the Brain-Pituitary Axis of Tilapia","volume":"10","author":[{"family":"Mizrahi","given":"Naama"},{"family":"Gilon","given":"Chaim"},{"family":"Atre","given":"Ishwar"},{"family":"Ogawa","given":"Satoshi"},{"family":"Parhar","given":"Ishwar S."},{"family":"Levavi-Sivan","given":"Berta"}],"issued":{"date-parts":[["2019",7,12]]}}},{"id":6311,"uris":["http://zotero.org/users/11313215/items/KGG4YTRQ"],"itemData":{"id":6311,"type":"article-journal","abstract":"In vertebrates, the tachykinin system includes tachykinin genes, which encode one or two peptides each, and tachykinin receptors. The complexity of this system is reinforced by the massive conservation of gene duplicates after the whole genome duplication events that occurred in vertebrates and furthermore in teleosts. Added to this, the expression of the tachykinin system is more widespread than first thought, being found beyond brain and gut. The discovery of the co-expression of neurokinin B, encoded by tachykinin 3 gene, and kisspeptin/dynorphin in neurons involved in the generation of GnRH pulse in mammals, put a spotlight on the tachykinin system in vertebrate reproductive physiology. As food intake and reproduction are linked processes, and considering that hypothalamic hormones classically involved in the control of reproduction are reported to regulate also appetite and energy homeostasis, it is of interest to look at the potential involvement of tachykinins in these two major physiological functions. The purpose of this review is thus to provide first a general overview of the tachykinin system in mammals and teleosts, before giving a state-of-the-art on the different levels of action of tachykinins in the control of reproduction and food intake. This work has been conducted with a comparative point-of-view, highlighting the major similarities and differences of tachykinin systems and actions between mammals and teleosts.","container-title":"Frontiers in Endocrinology","DOI":"10.3389/fendo.2022.1056939","ISSN":"1664-2392","journalAbbreviation":"Front. Endocrinol.","language":"English","publisher":"Frontiers","source":"Frontiers","title":"Tachykinins, new players in the control of reproduction and food intake: A comparative review in mammals and teleosts","title-short":"Tachykinins, new players in the control of reproduction and food intake","URL":"https://www.frontiersin.org/journals/endocrinology/articles/10.3389/fendo.2022.1056939/full","volume":"13","author":[{"family":"Campo","given":"Aurora"},{"family":"Dufour","given":"Sylvie"},{"family":"Rousseau","given":"Karine"}],"accessed":{"date-parts":[["2026",5,3]]},"issued":{"date-parts":[["2022",12,16]]}}},{"id":6313,"uris":["http://zotero.org/users/11313215/items/CFRWVNG9"],"itemData":{"id":6313,"type":"article-journal","abstract":"The neurokinin B (NKB) system acts as a crucial modulator in the regulation of reproduction and feeding in mammals, however limited information is available in teleosts regarding its potential role in reproductive functions. Herein, we have identified its encoding gene, namely tachykinin 3 (tac3), in the yellowtail kingfish. The full-length tac3 cDNA sequence was 372 bp in size and encoded a 123-aa preprohormone, including two mature peptides, NKB and NKF. Tissue distribution analysis showed that tac3 was primarily expressed in the intestine of yellowtail kingfish. During embryonic development, the highest mRNA levels of tac3 were observed at stage 4 (16-cell) and stage 14 (newly-hatched larva). The peak of tac3 transcript levels was also noticed at 30 days post-hatching during early ontogeny. The physiological effects of NKB and NKF on expression of brain and pituitary genes along with plasma hormones levels were further analyzed by intraperitoneal injection. NKB exerted a stimulatory effect on gnrh1, gnrh2, gnih, and kiss2r mRNA levels, but suppressed kiss1r, gnihr, gal, gh, lhβ, and fshβ mRNA levels. An evident increase was observed on transcript levels of gnrh1, gnrh2, kiss1, kiss2, gnih, and gnihr after NKF treatment, whereas kiss1r, kiss2r, gh, lhβ, and fshβ mRNA levels were down-regulated. Moreover, NKF, but not NKB, reduced serum estradiol levels, and both of these two peptides suppressed serum 11-keto testosterone levels. Taken together, our results provide preliminary evidence that the NKB system participates in the control of reproduction in yellowtail kingfish via acting on brain, pituitary and gonadal hormones.","container-title":"Aquaculture Reports","DOI":"10.1016/j.aqrep.2024.102167","ISSN":"2352-5134","journalAbbreviation":"Aquaculture Reports","page":"102167","source":"ScienceDirect","title":"Neurokinin B in the yellowtail kingfish (&lt;i&gt;Seriola lalandi&lt;/i&gt;) and its potential role in controlling reproduction","volume":"36","author":[{"family":"Tian","given":"Zhenfang"},{"family":"Yu","given":"Zhihua"},{"family":"Xu","given":"Yongjiang"},{"family":"Cui","given":"Aijun"},{"family":"Jiang","given":"Yan"},{"family":"Wang","given":"Bin"}],"issued":{"date-parts":[["2024",6,1]]}}},{"id":6315,"uris":["http://zotero.org/users/11313215/items/C9WSQG4B"],"itemData":{"id":6315,"type":"article-journal","abstract":"This review highlights the recent developments regarding neuroendocrine mechanisms controlling teleost reproduction. In teleosts, the pituitary gland receives major neuronal innervations from Gnrh neurons as well as minor innervations from small population of neurons that will secrete neurotransmitters and/or neuropeptides. The diversity of Kiss/Kissr system in various teleost species and their actions in the context of HPG axis and reproduction has been extensively covered. In teleost model systems, zebrafish and medaka, mutant lines for key components of the HPG axis have been generated through targeted mutagenesis but surprisingly most of the mutants developed normally without major defects in reproduction; these mutant phenotypes are described. In the last decade, complex role of diverse neuropeptides in teleost reproduction is being revealed. A brief overview about the reproductive functions of neuropeptides is presented. Finally, the effects of environmental factors namely photoperiodism and temperature on the functions of HPG axis is summarised.","collection-title":"Neuroendocrine facets of behavior and toxicology","container-title":"Aquaculture and Fisheries","DOI":"10.1016/j.aaf.2023.09.001","ISSN":"2468-550X","issue":"3","journalAbbreviation":"Aquaculture and Fisheries","page":"437-446","source":"ScienceDirect","title":"Neuroendocrine regulation of reproduction in fish – Mini review","volume":"9","author":[{"family":"Santhakumar","given":"Kirankumar"}],"issued":{"date-parts":[["2024",5,1]]}}},{"id":3695,"uris":["http://zotero.org/users/11313215/items/P2XAW2FJ"],"itemData":{"id":3695,"type":"article-journal","abstract":"Female-to-male sex transformation in the protogynous marine fish Thalassoma bifasciatum is the culmination of a neuroendocrine cascade triggered by social and behavioral cues. We have previously shown that the hypothalamus and pituitary gland, key components of the neuroendocrine axis, play a significant role in gender reversal of this species. However, nothing is known about the possible involvement of other brain factors with the hypothalamo-pituitary gland axis in this fish. One such factor, neuropeptide Y (NPY) has been shown to effect a direct or indirect control of GtH-II release in gonochoristic teleosts. In view of this finding, we have investigated the role of NPY on sex reversal in T. bifasciatum. Females (n = 38) were injected intraperitoneally thrice weekly with NPY at a dose of 0.02 μg/gbw dissolved in 0.6% saline. Controls (n = 48) received equal volumes of saline. Fish were sacrificed at 1, 4, 6, and 8 weeks. By the end of 8 weeks, 81.6% of the NPY-treated fish showed signs of gonad reversal ranging from early (n = 25) to mid- (n = 3) and late stage (n = 3). Furthermore, the effects of NPY appeared to be dependent on duration of treatment. At 6 and 8 weeks, the ovaries of four and three fish, respectively, were markedly degenerated. Our findings shed new light on the neuroendocrine control of sex reversal in T. bifasciatum and in hermaphroditic forms in general. J. Exp. Zool. 279:133-144, 1997. © 1997 Wiley-Liss, Inc","container-title":"Journal of Experimental Zoology","DOI":"10.1002/(SICI)1097-010X(19971001)279:2&lt;133::AID-JEZ4&gt;3.0.CO;2-P","ISSN":"1097-010X","issue":"2","language":"en","license":"Copyright © 1997 Wiley-Liss, Inc.","note":"_eprint: https://onlinelibrary.wiley.com/doi/pdf/10.1002/%28SICI%291097-010X%2819971001%29279%3A2%3C133%3A%3AAID-JEZ4%3E3.0.CO%3B2-P","page":"133-144","source":"Wiley Online Library","title":"Neuropeptide Y (NPY) induces gonad reversal in the protogynous bluehead wrasse, Thalassoma bifasciatum (Teleostei: Labridae)","title-short":"Neuropeptide Y (NPY) induces gonad reversal in the protogynous bluehead wrasse, Thalassoma bifasciatum (Teleostei","volume":"279","author":[{"family":"Kramer","given":"Charles R."},{"family":"Imbriano","given":"Michael A."}],"issued":{"date-parts":[["1997"]]}}}],"schema":"https://github.com/citation-style-language/schema/raw/master/csl-citation.json"} </w:instrText>
        </w:r>
        <w:r w:rsidR="000E3F08" w:rsidRPr="00013D8B">
          <w:fldChar w:fldCharType="separate"/>
        </w:r>
        <w:r w:rsidR="000E3F08" w:rsidRPr="00536D5D">
          <w:rPr>
            <w:rFonts w:cs="Times New Roman"/>
            <w:kern w:val="0"/>
          </w:rPr>
          <w:t>(48–53)</w:t>
        </w:r>
        <w:r w:rsidR="000E3F08" w:rsidRPr="00013D8B">
          <w:fldChar w:fldCharType="end"/>
        </w:r>
        <w:r w:rsidR="000E3F08" w:rsidRPr="00E75029">
          <w:t xml:space="preserve"> </w:t>
        </w:r>
        <w:r w:rsidR="000E3F08" w:rsidRPr="00013D8B">
          <w:fldChar w:fldCharType="begin"/>
        </w:r>
        <w:r w:rsidR="000E3F08">
          <w:instrText xml:space="preserve"> ADDIN ZOTERO_ITEM CSL_CITATION {"citationID":"D8gNTmfL","properties":{"unsorted":false,"formattedCitation":"(54)","plainCitation":"(54)","noteIndex":0},"citationItems":[{"id":6338,"uris":["http://zotero.org/users/11313215/items/PS74WG8G"],"itemData":{"id":6338,"type":"article-journal","abstract":"From mammals to fish, reproduction is driven by luteinizing hormone (LH) and follicle-stimulating hormone (FSH) temporally secreted from the pituitary gland. Teleost fish are an excellent model for addressing the unique regulation and function of each gonadotropin cell since, unlike mammals, they synthesize and secrete LH and FSH from distinct cells. Only very distant vertebrate classes (such as fish and birds) demonstrate the mono-hormonal strategy, suggesting a potential convergent evolution. Cell-specific transcriptome analysis of double-labeled transgenic tilapia expressing GFP and RFP in LH or FSH cells, respectively, yielded genes specifically enriched in each cell type, revealing differences in hormone regulation, receptor expression, cell signaling, and electrical properties. Each cell type expresses a unique GPCR signature that reveals the direct regulation of metabolic and homeostatic hormones. Comparing these novel transcriptomes to that of rat gonadotrophs revealed conserved genes that might specifically contribute to each gonadotropin activity in mammals, suggesting conserved mechanisms controlling the differential regulation of gonadotropins in vertebrates.","container-title":"International Journal of Molecular Sciences","DOI":"10.3390/ijms22126478","ISSN":"1422-0067","issue":"12","journalAbbreviation":"Int J Mol Sci","page":"6478","PMID":"34204216","PMCID":"PMC8234412","source":"PubMed Central","title":"Differential Regulation of Gonadotropins as Revealed by Transcriptomes of Distinct LH and FSH Cells of Fish Pituitary","volume":"22","author":[{"family":"Hollander-Cohen","given":"Lian"},{"family":"Golan","given":"Matan"},{"family":"Levavi-Sivan","given":"Berta"}],"issued":{"date-parts":[["2021",6,17]]}}}],"schema":"https://github.com/citation-style-language/schema/raw/master/csl-citation.json"} </w:instrText>
        </w:r>
        <w:r w:rsidR="000E3F08" w:rsidRPr="00013D8B">
          <w:fldChar w:fldCharType="separate"/>
        </w:r>
        <w:r w:rsidR="000E3F08" w:rsidRPr="00536D5D">
          <w:rPr>
            <w:rFonts w:cs="Times New Roman"/>
          </w:rPr>
          <w:t>(54)</w:t>
        </w:r>
        <w:r w:rsidR="000E3F08" w:rsidRPr="00013D8B">
          <w:fldChar w:fldCharType="end"/>
        </w:r>
        <w:r w:rsidR="000E3F08">
          <w:t>.</w:t>
        </w:r>
        <w:r w:rsidR="000E3F08" w:rsidRPr="000E3F08">
          <w:t xml:space="preserve"> During the intermediate-to-female transition, both the proportion of </w:t>
        </w:r>
        <w:r w:rsidR="000E3F08" w:rsidRPr="0077473A">
          <w:rPr>
            <w:i/>
            <w:iCs/>
          </w:rPr>
          <w:t>drd3</w:t>
        </w:r>
        <w:r w:rsidR="000E3F08" w:rsidRPr="000E3F08">
          <w:t xml:space="preserve">-expressing neurons and </w:t>
        </w:r>
        <w:r w:rsidR="000E3F08" w:rsidRPr="0077473A">
          <w:rPr>
            <w:i/>
            <w:iCs/>
          </w:rPr>
          <w:t xml:space="preserve">drd3 </w:t>
        </w:r>
        <w:r w:rsidR="000E3F08" w:rsidRPr="000E3F08">
          <w:t xml:space="preserve">expression increased, while </w:t>
        </w:r>
        <w:r w:rsidR="000E3F08" w:rsidRPr="0077473A">
          <w:rPr>
            <w:i/>
            <w:iCs/>
          </w:rPr>
          <w:t>tacr3a</w:t>
        </w:r>
        <w:r w:rsidR="000E3F08" w:rsidRPr="000E3F08">
          <w:t xml:space="preserve"> expression and the proportion of </w:t>
        </w:r>
        <w:r w:rsidR="000E3F08" w:rsidRPr="0077473A">
          <w:rPr>
            <w:i/>
            <w:iCs/>
          </w:rPr>
          <w:t>tacr3a</w:t>
        </w:r>
        <w:r w:rsidR="000E3F08" w:rsidRPr="000E3F08">
          <w:t>-expressing neurons increased transiently during the intermediate phase before declining below male levels in females (</w:t>
        </w:r>
        <w:r w:rsidR="000E3F08" w:rsidRPr="000E3F08">
          <w:rPr>
            <w:highlight w:val="yellow"/>
          </w:rPr>
          <w:t>Fig. 6A,B</w:t>
        </w:r>
        <w:r w:rsidR="000E3F08" w:rsidRPr="000E3F08">
          <w:t xml:space="preserve">). In contrast, </w:t>
        </w:r>
        <w:r w:rsidR="000E3F08" w:rsidRPr="0077473A">
          <w:rPr>
            <w:i/>
            <w:iCs/>
          </w:rPr>
          <w:t>npy7r</w:t>
        </w:r>
        <w:r w:rsidR="000E3F08" w:rsidRPr="000E3F08">
          <w:t xml:space="preserve"> and </w:t>
        </w:r>
        <w:r w:rsidR="000E3F08" w:rsidRPr="0077473A">
          <w:rPr>
            <w:i/>
            <w:iCs/>
          </w:rPr>
          <w:t>nmbr</w:t>
        </w:r>
        <w:r w:rsidR="000E3F08" w:rsidRPr="000E3F08">
          <w:t xml:space="preserve"> expression decreased during the male-to-intermediate transition without corresponding changes in the abundance of marker-positive neurons, whereas neither </w:t>
        </w:r>
        <w:r w:rsidR="000E3F08" w:rsidRPr="0077473A">
          <w:rPr>
            <w:i/>
            <w:iCs/>
          </w:rPr>
          <w:t>gnrh1</w:t>
        </w:r>
        <w:r w:rsidR="000E3F08" w:rsidRPr="000E3F08">
          <w:t xml:space="preserve"> expression nor the proportion of </w:t>
        </w:r>
        <w:r w:rsidR="000E3F08" w:rsidRPr="0077473A">
          <w:rPr>
            <w:i/>
            <w:iCs/>
          </w:rPr>
          <w:t>gnrh1</w:t>
        </w:r>
        <w:r w:rsidR="000E3F08" w:rsidRPr="000E3F08">
          <w:t>-expressing neurons changed across sex change (</w:t>
        </w:r>
        <w:r w:rsidR="000E3F08" w:rsidRPr="000E3F08">
          <w:rPr>
            <w:highlight w:val="yellow"/>
          </w:rPr>
          <w:t>Fig. S7</w:t>
        </w:r>
        <w:r w:rsidR="000E3F08" w:rsidRPr="000E3F08">
          <w:t xml:space="preserve">). Unlike these patterns, the proportion of </w:t>
        </w:r>
        <w:r w:rsidR="000E3F08" w:rsidRPr="0077473A">
          <w:rPr>
            <w:i/>
            <w:iCs/>
          </w:rPr>
          <w:t>cckb</w:t>
        </w:r>
        <w:r w:rsidR="000E3F08" w:rsidRPr="000E3F08">
          <w:t>-expressing neurons increased significantly during the intermediate-to-female transition despite no detectable change in</w:t>
        </w:r>
        <w:r w:rsidR="000E3F08" w:rsidRPr="0077473A">
          <w:rPr>
            <w:i/>
            <w:iCs/>
          </w:rPr>
          <w:t xml:space="preserve"> cckb</w:t>
        </w:r>
        <w:r w:rsidR="000E3F08" w:rsidRPr="000E3F08">
          <w:t xml:space="preserve"> expression (</w:t>
        </w:r>
        <w:r w:rsidR="000E3F08" w:rsidRPr="000E3F08">
          <w:rPr>
            <w:highlight w:val="yellow"/>
          </w:rPr>
          <w:t>Fig. 6C</w:t>
        </w:r>
        <w:r w:rsidR="000E3F08" w:rsidRPr="000E3F08">
          <w:t>)</w:t>
        </w:r>
        <w:r w:rsidR="00C14CF5">
          <w:t xml:space="preserve">. </w:t>
        </w:r>
        <w:r w:rsidR="00C14CF5" w:rsidRPr="00C14CF5">
          <w:t>Th</w:t>
        </w:r>
        <w:r w:rsidR="00C14CF5">
          <w:t>is suggests</w:t>
        </w:r>
        <w:r w:rsidR="0077473A">
          <w:t xml:space="preserve"> POA</w:t>
        </w:r>
        <w:r w:rsidR="00C14CF5">
          <w:t xml:space="preserve"> </w:t>
        </w:r>
        <w:r w:rsidR="00C14CF5" w:rsidRPr="0077473A">
          <w:rPr>
            <w:i/>
            <w:iCs/>
          </w:rPr>
          <w:t>cckb</w:t>
        </w:r>
        <w:r w:rsidR="00C14CF5">
          <w:t xml:space="preserve"> neurons</w:t>
        </w:r>
        <w:r w:rsidR="00C14CF5" w:rsidRPr="00C14CF5">
          <w:t xml:space="preserve"> might remodel through a mechanism distinct from the other candidate neuroendocrine populations. </w:t>
        </w:r>
      </w:ins>
    </w:p>
    <w:p w14:paraId="43B5E41F" w14:textId="1D41C90A" w:rsidR="005339FF" w:rsidRPr="00013D8B" w:rsidRDefault="0077473A" w:rsidP="00073A7B">
      <w:pPr>
        <w:ind w:firstLine="720"/>
        <w:rPr>
          <w:del w:id="463" w:author="Rhodes, Justin S" w:date="2026-08-04T14:17:00Z" w16du:dateUtc="2026-08-04T18:17:00Z"/>
        </w:rPr>
      </w:pPr>
      <w:ins w:id="464" w:author="Rhodes, Justin S" w:date="2026-08-04T14:17:00Z" w16du:dateUtc="2026-08-04T18:17:00Z">
        <w:r>
          <w:tab/>
        </w:r>
        <w:r w:rsidR="00D231FF">
          <w:t xml:space="preserve">For the cell types that increased during sex change, we further </w:t>
        </w:r>
        <w:r w:rsidR="00C14CF5" w:rsidRPr="00C14CF5">
          <w:t>compared the predicted maturity of marker-positive cells across phases to determine whether these changes were more</w:t>
        </w:r>
      </w:ins>
      <w:r w:rsidR="00C14CF5" w:rsidRPr="00C14CF5">
        <w:t xml:space="preserve"> consistent with </w:t>
      </w:r>
      <w:del w:id="465" w:author="Rhodes, Justin S" w:date="2026-08-04T14:17:00Z" w16du:dateUtc="2026-08-04T18:17:00Z">
        <w:r w:rsidR="004816FA" w:rsidRPr="00013D8B">
          <w:delText xml:space="preserve">a decrease in LH production across sex change. During the male-intermediate transition, we found a significant decrease in the expression of </w:delText>
        </w:r>
        <w:r w:rsidR="004816FA" w:rsidRPr="00013D8B">
          <w:rPr>
            <w:i/>
            <w:iCs/>
          </w:rPr>
          <w:delText xml:space="preserve">npy7r </w:delText>
        </w:r>
        <w:r w:rsidR="004816FA" w:rsidRPr="00013D8B">
          <w:delText>(</w:delText>
        </w:r>
        <w:r w:rsidR="00B70931" w:rsidRPr="00013D8B">
          <w:rPr>
            <w:highlight w:val="yellow"/>
          </w:rPr>
          <w:delText>F</w:delText>
        </w:r>
        <w:r w:rsidR="00D660FA" w:rsidRPr="00013D8B">
          <w:rPr>
            <w:highlight w:val="yellow"/>
          </w:rPr>
          <w:delText xml:space="preserve">ig </w:delText>
        </w:r>
        <w:r w:rsidR="00E24CD5" w:rsidRPr="00013D8B">
          <w:rPr>
            <w:highlight w:val="yellow"/>
          </w:rPr>
          <w:delText>S</w:delText>
        </w:r>
        <w:r w:rsidR="00BF1E03" w:rsidRPr="00936738">
          <w:rPr>
            <w:highlight w:val="yellow"/>
          </w:rPr>
          <w:delText>7</w:delText>
        </w:r>
        <w:r w:rsidR="00E24CD5" w:rsidRPr="00936738">
          <w:rPr>
            <w:highlight w:val="yellow"/>
          </w:rPr>
          <w:delText>A</w:delText>
        </w:r>
        <w:r w:rsidR="004816FA" w:rsidRPr="00013D8B">
          <w:delText>). Further, during the intermediate-female transition, we found a significant increase in the expression</w:delText>
        </w:r>
        <w:r w:rsidR="00E4476A" w:rsidRPr="00013D8B">
          <w:delText xml:space="preserve"> and population of cells expressing </w:delText>
        </w:r>
        <w:r w:rsidR="004816FA" w:rsidRPr="00013D8B">
          <w:delText xml:space="preserve">the dopamine receptor </w:delText>
        </w:r>
        <w:r w:rsidR="004816FA" w:rsidRPr="00013D8B">
          <w:rPr>
            <w:i/>
            <w:iCs/>
          </w:rPr>
          <w:delText xml:space="preserve">drd3 </w:delText>
        </w:r>
        <w:r w:rsidR="004816FA" w:rsidRPr="00013D8B">
          <w:delText>(</w:delText>
        </w:r>
        <w:r w:rsidR="004816FA" w:rsidRPr="00013D8B">
          <w:rPr>
            <w:highlight w:val="yellow"/>
          </w:rPr>
          <w:delText xml:space="preserve">Fig. </w:delText>
        </w:r>
        <w:r w:rsidR="00CB3966" w:rsidRPr="00013D8B">
          <w:rPr>
            <w:highlight w:val="yellow"/>
          </w:rPr>
          <w:delText>6</w:delText>
        </w:r>
        <w:r w:rsidR="003F13DB">
          <w:rPr>
            <w:highlight w:val="yellow"/>
          </w:rPr>
          <w:delText>A</w:delText>
        </w:r>
        <w:r w:rsidR="004816FA" w:rsidRPr="00013D8B">
          <w:rPr>
            <w:highlight w:val="yellow"/>
          </w:rPr>
          <w:delText xml:space="preserve">, left </w:delText>
        </w:r>
        <w:r w:rsidR="00E4476A" w:rsidRPr="00013D8B">
          <w:rPr>
            <w:highlight w:val="yellow"/>
          </w:rPr>
          <w:delText xml:space="preserve">and middle </w:delText>
        </w:r>
        <w:r w:rsidR="004816FA" w:rsidRPr="00013D8B">
          <w:rPr>
            <w:highlight w:val="yellow"/>
          </w:rPr>
          <w:delText>panel</w:delText>
        </w:r>
        <w:r w:rsidR="00CC6736" w:rsidRPr="00013D8B">
          <w:delText>s</w:delText>
        </w:r>
        <w:r w:rsidR="004816FA" w:rsidRPr="00013D8B">
          <w:delText>)</w:delText>
        </w:r>
        <w:r w:rsidR="0052265A" w:rsidRPr="00013D8B">
          <w:delText xml:space="preserve">. In intermediates, we found </w:delText>
        </w:r>
        <w:r w:rsidR="004816FA" w:rsidRPr="00013D8B">
          <w:delText xml:space="preserve">a </w:delText>
        </w:r>
        <w:r w:rsidR="004B376B" w:rsidRPr="00013D8B">
          <w:delText xml:space="preserve">transient increase </w:delText>
        </w:r>
        <w:r w:rsidR="0052265A" w:rsidRPr="00013D8B">
          <w:delText>in the expression and population of cells expressing</w:delText>
        </w:r>
        <w:r w:rsidR="004816FA" w:rsidRPr="00013D8B">
          <w:delText xml:space="preserve"> </w:delText>
        </w:r>
        <w:r w:rsidR="004816FA" w:rsidRPr="00013D8B">
          <w:rPr>
            <w:i/>
            <w:iCs/>
          </w:rPr>
          <w:delText>tacr3a</w:delText>
        </w:r>
        <w:r w:rsidR="0052265A" w:rsidRPr="00013D8B">
          <w:rPr>
            <w:i/>
            <w:iCs/>
          </w:rPr>
          <w:delText xml:space="preserve"> </w:delText>
        </w:r>
        <w:r w:rsidR="0052265A" w:rsidRPr="00013D8B">
          <w:delText xml:space="preserve">before its levels reduced </w:delText>
        </w:r>
        <w:r w:rsidR="00CC6736" w:rsidRPr="00013D8B">
          <w:delText>in females</w:delText>
        </w:r>
        <w:r w:rsidR="004816FA" w:rsidRPr="00013D8B">
          <w:rPr>
            <w:i/>
            <w:iCs/>
          </w:rPr>
          <w:delText xml:space="preserve"> </w:delText>
        </w:r>
        <w:r w:rsidR="004816FA" w:rsidRPr="00013D8B">
          <w:delText>(</w:delText>
        </w:r>
        <w:r w:rsidR="004816FA" w:rsidRPr="00013D8B">
          <w:rPr>
            <w:highlight w:val="yellow"/>
          </w:rPr>
          <w:delText>Fig</w:delText>
        </w:r>
        <w:r w:rsidR="004816FA" w:rsidRPr="003C0375">
          <w:rPr>
            <w:highlight w:val="yellow"/>
          </w:rPr>
          <w:delText>.</w:delText>
        </w:r>
        <w:r w:rsidR="00852AB4" w:rsidRPr="003C0375">
          <w:rPr>
            <w:highlight w:val="yellow"/>
          </w:rPr>
          <w:delText>6</w:delText>
        </w:r>
        <w:r w:rsidR="003C0375" w:rsidRPr="003C0375">
          <w:rPr>
            <w:highlight w:val="yellow"/>
          </w:rPr>
          <w:delText>B</w:delText>
        </w:r>
        <w:r w:rsidR="004816FA" w:rsidRPr="00013D8B">
          <w:delText xml:space="preserve">, </w:delText>
        </w:r>
        <w:r w:rsidR="004816FA" w:rsidRPr="00013D8B">
          <w:rPr>
            <w:highlight w:val="yellow"/>
          </w:rPr>
          <w:delText xml:space="preserve">left </w:delText>
        </w:r>
        <w:r w:rsidR="00CC6736" w:rsidRPr="00013D8B">
          <w:rPr>
            <w:highlight w:val="yellow"/>
          </w:rPr>
          <w:delText xml:space="preserve">and middle </w:delText>
        </w:r>
        <w:r w:rsidR="004816FA" w:rsidRPr="00013D8B">
          <w:rPr>
            <w:highlight w:val="yellow"/>
          </w:rPr>
          <w:delText>panel</w:delText>
        </w:r>
        <w:r w:rsidR="00CC6736" w:rsidRPr="00013D8B">
          <w:delText>s</w:delText>
        </w:r>
        <w:r w:rsidR="004816FA" w:rsidRPr="00013D8B">
          <w:delText xml:space="preserve">). We also found significant downregulation of </w:delText>
        </w:r>
        <w:r w:rsidR="004816FA" w:rsidRPr="00013D8B">
          <w:rPr>
            <w:i/>
            <w:iCs/>
          </w:rPr>
          <w:delText>nmbr</w:delText>
        </w:r>
        <w:r w:rsidR="004816FA" w:rsidRPr="00013D8B">
          <w:delText xml:space="preserve"> (</w:delText>
        </w:r>
        <w:r w:rsidR="00142C03" w:rsidRPr="00013D8B">
          <w:rPr>
            <w:highlight w:val="yellow"/>
          </w:rPr>
          <w:delText>Fig</w:delText>
        </w:r>
        <w:r w:rsidR="00142C03" w:rsidRPr="003C0375">
          <w:rPr>
            <w:highlight w:val="yellow"/>
          </w:rPr>
          <w:delText xml:space="preserve"> </w:delText>
        </w:r>
        <w:r w:rsidR="00E24CD5" w:rsidRPr="003C0375">
          <w:rPr>
            <w:highlight w:val="yellow"/>
          </w:rPr>
          <w:delText>S</w:delText>
        </w:r>
        <w:r w:rsidR="00BF1E03" w:rsidRPr="003C0375">
          <w:rPr>
            <w:highlight w:val="yellow"/>
          </w:rPr>
          <w:delText>7</w:delText>
        </w:r>
        <w:r w:rsidR="00E24CD5" w:rsidRPr="003C0375">
          <w:rPr>
            <w:highlight w:val="yellow"/>
          </w:rPr>
          <w:delText>B</w:delText>
        </w:r>
        <w:r w:rsidR="004816FA" w:rsidRPr="00013D8B">
          <w:delText>) during the male-intermediate transition possibly supporting the idea of differential LH regulation early in sex change.</w:delText>
        </w:r>
        <w:r w:rsidR="003C0375">
          <w:delText xml:space="preserve"> Importnantly, </w:delText>
        </w:r>
        <w:r w:rsidR="004816FA" w:rsidRPr="00013D8B">
          <w:delText xml:space="preserve">we did not detect a significant change in the expression of </w:delText>
        </w:r>
        <w:r w:rsidR="004816FA" w:rsidRPr="00013D8B">
          <w:rPr>
            <w:i/>
            <w:iCs/>
          </w:rPr>
          <w:delText>gnrh1</w:delText>
        </w:r>
        <w:r w:rsidR="004816FA" w:rsidRPr="00013D8B">
          <w:delText xml:space="preserve"> itself (</w:delText>
        </w:r>
        <w:r w:rsidR="00C334F5" w:rsidRPr="00013D8B">
          <w:rPr>
            <w:highlight w:val="yellow"/>
          </w:rPr>
          <w:delText xml:space="preserve">Fig </w:delText>
        </w:r>
        <w:r w:rsidR="00E24CD5" w:rsidRPr="003C0375">
          <w:rPr>
            <w:highlight w:val="yellow"/>
          </w:rPr>
          <w:delText>S</w:delText>
        </w:r>
        <w:r w:rsidR="00BF1E03" w:rsidRPr="003C0375">
          <w:rPr>
            <w:highlight w:val="yellow"/>
          </w:rPr>
          <w:delText>7</w:delText>
        </w:r>
        <w:r w:rsidR="00E24CD5" w:rsidRPr="003C0375">
          <w:rPr>
            <w:highlight w:val="yellow"/>
          </w:rPr>
          <w:delText>C</w:delText>
        </w:r>
        <w:r w:rsidR="004816FA" w:rsidRPr="00013D8B">
          <w:delText xml:space="preserve">). </w:delText>
        </w:r>
      </w:del>
    </w:p>
    <w:p w14:paraId="69AEAA87" w14:textId="3E58508E" w:rsidR="004816FA" w:rsidRPr="00013D8B" w:rsidRDefault="004816FA" w:rsidP="004816FA">
      <w:pPr>
        <w:rPr>
          <w:del w:id="466" w:author="Rhodes, Justin S" w:date="2026-08-04T14:17:00Z" w16du:dateUtc="2026-08-04T18:17:00Z"/>
        </w:rPr>
      </w:pPr>
      <w:del w:id="467" w:author="Rhodes, Justin S" w:date="2026-08-04T14:17:00Z" w16du:dateUtc="2026-08-04T18:17:00Z">
        <w:r w:rsidRPr="00013D8B">
          <w:tab/>
          <w:delText>Recent work has highlighted the importance of the cholecystokinin (CCK) system for follicle stimulating hormone (FSH) release and female sexual development both in zebrafish and anemonefish</w:delText>
        </w:r>
        <w:r w:rsidRPr="00013D8B">
          <w:fldChar w:fldCharType="begin"/>
        </w:r>
        <w:r w:rsidR="00536D5D">
          <w:delInstrText xml:space="preserve"> ADDIN ZOTERO_ITEM CSL_CITATION {"citationID":"EyTAjlzH","properties":{"unsorted":false,"formattedCitation":"(55, 56)","plainCitation":"(55, 56)","noteIndex":0},"citationItems":[{"id":2339,"uris":["http://zotero.org/users/11313215/items/AJL2IH3T"],"itemData":{"id":2339,"type":"article-journal","abstract":"Life histories of oviparous species dictate high metabolic investment in the process of gonadal development leading to ovulation. In vertebrates, these two distinct processes are controlled by the gonadotropins follicle-stimulating hormone (FSH) and luteinizing hormone (LH), respectively. While it was suggested that a common secretagogue, gonadotropin-releasing hormone (GnRH), oversees both functions, the generation of loss-of-function fish challenged this view. Here we reveal that the satiety hormone cholecystokinin (CCK) is the primary regulator of this axis in zebrafish. We found that FSH cells express a CCK receptor, and our findings demonstrate that mutating this receptor results in a severe hindrance to ovarian development. Additionally, it causes a complete shutdown of both gonadotropins secretion. Using in-vivo and ex-vivo calcium imaging of gonadotrophs, we show that GnRH predominantly activates LH cells, whereas FSH cells respond to CCK stimulation, designating CCK as the bona fide FSH secretagogue. These findings indicate that the control of gametogenesis in fish was placed under different neural circuits, that are gated by CCK.","container-title":"eLife","DOI":"10.7554/eLife.96344.1","language":"en","publisher":"eLife Sciences Publications Limited","source":"elifesciences.org","title":"The satiety hormone cholecystokinin gates reproduction in fish by controlling gonadotropin secretion","URL":"https://elifesciences.org/reviewed-preprints/96344","volume":"13","author":[{"family":"Cohen","given":"Lian Hollander"},{"family":"Cohen","given":"Omer"},{"family":"Shulman","given":"Miriam"},{"family":"Aiznkot","given":"Tomer"},{"family":"Fontanaud","given":"Pierre"},{"family":"Revah","given":"Omer"},{"family":"Mollard","given":"Patrice"},{"family":"Golan","given":"Matan"},{"family":"Sivan","given":"Berta Levavi"}],"accessed":{"date-parts":[["2024",8,15]]},"issued":{"date-parts":[["2024",5,7]]}}},{"id":5269,"uris":["http://zotero.org/users/11313215/items/8PARS2VU"],"itemData":{"id":5269,"type":"article-journal","abstract":"In vertebrates, folliculogenesis and ovulation are regulated by two distinct pituitary gonadotropins: follicle-stimulating hormone (FSH) and luteinizing hormone (LH). Currently, there is an intriguing consensus that a single hypothalamic neurohormone, gonadotropin-releasing hormone (GnRH), regulates the secretion of both FSH and LH, although the required timing and functions of FSH and LH are different. However, recent studies in many non-mammalian vertebrates indicated that GnRH is dispensable for FSH function. Here, by using medaka as a model teleost, we successfully identify cholecystokinin as the other gonadotropin regulator, FSH-releasing hormone (FSH-RH). Our histological and in vitro analyses demonstrate that hypothalamic cholecystokinin-expressing neurons directly affect FSH cells through the cholecystokinin receptor, Cck2rb, thereby increasing the expression and release of FSH. Remarkably, the knockout of this pathway minimizes FSH expression and results in a failure of folliculogenesis. Here, we propose the existence of the “dual GnRH model” in vertebrates that utilize both FSH-RH and LH-RH.","container-title":"Nature Communications","DOI":"10.1038/s41467-024-49564-8","ISSN":"2041-1723","issue":"1","journalAbbreviation":"Nat Commun","language":"en","license":"2024 The Author(s)","page":"5342","publisher":"Nature Publishing Group","source":"www.nature.com","title":"Identification of the FSH-RH as the other gonadotropin-releasing hormone","volume":"15","author":[{"family":"Uehara","given":"Shun Kenny"},{"family":"Nishiike","given":"Yuji"},{"family":"Maeda","given":"Kazuki"},{"family":"Karigo","given":"Tomomi"},{"family":"Kuraku","given":"Shigehiro"},{"family":"Okubo","given":"Kataaki"},{"family":"Kanda","given":"Shinji"}],"issued":{"date-parts":[["2024",6,27]]}}}],"schema":"https://github.com/citation-style-language/schema/raw/master/csl-citation.json"} </w:delInstrText>
        </w:r>
        <w:r w:rsidRPr="00013D8B">
          <w:fldChar w:fldCharType="separate"/>
        </w:r>
        <w:r w:rsidR="00536D5D" w:rsidRPr="00536D5D">
          <w:rPr>
            <w:rFonts w:cs="Times New Roman"/>
          </w:rPr>
          <w:delText>(55, 56)</w:delText>
        </w:r>
        <w:r w:rsidRPr="00013D8B">
          <w:fldChar w:fldCharType="end"/>
        </w:r>
        <w:r w:rsidRPr="00013D8B">
          <w:delText xml:space="preserve">. Though we did not find a significant change in the expression of </w:delText>
        </w:r>
        <w:r w:rsidRPr="00013D8B">
          <w:rPr>
            <w:i/>
            <w:iCs/>
          </w:rPr>
          <w:delText>cckb</w:delText>
        </w:r>
        <w:r w:rsidRPr="00013D8B">
          <w:delText xml:space="preserve"> in </w:delText>
        </w:r>
        <w:r w:rsidR="002F0AE6" w:rsidRPr="00013D8B">
          <w:delText>6_POA_Mixed</w:delText>
        </w:r>
        <w:r w:rsidRPr="00013D8B">
          <w:delText xml:space="preserve"> </w:delText>
        </w:r>
        <w:r w:rsidRPr="00013D8B">
          <w:rPr>
            <w:highlight w:val="yellow"/>
          </w:rPr>
          <w:delText>(</w:delText>
        </w:r>
        <w:r w:rsidR="00B85D20" w:rsidRPr="00013D8B">
          <w:rPr>
            <w:highlight w:val="yellow"/>
          </w:rPr>
          <w:delText xml:space="preserve">Fig. </w:delText>
        </w:r>
        <w:r w:rsidR="00852AB4" w:rsidRPr="00013D8B">
          <w:rPr>
            <w:highlight w:val="yellow"/>
          </w:rPr>
          <w:delText>6</w:delText>
        </w:r>
        <w:r w:rsidR="00047A9E" w:rsidRPr="00013D8B">
          <w:rPr>
            <w:highlight w:val="yellow"/>
          </w:rPr>
          <w:delText>A</w:delText>
        </w:r>
        <w:r w:rsidR="00FE4DCE" w:rsidRPr="003C0375">
          <w:rPr>
            <w:highlight w:val="yellow"/>
          </w:rPr>
          <w:delText>,</w:delText>
        </w:r>
        <w:r w:rsidR="00852AB4" w:rsidRPr="003C0375">
          <w:rPr>
            <w:highlight w:val="yellow"/>
          </w:rPr>
          <w:delText xml:space="preserve"> right panel</w:delText>
        </w:r>
        <w:r w:rsidRPr="00013D8B">
          <w:delText xml:space="preserve">), we did detect a significant increase in the population of </w:delText>
        </w:r>
        <w:r w:rsidRPr="00013D8B">
          <w:rPr>
            <w:i/>
            <w:iCs/>
          </w:rPr>
          <w:delText xml:space="preserve">cckb+ </w:delText>
        </w:r>
        <w:r w:rsidRPr="00013D8B">
          <w:delText>cells</w:delText>
        </w:r>
        <w:r w:rsidRPr="00013D8B">
          <w:rPr>
            <w:i/>
            <w:iCs/>
          </w:rPr>
          <w:delText xml:space="preserve"> </w:delText>
        </w:r>
        <w:r w:rsidRPr="00013D8B">
          <w:delText>during the intermediate-female transition (</w:delText>
        </w:r>
        <w:r w:rsidRPr="00013D8B">
          <w:rPr>
            <w:highlight w:val="yellow"/>
          </w:rPr>
          <w:delText xml:space="preserve">Fig. </w:delText>
        </w:r>
        <w:r w:rsidR="00852AB4" w:rsidRPr="00013D8B">
          <w:rPr>
            <w:highlight w:val="yellow"/>
          </w:rPr>
          <w:delText>6</w:delText>
        </w:r>
        <w:r w:rsidR="00047A9E" w:rsidRPr="00013D8B">
          <w:rPr>
            <w:highlight w:val="yellow"/>
          </w:rPr>
          <w:delText>C</w:delText>
        </w:r>
        <w:r w:rsidRPr="00013D8B">
          <w:rPr>
            <w:highlight w:val="yellow"/>
          </w:rPr>
          <w:delText xml:space="preserve">, </w:delText>
        </w:r>
        <w:r w:rsidR="00FE4DCE" w:rsidRPr="00013D8B">
          <w:rPr>
            <w:highlight w:val="yellow"/>
          </w:rPr>
          <w:delText xml:space="preserve">middle </w:delText>
        </w:r>
        <w:r w:rsidRPr="00013D8B">
          <w:rPr>
            <w:highlight w:val="yellow"/>
          </w:rPr>
          <w:delText>panel</w:delText>
        </w:r>
        <w:r w:rsidRPr="00013D8B">
          <w:delText xml:space="preserve">). </w:delText>
        </w:r>
        <w:r w:rsidR="00753B93" w:rsidRPr="00013D8B">
          <w:delText xml:space="preserve">Conversely, found no changes in the expression or population of </w:delText>
        </w:r>
        <w:r w:rsidR="00753B93" w:rsidRPr="00013D8B">
          <w:rPr>
            <w:i/>
            <w:iCs/>
          </w:rPr>
          <w:delText>gnrh1</w:delText>
        </w:r>
        <w:r w:rsidR="003C0375">
          <w:delText>+ cells</w:delText>
        </w:r>
        <w:r w:rsidR="00753B93" w:rsidRPr="00013D8B">
          <w:delText xml:space="preserve"> </w:delText>
        </w:r>
        <w:r w:rsidRPr="00013D8B">
          <w:delText>(</w:delText>
        </w:r>
        <w:r w:rsidR="00047A9E" w:rsidRPr="00013D8B">
          <w:rPr>
            <w:highlight w:val="yellow"/>
          </w:rPr>
          <w:delText xml:space="preserve">Fig </w:delText>
        </w:r>
        <w:r w:rsidR="00047A9E" w:rsidRPr="003C0375">
          <w:rPr>
            <w:highlight w:val="yellow"/>
          </w:rPr>
          <w:delText>S</w:delText>
        </w:r>
        <w:r w:rsidR="00BF1E03" w:rsidRPr="003C0375">
          <w:rPr>
            <w:highlight w:val="yellow"/>
          </w:rPr>
          <w:delText>7</w:delText>
        </w:r>
        <w:r w:rsidR="00047A9E" w:rsidRPr="003C0375">
          <w:rPr>
            <w:highlight w:val="yellow"/>
          </w:rPr>
          <w:delText>C</w:delText>
        </w:r>
        <w:r w:rsidRPr="00013D8B">
          <w:delText xml:space="preserve">). </w:delText>
        </w:r>
      </w:del>
    </w:p>
    <w:p w14:paraId="73FFD596" w14:textId="5EF02675" w:rsidR="001D3188" w:rsidRPr="00013D8B" w:rsidRDefault="004816FA" w:rsidP="004816FA">
      <w:pPr>
        <w:rPr>
          <w:del w:id="468" w:author="Rhodes, Justin S" w:date="2026-08-04T14:17:00Z" w16du:dateUtc="2026-08-04T18:17:00Z"/>
        </w:rPr>
      </w:pPr>
      <w:del w:id="469" w:author="Rhodes, Justin S" w:date="2026-08-04T14:17:00Z" w16du:dateUtc="2026-08-04T18:17:00Z">
        <w:r w:rsidRPr="00013D8B">
          <w:tab/>
          <w:delText xml:space="preserve">To test whether the increases in </w:delText>
        </w:r>
        <w:r w:rsidRPr="00013D8B">
          <w:rPr>
            <w:i/>
            <w:iCs/>
          </w:rPr>
          <w:delText>drd3+</w:delText>
        </w:r>
        <w:r w:rsidR="00F818EB" w:rsidRPr="00013D8B">
          <w:rPr>
            <w:i/>
            <w:iCs/>
          </w:rPr>
          <w:delText xml:space="preserve"> </w:delText>
        </w:r>
        <w:r w:rsidR="00F818EB" w:rsidRPr="00013D8B">
          <w:delText>and</w:delText>
        </w:r>
        <w:r w:rsidRPr="00013D8B">
          <w:delText xml:space="preserve"> </w:delText>
        </w:r>
        <w:r w:rsidRPr="00013D8B">
          <w:rPr>
            <w:i/>
            <w:iCs/>
          </w:rPr>
          <w:delText xml:space="preserve">cckb+ </w:delText>
        </w:r>
        <w:r w:rsidRPr="00013D8B">
          <w:delText xml:space="preserve">populations in females and the increase in </w:delText>
        </w:r>
        <w:r w:rsidRPr="00013D8B">
          <w:rPr>
            <w:i/>
            <w:iCs/>
          </w:rPr>
          <w:delText xml:space="preserve">tacr3a+ </w:delText>
        </w:r>
        <w:r w:rsidRPr="00013D8B">
          <w:delText xml:space="preserve">population in intermediates </w:delText>
        </w:r>
        <w:r w:rsidR="003C0375">
          <w:delText>were</w:delText>
        </w:r>
        <w:r w:rsidRPr="00013D8B">
          <w:delText xml:space="preserve"> due to neurogenesis </w:delText>
        </w:r>
      </w:del>
      <w:ins w:id="470" w:author="Rhodes, Justin S" w:date="2026-08-04T14:17:00Z" w16du:dateUtc="2026-08-04T18:17:00Z">
        <w:r w:rsidR="00C14CF5" w:rsidRPr="00C14CF5">
          <w:t xml:space="preserve">incorporation of newly generated neurons </w:t>
        </w:r>
      </w:ins>
      <w:r w:rsidR="00C14CF5" w:rsidRPr="00C14CF5">
        <w:t xml:space="preserve">or transcriptional </w:t>
      </w:r>
      <w:del w:id="471" w:author="Rhodes, Justin S" w:date="2026-08-04T14:17:00Z" w16du:dateUtc="2026-08-04T18:17:00Z">
        <w:r w:rsidRPr="00013D8B">
          <w:delText xml:space="preserve">activation, we again asked if the cells expressing </w:delText>
        </w:r>
      </w:del>
      <w:ins w:id="472" w:author="Rhodes, Justin S" w:date="2026-08-04T14:17:00Z" w16du:dateUtc="2026-08-04T18:17:00Z">
        <w:r w:rsidR="00C14CF5" w:rsidRPr="00C14CF5">
          <w:t>remodeling of preexisting neurons.</w:t>
        </w:r>
        <w:r w:rsidR="00E55315" w:rsidRPr="00E55315">
          <w:t xml:space="preserve"> Neither </w:t>
        </w:r>
        <w:r w:rsidR="00E55315" w:rsidRPr="0077473A">
          <w:rPr>
            <w:i/>
            <w:iCs/>
          </w:rPr>
          <w:t>drd3</w:t>
        </w:r>
        <w:r w:rsidR="00E55315" w:rsidRPr="00E55315">
          <w:t xml:space="preserve">- nor </w:t>
        </w:r>
        <w:r w:rsidR="00E55315" w:rsidRPr="0077473A">
          <w:rPr>
            <w:i/>
            <w:iCs/>
          </w:rPr>
          <w:t>tacr3a</w:t>
        </w:r>
        <w:r w:rsidR="00E55315" w:rsidRPr="00E55315">
          <w:t>-expressing neurons differed in maturity across sex change (</w:t>
        </w:r>
        <w:r w:rsidR="00E55315" w:rsidRPr="0077473A">
          <w:rPr>
            <w:highlight w:val="yellow"/>
          </w:rPr>
          <w:t>Fig. 6A,B</w:t>
        </w:r>
        <w:r w:rsidR="00E55315" w:rsidRPr="00E55315">
          <w:t xml:space="preserve">), suggesting that the increased abundance of </w:t>
        </w:r>
      </w:ins>
      <w:r w:rsidR="00E55315" w:rsidRPr="00E55315">
        <w:t xml:space="preserve">these </w:t>
      </w:r>
      <w:del w:id="473" w:author="Rhodes, Justin S" w:date="2026-08-04T14:17:00Z" w16du:dateUtc="2026-08-04T18:17:00Z">
        <w:r w:rsidRPr="00013D8B">
          <w:delText>genes significantly differed</w:delText>
        </w:r>
        <w:r w:rsidR="00F818EB" w:rsidRPr="00013D8B">
          <w:delText xml:space="preserve"> in cellular matruity</w:delText>
        </w:r>
        <w:r w:rsidRPr="00013D8B">
          <w:delText xml:space="preserve"> by phase. In the cases of </w:delText>
        </w:r>
        <w:r w:rsidRPr="00013D8B">
          <w:rPr>
            <w:i/>
            <w:iCs/>
          </w:rPr>
          <w:delText xml:space="preserve">drd3+ </w:delText>
        </w:r>
        <w:r w:rsidRPr="00013D8B">
          <w:delText>(</w:delText>
        </w:r>
        <w:r w:rsidRPr="00013D8B">
          <w:rPr>
            <w:highlight w:val="yellow"/>
          </w:rPr>
          <w:delText xml:space="preserve">Fig. </w:delText>
        </w:r>
        <w:r w:rsidR="00852AB4" w:rsidRPr="00013D8B">
          <w:rPr>
            <w:highlight w:val="yellow"/>
          </w:rPr>
          <w:delText>6</w:delText>
        </w:r>
        <w:r w:rsidR="00047A9E" w:rsidRPr="00013D8B">
          <w:rPr>
            <w:highlight w:val="yellow"/>
          </w:rPr>
          <w:delText>A</w:delText>
        </w:r>
        <w:r w:rsidRPr="00013D8B">
          <w:rPr>
            <w:highlight w:val="yellow"/>
          </w:rPr>
          <w:delText>, right panel</w:delText>
        </w:r>
        <w:r w:rsidRPr="00013D8B">
          <w:delText>)</w:delText>
        </w:r>
        <w:r w:rsidR="00852AB4" w:rsidRPr="00013D8B">
          <w:delText xml:space="preserve"> and</w:delText>
        </w:r>
        <w:r w:rsidRPr="00013D8B">
          <w:delText xml:space="preserve"> </w:delText>
        </w:r>
        <w:r w:rsidRPr="00013D8B">
          <w:rPr>
            <w:i/>
            <w:iCs/>
          </w:rPr>
          <w:delText>tacr3a</w:delText>
        </w:r>
        <w:r w:rsidRPr="00013D8B">
          <w:delText xml:space="preserve">+ </w:delText>
        </w:r>
        <w:r w:rsidR="003C0375">
          <w:delText xml:space="preserve">cells </w:delText>
        </w:r>
        <w:r w:rsidRPr="00013D8B">
          <w:delText>(</w:delText>
        </w:r>
        <w:r w:rsidRPr="00013D8B">
          <w:rPr>
            <w:highlight w:val="yellow"/>
          </w:rPr>
          <w:delText xml:space="preserve">Fig. </w:delText>
        </w:r>
        <w:r w:rsidR="00852AB4" w:rsidRPr="00013D8B">
          <w:rPr>
            <w:highlight w:val="yellow"/>
          </w:rPr>
          <w:delText>6</w:delText>
        </w:r>
        <w:r w:rsidR="00047A9E" w:rsidRPr="00013D8B">
          <w:rPr>
            <w:highlight w:val="yellow"/>
          </w:rPr>
          <w:delText>B</w:delText>
        </w:r>
        <w:r w:rsidRPr="00013D8B">
          <w:rPr>
            <w:highlight w:val="yellow"/>
          </w:rPr>
          <w:delText>, right panel</w:delText>
        </w:r>
        <w:r w:rsidRPr="00013D8B">
          <w:delText xml:space="preserve">) the phases did not significantly differ in cellular maturity. </w:delText>
        </w:r>
        <w:r w:rsidR="00DE5581" w:rsidRPr="00013D8B">
          <w:delText>By</w:delText>
        </w:r>
        <w:r w:rsidRPr="00013D8B">
          <w:delText xml:space="preserve"> contrast in </w:delText>
        </w:r>
        <w:r w:rsidRPr="00013D8B">
          <w:rPr>
            <w:i/>
            <w:iCs/>
          </w:rPr>
          <w:delText>cckb</w:delText>
        </w:r>
        <w:r w:rsidRPr="00013D8B">
          <w:delText>+ cells, male and intermediate</w:delText>
        </w:r>
        <w:r w:rsidR="00D7250E" w:rsidRPr="00013D8B">
          <w:delText xml:space="preserve"> cells were significantly less mature</w:delText>
        </w:r>
        <w:r w:rsidRPr="00013D8B">
          <w:delText xml:space="preserve"> </w:delText>
        </w:r>
      </w:del>
      <w:ins w:id="474" w:author="Rhodes, Justin S" w:date="2026-08-04T14:17:00Z" w16du:dateUtc="2026-08-04T18:17:00Z">
        <w:r w:rsidR="00E55315" w:rsidRPr="00E55315">
          <w:t xml:space="preserve">populations is more consistent with transcriptional reprogramming </w:t>
        </w:r>
      </w:ins>
      <w:r w:rsidR="00E55315" w:rsidRPr="00E55315">
        <w:t xml:space="preserve">than </w:t>
      </w:r>
      <w:del w:id="475" w:author="Rhodes, Justin S" w:date="2026-08-04T14:17:00Z" w16du:dateUtc="2026-08-04T18:17:00Z">
        <w:r w:rsidRPr="00013D8B">
          <w:delText>their female counterparts (</w:delText>
        </w:r>
        <w:r w:rsidRPr="00013D8B">
          <w:rPr>
            <w:highlight w:val="yellow"/>
          </w:rPr>
          <w:delText xml:space="preserve">Fig. </w:delText>
        </w:r>
        <w:r w:rsidR="00D7250E" w:rsidRPr="00013D8B">
          <w:rPr>
            <w:highlight w:val="yellow"/>
          </w:rPr>
          <w:delText>6</w:delText>
        </w:r>
        <w:r w:rsidR="00047A9E" w:rsidRPr="00013D8B">
          <w:rPr>
            <w:highlight w:val="yellow"/>
          </w:rPr>
          <w:delText>C</w:delText>
        </w:r>
        <w:r w:rsidRPr="00013D8B">
          <w:rPr>
            <w:highlight w:val="yellow"/>
          </w:rPr>
          <w:delText>, right panel</w:delText>
        </w:r>
        <w:r w:rsidRPr="00013D8B">
          <w:delText xml:space="preserve">). </w:delText>
        </w:r>
      </w:del>
    </w:p>
    <w:p w14:paraId="57281F1B" w14:textId="6155A4BF" w:rsidR="00E55315" w:rsidRDefault="008C6120" w:rsidP="004816FA">
      <w:pPr>
        <w:pPrChange w:id="476" w:author="Rhodes, Justin S" w:date="2026-08-04T14:17:00Z" w16du:dateUtc="2026-08-04T18:17:00Z">
          <w:pPr>
            <w:ind w:firstLine="720"/>
          </w:pPr>
        </w:pPrChange>
      </w:pPr>
      <w:del w:id="477" w:author="Rhodes, Justin S" w:date="2026-08-04T14:17:00Z" w16du:dateUtc="2026-08-04T18:17:00Z">
        <w:r w:rsidRPr="00013D8B">
          <w:delText xml:space="preserve">We additionally detected differential expression of </w:delText>
        </w:r>
      </w:del>
      <w:ins w:id="478" w:author="Rhodes, Justin S" w:date="2026-08-04T14:17:00Z" w16du:dateUtc="2026-08-04T18:17:00Z">
        <w:r w:rsidR="00E55315" w:rsidRPr="00E55315">
          <w:t xml:space="preserve">incorporation of newly generated neurons. Similarly, cells expressing </w:t>
        </w:r>
      </w:ins>
      <w:r w:rsidR="00E55315" w:rsidRPr="00E55315">
        <w:t xml:space="preserve">the steroid hormone receptors </w:t>
      </w:r>
      <w:r w:rsidR="00E55315" w:rsidRPr="0077473A">
        <w:rPr>
          <w:i/>
          <w:iCs/>
        </w:rPr>
        <w:t>pgr</w:t>
      </w:r>
      <w:r w:rsidR="00E55315" w:rsidRPr="00E55315">
        <w:t xml:space="preserve"> and </w:t>
      </w:r>
      <w:r w:rsidR="00E55315" w:rsidRPr="0077473A">
        <w:rPr>
          <w:i/>
          <w:iCs/>
        </w:rPr>
        <w:t>ar</w:t>
      </w:r>
      <w:r w:rsidR="00E55315" w:rsidRPr="00E55315">
        <w:rPr>
          <w:rPrChange w:id="479" w:author="Rhodes, Justin S" w:date="2026-08-04T14:17:00Z" w16du:dateUtc="2026-08-04T18:17:00Z">
            <w:rPr>
              <w:i/>
            </w:rPr>
          </w:rPrChange>
        </w:rPr>
        <w:t xml:space="preserve">-like </w:t>
      </w:r>
      <w:del w:id="480" w:author="Rhodes, Justin S" w:date="2026-08-04T14:17:00Z" w16du:dateUtc="2026-08-04T18:17:00Z">
        <w:r w:rsidRPr="00013D8B">
          <w:delText>(</w:delText>
        </w:r>
        <w:r w:rsidR="003C0375" w:rsidRPr="003C0375">
          <w:rPr>
            <w:highlight w:val="yellow"/>
          </w:rPr>
          <w:delText>Appendix SX</w:delText>
        </w:r>
        <w:r w:rsidRPr="00013D8B">
          <w:delText xml:space="preserve">). Both receptors </w:delText>
        </w:r>
      </w:del>
      <w:r w:rsidR="00E55315" w:rsidRPr="00E55315">
        <w:t xml:space="preserve">increased in </w:t>
      </w:r>
      <w:ins w:id="481" w:author="Rhodes, Justin S" w:date="2026-08-04T14:17:00Z" w16du:dateUtc="2026-08-04T18:17:00Z">
        <w:r w:rsidR="00E55315" w:rsidRPr="00E55315">
          <w:t xml:space="preserve">abundance and </w:t>
        </w:r>
      </w:ins>
      <w:r w:rsidR="00E55315" w:rsidRPr="00E55315">
        <w:t xml:space="preserve">expression </w:t>
      </w:r>
      <w:del w:id="482" w:author="Rhodes, Justin S" w:date="2026-08-04T14:17:00Z" w16du:dateUtc="2026-08-04T18:17:00Z">
        <w:r w:rsidRPr="00013D8B">
          <w:delText xml:space="preserve">and the proportion of expressing cells </w:delText>
        </w:r>
      </w:del>
      <w:r w:rsidR="00E55315" w:rsidRPr="00E55315">
        <w:t>during the intermediate-</w:t>
      </w:r>
      <w:ins w:id="483" w:author="Rhodes, Justin S" w:date="2026-08-04T14:17:00Z" w16du:dateUtc="2026-08-04T18:17:00Z">
        <w:r w:rsidR="00E55315" w:rsidRPr="00E55315">
          <w:t>to-</w:t>
        </w:r>
      </w:ins>
      <w:r w:rsidR="00E55315" w:rsidRPr="00E55315">
        <w:t>female transition</w:t>
      </w:r>
      <w:del w:id="484" w:author="Rhodes, Justin S" w:date="2026-08-04T14:17:00Z" w16du:dateUtc="2026-08-04T18:17:00Z">
        <w:r w:rsidRPr="00013D8B">
          <w:delText xml:space="preserve">. Unlike </w:delText>
        </w:r>
        <w:r w:rsidRPr="00013D8B">
          <w:rPr>
            <w:i/>
            <w:iCs/>
          </w:rPr>
          <w:delText>cckb</w:delText>
        </w:r>
        <w:r w:rsidRPr="00013D8B">
          <w:delText>, however, cells expressing these receptors did not differ</w:delText>
        </w:r>
      </w:del>
      <w:ins w:id="485" w:author="Rhodes, Justin S" w:date="2026-08-04T14:17:00Z" w16du:dateUtc="2026-08-04T18:17:00Z">
        <w:r w:rsidR="00E55315" w:rsidRPr="00E55315">
          <w:t xml:space="preserve"> but showed no change</w:t>
        </w:r>
      </w:ins>
      <w:r w:rsidR="00E55315" w:rsidRPr="00E55315">
        <w:t xml:space="preserve"> in </w:t>
      </w:r>
      <w:del w:id="486" w:author="Rhodes, Justin S" w:date="2026-08-04T14:17:00Z" w16du:dateUtc="2026-08-04T18:17:00Z">
        <w:r w:rsidRPr="00013D8B">
          <w:delText>cellular</w:delText>
        </w:r>
      </w:del>
      <w:ins w:id="487" w:author="Rhodes, Justin S" w:date="2026-08-04T14:17:00Z" w16du:dateUtc="2026-08-04T18:17:00Z">
        <w:r w:rsidR="00E55315" w:rsidRPr="00E55315">
          <w:t>predicted</w:t>
        </w:r>
      </w:ins>
      <w:r w:rsidR="00E55315" w:rsidRPr="00E55315">
        <w:t xml:space="preserve"> maturity </w:t>
      </w:r>
      <w:del w:id="488" w:author="Rhodes, Justin S" w:date="2026-08-04T14:17:00Z" w16du:dateUtc="2026-08-04T18:17:00Z">
        <w:r w:rsidRPr="00013D8B">
          <w:delText>across phases (</w:delText>
        </w:r>
        <w:r w:rsidR="00047A9E" w:rsidRPr="003C0375">
          <w:rPr>
            <w:highlight w:val="yellow"/>
          </w:rPr>
          <w:delText>F</w:delText>
        </w:r>
        <w:r w:rsidRPr="003C0375">
          <w:rPr>
            <w:highlight w:val="yellow"/>
          </w:rPr>
          <w:delText xml:space="preserve">igs </w:delText>
        </w:r>
        <w:r w:rsidR="00047A9E" w:rsidRPr="003C0375">
          <w:rPr>
            <w:highlight w:val="yellow"/>
          </w:rPr>
          <w:delText>S</w:delText>
        </w:r>
        <w:r w:rsidR="00BF1E03" w:rsidRPr="003C0375">
          <w:rPr>
            <w:highlight w:val="yellow"/>
          </w:rPr>
          <w:delText>7</w:delText>
        </w:r>
        <w:r w:rsidR="00047A9E" w:rsidRPr="003C0375">
          <w:rPr>
            <w:highlight w:val="yellow"/>
          </w:rPr>
          <w:delText>D</w:delText>
        </w:r>
        <w:r w:rsidR="000256B5" w:rsidRPr="003C0375">
          <w:rPr>
            <w:highlight w:val="yellow"/>
          </w:rPr>
          <w:delText>,</w:delText>
        </w:r>
        <w:r w:rsidR="00047A9E" w:rsidRPr="003C0375">
          <w:rPr>
            <w:highlight w:val="yellow"/>
          </w:rPr>
          <w:delText>E</w:delText>
        </w:r>
        <w:r w:rsidR="000256B5" w:rsidRPr="00013D8B">
          <w:delText>)</w:delText>
        </w:r>
        <w:r w:rsidRPr="00013D8B">
          <w:delText>, suggesting these changes primarily reflect</w:delText>
        </w:r>
      </w:del>
      <w:ins w:id="489" w:author="Rhodes, Justin S" w:date="2026-08-04T14:17:00Z" w16du:dateUtc="2026-08-04T18:17:00Z">
        <w:r w:rsidR="00E55315" w:rsidRPr="00E55315">
          <w:t>(</w:t>
        </w:r>
        <w:r w:rsidR="00E55315" w:rsidRPr="0077473A">
          <w:rPr>
            <w:highlight w:val="yellow"/>
          </w:rPr>
          <w:t>Fig. S7</w:t>
        </w:r>
        <w:r w:rsidR="00E55315" w:rsidRPr="00E55315">
          <w:t>), further supporting</w:t>
        </w:r>
      </w:ins>
      <w:r w:rsidR="00E55315" w:rsidRPr="00E55315">
        <w:t xml:space="preserve"> transcriptional </w:t>
      </w:r>
      <w:del w:id="490" w:author="Rhodes, Justin S" w:date="2026-08-04T14:17:00Z" w16du:dateUtc="2026-08-04T18:17:00Z">
        <w:r w:rsidRPr="00013D8B">
          <w:delText>reprogramming</w:delText>
        </w:r>
      </w:del>
      <w:ins w:id="491" w:author="Rhodes, Justin S" w:date="2026-08-04T14:17:00Z" w16du:dateUtc="2026-08-04T18:17:00Z">
        <w:r w:rsidR="00E55315" w:rsidRPr="00E55315">
          <w:t>remodeling</w:t>
        </w:r>
      </w:ins>
      <w:r w:rsidR="00E55315" w:rsidRPr="00E55315">
        <w:t xml:space="preserve"> of </w:t>
      </w:r>
      <w:del w:id="492" w:author="Rhodes, Justin S" w:date="2026-08-04T14:17:00Z" w16du:dateUtc="2026-08-04T18:17:00Z">
        <w:r w:rsidRPr="00013D8B">
          <w:delText>existing</w:delText>
        </w:r>
      </w:del>
      <w:ins w:id="493" w:author="Rhodes, Justin S" w:date="2026-08-04T14:17:00Z" w16du:dateUtc="2026-08-04T18:17:00Z">
        <w:r w:rsidR="00E55315" w:rsidRPr="00E55315">
          <w:t>preexisting</w:t>
        </w:r>
      </w:ins>
      <w:r w:rsidR="00E55315" w:rsidRPr="00E55315">
        <w:t xml:space="preserve"> neurons rather than incorporation of newly generated cells.</w:t>
      </w:r>
      <w:r w:rsidR="00E55315">
        <w:t xml:space="preserve"> </w:t>
      </w:r>
      <w:del w:id="494" w:author="Rhodes, Justin S" w:date="2026-08-04T14:17:00Z" w16du:dateUtc="2026-08-04T18:17:00Z">
        <w:r w:rsidR="00B01EFF">
          <w:delText xml:space="preserve">As steroid receptors, these genes likely represent feedback to changes in the circulating steroid hormone milieu as opposed to initiators of sex change. </w:delText>
        </w:r>
      </w:del>
    </w:p>
    <w:p w14:paraId="6CD0EAE3" w14:textId="711FA3E7" w:rsidR="004816FA" w:rsidRPr="00013D8B" w:rsidRDefault="004816FA" w:rsidP="001D3188">
      <w:pPr>
        <w:ind w:firstLine="720"/>
        <w:rPr>
          <w:del w:id="495" w:author="Rhodes, Justin S" w:date="2026-08-04T14:17:00Z" w16du:dateUtc="2026-08-04T18:17:00Z"/>
        </w:rPr>
      </w:pPr>
      <w:del w:id="496" w:author="Rhodes, Justin S" w:date="2026-08-04T14:17:00Z" w16du:dateUtc="2026-08-04T18:17:00Z">
        <w:r w:rsidRPr="00013D8B">
          <w:delText xml:space="preserve">Taken together, these data suggest that changes in </w:delText>
        </w:r>
        <w:r w:rsidR="00D7250E" w:rsidRPr="00013D8B">
          <w:rPr>
            <w:i/>
            <w:iCs/>
          </w:rPr>
          <w:delText>drd3</w:delText>
        </w:r>
        <w:r w:rsidRPr="00013D8B">
          <w:rPr>
            <w:i/>
            <w:iCs/>
          </w:rPr>
          <w:delText>+</w:delText>
        </w:r>
        <w:r w:rsidRPr="00013D8B">
          <w:delText xml:space="preserve">, </w:delText>
        </w:r>
        <w:r w:rsidR="00D7250E" w:rsidRPr="00013D8B">
          <w:rPr>
            <w:i/>
            <w:iCs/>
          </w:rPr>
          <w:delText>tacr3a</w:delText>
        </w:r>
        <w:r w:rsidRPr="00013D8B">
          <w:rPr>
            <w:i/>
            <w:iCs/>
          </w:rPr>
          <w:delText>+</w:delText>
        </w:r>
        <w:r w:rsidR="000256B5" w:rsidRPr="00013D8B">
          <w:rPr>
            <w:i/>
            <w:iCs/>
          </w:rPr>
          <w:delText>, pgr+</w:delText>
        </w:r>
        <w:r w:rsidR="000256B5" w:rsidRPr="00013D8B">
          <w:delText xml:space="preserve">, and </w:delText>
        </w:r>
        <w:r w:rsidR="000256B5" w:rsidRPr="00013D8B">
          <w:rPr>
            <w:i/>
            <w:iCs/>
          </w:rPr>
          <w:delText>ar-like</w:delText>
        </w:r>
        <w:r w:rsidR="000256B5" w:rsidRPr="00013D8B">
          <w:delText>+</w:delText>
        </w:r>
        <w:r w:rsidRPr="00013D8B">
          <w:rPr>
            <w:i/>
            <w:iCs/>
          </w:rPr>
          <w:delText xml:space="preserve"> </w:delText>
        </w:r>
        <w:r w:rsidRPr="00013D8B">
          <w:delText>cells are likely due to changes in transcription</w:delText>
        </w:r>
        <w:r w:rsidR="008E5C00" w:rsidRPr="00013D8B">
          <w:delText xml:space="preserve"> or apoptosis</w:delText>
        </w:r>
        <w:r w:rsidRPr="00013D8B">
          <w:delText xml:space="preserve">, while the increase in </w:delText>
        </w:r>
        <w:r w:rsidRPr="00013D8B">
          <w:rPr>
            <w:i/>
            <w:iCs/>
          </w:rPr>
          <w:delText>cckb</w:delText>
        </w:r>
        <w:r w:rsidRPr="00013D8B">
          <w:delText xml:space="preserve">+ cells is likely due to neurogenesis. Thus, differential regulation of the pituitary via </w:delText>
        </w:r>
        <w:r w:rsidR="002F0AE6" w:rsidRPr="00013D8B">
          <w:delText>6_POA_Mixed</w:delText>
        </w:r>
        <w:r w:rsidRPr="00013D8B">
          <w:delText xml:space="preserve"> is partially driven by transcriptional reprogramming and partially driven by the addition of </w:delText>
        </w:r>
        <w:r w:rsidR="008E5C00" w:rsidRPr="00013D8B">
          <w:delText xml:space="preserve">new </w:delText>
        </w:r>
        <w:r w:rsidRPr="00013D8B">
          <w:rPr>
            <w:i/>
            <w:iCs/>
          </w:rPr>
          <w:delText>cckb</w:delText>
        </w:r>
        <w:r w:rsidRPr="00013D8B">
          <w:delText>+ cells.</w:delText>
        </w:r>
      </w:del>
    </w:p>
    <w:p w14:paraId="60729ECB" w14:textId="2D9E0AFB" w:rsidR="00E55315" w:rsidRDefault="00E55315" w:rsidP="004816FA">
      <w:pPr>
        <w:rPr>
          <w:ins w:id="497" w:author="Rhodes, Justin S" w:date="2026-08-04T14:17:00Z" w16du:dateUtc="2026-08-04T18:17:00Z"/>
        </w:rPr>
      </w:pPr>
      <w:ins w:id="498" w:author="Rhodes, Justin S" w:date="2026-08-04T14:17:00Z" w16du:dateUtc="2026-08-04T18:17:00Z">
        <w:r>
          <w:tab/>
        </w:r>
        <w:r w:rsidRPr="00E55315">
          <w:t xml:space="preserve">In contrast, </w:t>
        </w:r>
        <w:r w:rsidRPr="0077473A">
          <w:rPr>
            <w:i/>
            <w:iCs/>
          </w:rPr>
          <w:t>cckb</w:t>
        </w:r>
        <w:r w:rsidRPr="00E55315">
          <w:t>-expressing neurons were significantly less mature in males and intermediates than in females (</w:t>
        </w:r>
        <w:r w:rsidRPr="0077473A">
          <w:rPr>
            <w:highlight w:val="yellow"/>
          </w:rPr>
          <w:t>Fig. 6C</w:t>
        </w:r>
        <w:r w:rsidRPr="00E55315">
          <w:t xml:space="preserve">), consistent with </w:t>
        </w:r>
        <w:r w:rsidR="00E34A71" w:rsidRPr="00E34A71">
          <w:t>progressive maturation of newly generated neurons after their incorporation into the preoptic circuit</w:t>
        </w:r>
        <w:r w:rsidRPr="00E55315">
          <w:t xml:space="preserve"> during the intermediate-to-female transition. Together with their expansion during the intermediate-to-female transition and progressive maturation across sex change, these findings identify </w:t>
        </w:r>
        <w:r w:rsidRPr="0077473A">
          <w:rPr>
            <w:i/>
            <w:iCs/>
          </w:rPr>
          <w:t>cckb</w:t>
        </w:r>
        <w:r w:rsidRPr="00E55315">
          <w:t xml:space="preserve">+ neurons as the strongest candidate population generated </w:t>
        </w:r>
        <w:r w:rsidR="00E34A71">
          <w:t xml:space="preserve">by neurogenesis in the POA </w:t>
        </w:r>
        <w:r w:rsidRPr="00E55315">
          <w:t>during sex change</w:t>
        </w:r>
        <w:r w:rsidR="00E34A71">
          <w:t xml:space="preserve">.  </w:t>
        </w:r>
      </w:ins>
    </w:p>
    <w:p w14:paraId="34808F34" w14:textId="77777777" w:rsidR="004816FA" w:rsidRPr="00013D8B" w:rsidRDefault="004816FA" w:rsidP="004816FA">
      <w:pPr>
        <w:rPr>
          <w:strike/>
        </w:rPr>
      </w:pPr>
    </w:p>
    <w:p w14:paraId="528FB49E" w14:textId="3B1CEA72" w:rsidR="004816FA" w:rsidRDefault="004816FA" w:rsidP="00753C87">
      <w:pPr>
        <w:rPr>
          <w:b/>
          <w:bCs/>
        </w:rPr>
      </w:pPr>
      <w:r w:rsidRPr="00013D8B">
        <w:rPr>
          <w:b/>
          <w:bCs/>
        </w:rPr>
        <w:t>Discussion</w:t>
      </w:r>
    </w:p>
    <w:p w14:paraId="50E8269C" w14:textId="77777777" w:rsidR="00DD445A" w:rsidRDefault="00DD445A" w:rsidP="00753C87">
      <w:pPr>
        <w:rPr>
          <w:ins w:id="499" w:author="Rhodes, Justin S" w:date="2026-08-04T14:17:00Z" w16du:dateUtc="2026-08-04T18:17:00Z"/>
          <w:b/>
          <w:bCs/>
        </w:rPr>
      </w:pPr>
    </w:p>
    <w:p w14:paraId="1DA94AB6" w14:textId="5B5DAD37" w:rsidR="00DD445A" w:rsidRDefault="00021BBD" w:rsidP="00753C87">
      <w:pPr>
        <w:rPr>
          <w:ins w:id="500" w:author="Rhodes, Justin S" w:date="2026-08-04T14:17:00Z" w16du:dateUtc="2026-08-04T18:17:00Z"/>
        </w:rPr>
      </w:pPr>
      <w:ins w:id="501" w:author="Rhodes, Justin S" w:date="2026-08-04T14:17:00Z" w16du:dateUtc="2026-08-04T18:17:00Z">
        <w:r>
          <w:tab/>
        </w:r>
      </w:ins>
      <w:r w:rsidR="00DD445A" w:rsidRPr="00DD445A">
        <w:t xml:space="preserve">Here, we </w:t>
      </w:r>
      <w:del w:id="502" w:author="Rhodes, Justin S" w:date="2026-08-04T14:17:00Z" w16du:dateUtc="2026-08-04T18:17:00Z">
        <w:r w:rsidR="004816FA" w:rsidRPr="00013D8B">
          <w:delText>combine</w:delText>
        </w:r>
      </w:del>
      <w:ins w:id="503" w:author="Rhodes, Justin S" w:date="2026-08-04T14:17:00Z" w16du:dateUtc="2026-08-04T18:17:00Z">
        <w:r w:rsidR="00DD445A" w:rsidRPr="00DD445A">
          <w:t>combined</w:t>
        </w:r>
      </w:ins>
      <w:r w:rsidR="00DD445A" w:rsidRPr="00DD445A">
        <w:t xml:space="preserve"> single-nucleus </w:t>
      </w:r>
      <w:del w:id="504" w:author="Rhodes, Justin S" w:date="2026-08-04T14:17:00Z" w16du:dateUtc="2026-08-04T18:17:00Z">
        <w:r w:rsidR="004816FA" w:rsidRPr="00013D8B">
          <w:delText xml:space="preserve">multiomics with </w:delText>
        </w:r>
      </w:del>
      <w:ins w:id="505" w:author="Rhodes, Justin S" w:date="2026-08-04T14:17:00Z" w16du:dateUtc="2026-08-04T18:17:00Z">
        <w:r w:rsidR="00DD445A" w:rsidRPr="00DD445A">
          <w:t xml:space="preserve">transcriptomics, chromatin accessibility profiling, and </w:t>
        </w:r>
      </w:ins>
      <w:r w:rsidR="00DD445A" w:rsidRPr="00DD445A">
        <w:t xml:space="preserve">spatial transcriptomics to </w:t>
      </w:r>
      <w:del w:id="506" w:author="Rhodes, Justin S" w:date="2026-08-04T14:17:00Z" w16du:dateUtc="2026-08-04T18:17:00Z">
        <w:r w:rsidR="004816FA" w:rsidRPr="00013D8B">
          <w:delText>document the extensive neurobiological changes that occur during</w:delText>
        </w:r>
      </w:del>
      <w:ins w:id="507" w:author="Rhodes, Justin S" w:date="2026-08-04T14:17:00Z" w16du:dateUtc="2026-08-04T18:17:00Z">
        <w:r w:rsidR="00DD445A" w:rsidRPr="00DD445A">
          <w:t>generate a cell-type-resolved molecular atlas of socially induced</w:t>
        </w:r>
      </w:ins>
      <w:r w:rsidR="00DD445A" w:rsidRPr="00DD445A">
        <w:t xml:space="preserve"> protandrous sex change in </w:t>
      </w:r>
      <w:del w:id="508" w:author="Rhodes, Justin S" w:date="2026-08-04T14:17:00Z" w16du:dateUtc="2026-08-04T18:17:00Z">
        <w:r w:rsidR="004816FA" w:rsidRPr="00013D8B">
          <w:rPr>
            <w:i/>
            <w:iCs/>
          </w:rPr>
          <w:delText>A.</w:delText>
        </w:r>
      </w:del>
      <w:ins w:id="509" w:author="Rhodes, Justin S" w:date="2026-08-04T14:17:00Z" w16du:dateUtc="2026-08-04T18:17:00Z">
        <w:r w:rsidR="00DD445A" w:rsidRPr="00DD445A">
          <w:rPr>
            <w:i/>
            <w:iCs/>
          </w:rPr>
          <w:t>Amphiprion</w:t>
        </w:r>
      </w:ins>
      <w:r w:rsidR="00DD445A" w:rsidRPr="00DD445A">
        <w:rPr>
          <w:i/>
          <w:iCs/>
        </w:rPr>
        <w:t xml:space="preserve"> ocellaris</w:t>
      </w:r>
      <w:r w:rsidR="00DD445A" w:rsidRPr="00DD445A">
        <w:rPr>
          <w:rPrChange w:id="510" w:author="Rhodes, Justin S" w:date="2026-08-04T14:17:00Z" w16du:dateUtc="2026-08-04T18:17:00Z">
            <w:rPr>
              <w:i/>
            </w:rPr>
          </w:rPrChange>
        </w:rPr>
        <w:t>.</w:t>
      </w:r>
      <w:r w:rsidR="00DD445A" w:rsidRPr="00DD445A">
        <w:t xml:space="preserve"> </w:t>
      </w:r>
      <w:del w:id="511" w:author="Rhodes, Justin S" w:date="2026-08-04T14:17:00Z" w16du:dateUtc="2026-08-04T18:17:00Z">
        <w:r w:rsidR="004816FA" w:rsidRPr="00013D8B">
          <w:delText xml:space="preserve">We provide a cell-type level analysis of </w:delText>
        </w:r>
      </w:del>
      <w:ins w:id="512" w:author="Rhodes, Justin S" w:date="2026-08-04T14:17:00Z" w16du:dateUtc="2026-08-04T18:17:00Z">
        <w:r w:rsidR="00DD445A" w:rsidRPr="00DD445A">
          <w:t xml:space="preserve">By integrating these datasets with behavioral observations, circulating steroid hormones, and gonadal histology, we reconstructed </w:t>
        </w:r>
      </w:ins>
      <w:r w:rsidR="00DD445A" w:rsidRPr="00DD445A">
        <w:t xml:space="preserve">the temporal </w:t>
      </w:r>
      <w:del w:id="513" w:author="Rhodes, Justin S" w:date="2026-08-04T14:17:00Z" w16du:dateUtc="2026-08-04T18:17:00Z">
        <w:r w:rsidR="004816FA" w:rsidRPr="00013D8B">
          <w:delText>order</w:delText>
        </w:r>
      </w:del>
      <w:ins w:id="514" w:author="Rhodes, Justin S" w:date="2026-08-04T14:17:00Z" w16du:dateUtc="2026-08-04T18:17:00Z">
        <w:r w:rsidR="00DD445A" w:rsidRPr="00DD445A">
          <w:t>progression</w:t>
        </w:r>
      </w:ins>
      <w:r w:rsidR="00DD445A" w:rsidRPr="00DD445A">
        <w:t xml:space="preserve"> of sex change</w:t>
      </w:r>
      <w:del w:id="515" w:author="Rhodes, Justin S" w:date="2026-08-04T14:17:00Z" w16du:dateUtc="2026-08-04T18:17:00Z">
        <w:r w:rsidR="004816FA" w:rsidRPr="00013D8B">
          <w:delText xml:space="preserve">, show widespread changes in </w:delText>
        </w:r>
      </w:del>
      <w:ins w:id="516" w:author="Rhodes, Justin S" w:date="2026-08-04T14:17:00Z" w16du:dateUtc="2026-08-04T18:17:00Z">
        <w:r w:rsidR="00DD445A" w:rsidRPr="00DD445A">
          <w:t xml:space="preserve"> from dominant males through intermediate stages to mature females. This approach revealed extensive remodeling of both </w:t>
        </w:r>
      </w:ins>
      <w:r w:rsidR="00DD445A" w:rsidRPr="00DD445A">
        <w:t xml:space="preserve">neuronal and glial populations, </w:t>
      </w:r>
      <w:ins w:id="517" w:author="Rhodes, Justin S" w:date="2026-08-04T14:17:00Z" w16du:dateUtc="2026-08-04T18:17:00Z">
        <w:r w:rsidR="00DD445A" w:rsidRPr="00DD445A">
          <w:t xml:space="preserve">identified </w:t>
        </w:r>
        <w:r w:rsidR="00DD445A" w:rsidRPr="00DD445A">
          <w:lastRenderedPageBreak/>
          <w:t>radial glial cells and the preoptic area as the principal sites of molecular reorganization, and provides a mechanistic framework linking socially induced changes in the brain to the endocrine events that ultimately drive gonadal sex change.</w:t>
        </w:r>
      </w:ins>
    </w:p>
    <w:p w14:paraId="5B499744" w14:textId="3B886D6E" w:rsidR="00EA726B" w:rsidRDefault="00EA726B" w:rsidP="00753C87">
      <w:pPr>
        <w:rPr>
          <w:ins w:id="518" w:author="Rhodes, Justin S" w:date="2026-08-04T14:17:00Z" w16du:dateUtc="2026-08-04T18:17:00Z"/>
        </w:rPr>
      </w:pPr>
      <w:ins w:id="519" w:author="Rhodes, Justin S" w:date="2026-08-04T14:17:00Z" w16du:dateUtc="2026-08-04T18:17:00Z">
        <w:r>
          <w:tab/>
        </w:r>
        <w:r w:rsidRPr="00EA726B">
          <w:t>Among all cell populations, radial glia underwent the most extensive molecular remodeling during sex change, exhibiting the second-highest number of differentially expressed genes and the greatest number of differentially accessible chromatin regions. At first glance, these findings might suggest that radial glia rapidly acquire a female-like phenotype. Surprisingly, however, our machine-learning analyses indicated the opposite: after six months of social ascent, radial glia remained among the most male-like cell populations in the brain. This apparent paradox reflects the complex temporal organization of radial glial remodeling. Rather than transitioning directly from a male to a female transcriptional state, radial glia exhibited a mixture of early, transient, progressive, and late transcriptional programs together with predominantly progressive and late changes in chromatin accessibility. These observations suggest that socially induced sex change does not involve a simple linear feminization of radial glia. Instead, radial glia appear to enter a prolonged transitional state characterized by extensive transcriptional and epigenetic reprogramming while maintaining much of their original cellular identity. Given their established role as the principal neural stem cells of the teleost brain, this prolonged transitional state may provide the cellular substrate through which socially induced signals initiate the neurogenic and neuroendocrine remodeling that precedes gonadal transformation.</w:t>
        </w:r>
      </w:ins>
    </w:p>
    <w:p w14:paraId="0813B91D" w14:textId="5C69B4D3" w:rsidR="00EA726B" w:rsidRPr="00DD445A" w:rsidRDefault="00EA726B" w:rsidP="00753C87">
      <w:pPr>
        <w:rPr>
          <w:ins w:id="520" w:author="Rhodes, Justin S" w:date="2026-08-04T14:17:00Z" w16du:dateUtc="2026-08-04T18:17:00Z"/>
        </w:rPr>
      </w:pPr>
      <w:ins w:id="521" w:author="Rhodes, Justin S" w:date="2026-08-04T14:17:00Z" w16du:dateUtc="2026-08-04T18:17:00Z">
        <w:r>
          <w:tab/>
        </w:r>
        <w:r w:rsidRPr="00EA726B">
          <w:t xml:space="preserve">One of the earliest and most striking features of this transitional radial glial state was the transient reduction in expression of the brain aromatase gene, </w:t>
        </w:r>
        <w:r w:rsidRPr="00EA726B">
          <w:rPr>
            <w:i/>
            <w:iCs/>
          </w:rPr>
          <w:t>cyp19a1b</w:t>
        </w:r>
        <w:r w:rsidRPr="00EA726B">
          <w:t>. Because radial glia are the principal source of aromatase in the teleost brain, this finding suggests that local estrogenic signaling within the ventrocaudal telencephalon is selectively reduced during the intermediate phase of sex change. In zebrafish, radial glia similarly downregulate aromatase as they enter regenerative neurogenic programs following brain injury (</w:t>
        </w:r>
        <w:r w:rsidRPr="00EA726B">
          <w:rPr>
            <w:highlight w:val="yellow"/>
          </w:rPr>
          <w:t>xx24</w:t>
        </w:r>
        <w:r w:rsidRPr="00EA726B">
          <w:t xml:space="preserve">), raising the possibility that transient suppression of estrogen synthesis represents a conserved feature of radial glial activation. Our observations therefore suggest that reduced aromatase expression may help establish the permissive cellular environment required for the increased recruitment of neural stem cells into the neurogenic lineage that we observed during the intermediate phase. </w:t>
        </w:r>
        <w:r w:rsidR="0081143E" w:rsidRPr="0081143E">
          <w:t xml:space="preserve">The high expression of estrogen receptors within the 6_POA_Mixed population further suggests that these neurons are well positioned to respond to the local reduction in estrogen signaling associated with </w:t>
        </w:r>
        <w:r w:rsidR="0081143E" w:rsidRPr="0081143E">
          <w:rPr>
            <w:i/>
            <w:iCs/>
          </w:rPr>
          <w:t>cyp19a1b</w:t>
        </w:r>
        <w:r w:rsidR="0081143E" w:rsidRPr="0081143E">
          <w:t xml:space="preserve"> downregulation.</w:t>
        </w:r>
        <w:r w:rsidR="0081143E">
          <w:t xml:space="preserve"> </w:t>
        </w:r>
        <w:r w:rsidRPr="00EA726B">
          <w:t>Although previous whole-brain transcriptomic analyses reported progressive increases in brain aromatase expression during protandrous sex change (</w:t>
        </w:r>
        <w:r w:rsidRPr="00EA726B">
          <w:rPr>
            <w:highlight w:val="yellow"/>
          </w:rPr>
          <w:t>xx16</w:t>
        </w:r>
        <w:r w:rsidRPr="00EA726B">
          <w:t>), the apparent discrepancy may reflect regional specialization that becomes obscur</w:t>
        </w:r>
        <w:commentRangeStart w:id="522"/>
        <w:r w:rsidRPr="00EA726B">
          <w:t xml:space="preserve">ed in bulk tissue analyses, differences in sampling stage, or species-specific differences between </w:t>
        </w:r>
        <w:r w:rsidRPr="00AF03D5">
          <w:rPr>
            <w:i/>
            <w:iCs/>
          </w:rPr>
          <w:t>A.</w:t>
        </w:r>
      </w:ins>
      <w:moveToRangeStart w:id="523" w:author="Rhodes, Justin S" w:date="2026-08-04T14:17:00Z" w:name="move236745456"/>
      <w:moveTo w:id="524" w:author="Rhodes, Justin S" w:date="2026-08-04T14:17:00Z" w16du:dateUtc="2026-08-04T18:17:00Z">
        <w:r w:rsidRPr="00AF03D5">
          <w:rPr>
            <w:i/>
            <w:iCs/>
          </w:rPr>
          <w:t xml:space="preserve"> oc</w:t>
        </w:r>
        <w:commentRangeEnd w:id="522"/>
        <w:r w:rsidR="00AF03D5" w:rsidRPr="00AF03D5">
          <w:rPr>
            <w:rStyle w:val="CommentReference"/>
            <w:i/>
            <w:iCs/>
            <w:sz w:val="24"/>
            <w:szCs w:val="30"/>
          </w:rPr>
          <w:commentReference w:id="522"/>
        </w:r>
        <w:r w:rsidRPr="00AF03D5">
          <w:rPr>
            <w:i/>
            <w:iCs/>
          </w:rPr>
          <w:t>ellaris</w:t>
        </w:r>
        <w:r w:rsidRPr="00EA726B">
          <w:rPr>
            <w:rPrChange w:id="525" w:author="Rhodes, Justin S" w:date="2026-08-04T14:17:00Z" w16du:dateUtc="2026-08-04T18:17:00Z">
              <w:rPr>
                <w:i/>
              </w:rPr>
            </w:rPrChange>
          </w:rPr>
          <w:t xml:space="preserve"> </w:t>
        </w:r>
        <w:r w:rsidRPr="00EA726B">
          <w:t xml:space="preserve">and </w:t>
        </w:r>
        <w:r w:rsidRPr="00AF03D5">
          <w:rPr>
            <w:i/>
            <w:iCs/>
          </w:rPr>
          <w:t>A. bicinctus</w:t>
        </w:r>
        <w:r w:rsidRPr="00EA726B">
          <w:t xml:space="preserve">. </w:t>
        </w:r>
      </w:moveTo>
      <w:moveToRangeEnd w:id="523"/>
      <w:del w:id="526" w:author="Rhodes, Justin S" w:date="2026-08-04T14:17:00Z" w16du:dateUtc="2026-08-04T18:17:00Z">
        <w:r w:rsidR="004816FA" w:rsidRPr="00013D8B">
          <w:delText xml:space="preserve">and provide a novel model for the </w:delText>
        </w:r>
      </w:del>
      <w:ins w:id="527" w:author="Rhodes, Justin S" w:date="2026-08-04T14:17:00Z" w16du:dateUtc="2026-08-04T18:17:00Z">
        <w:r w:rsidRPr="00EA726B">
          <w:t>Among these possibilities, the regional specificity revealed by our cell-type-resolved analysis appears the most likely explanation.</w:t>
        </w:r>
      </w:ins>
    </w:p>
    <w:p w14:paraId="1FC0CAF2" w14:textId="5FF9D1E3" w:rsidR="00E01B46" w:rsidRDefault="0074463F" w:rsidP="004816FA">
      <w:pPr>
        <w:ind w:firstLine="720"/>
        <w:rPr>
          <w:ins w:id="528" w:author="Rhodes, Justin S" w:date="2026-08-04T14:17:00Z" w16du:dateUtc="2026-08-04T18:17:00Z"/>
        </w:rPr>
      </w:pPr>
      <w:ins w:id="529" w:author="Rhodes, Justin S" w:date="2026-08-04T14:17:00Z" w16du:dateUtc="2026-08-04T18:17:00Z">
        <w:r w:rsidRPr="0074463F">
          <w:t xml:space="preserve">The preoptic area emerged as the principal neuronal target of this radial glial remodeling. Previous work from our laboratory demonstrated that neurogenesis increases within the POA during protandrous sex change, but the identities and developmental progression of the newly generated neurons remained unknown. Our results provide multiple independent lines of evidence that these newborn neurons are incorporated into preoptic neuroendocrine circuits. The POA exhibited the greatest transcriptional remodeling of any neuronal population and underwent a progressive increase in cell abundance across sex change. In addition, extracellular matrix remodeling, increased expression of developmental and axon-guidance gene modules, and </w:t>
        </w:r>
        <w:r w:rsidRPr="0074463F">
          <w:lastRenderedPageBreak/>
          <w:t>CytoTRACE analyses identified an expanded population of relatively immature neurons during the intermediate phase that subsequently matured in females. Together, these findings suggest that POA remodeling occurs in two temporally distinct phases: an early phase characterized by neurogenesis and neuronal differentiation, followed by a later phase in which these neurons acquire mature transcriptional identities and become incorporated into the female neuroendocrine network. Although extracellular matrix remodeling could also reflect structural plasticity independent of neurogenesis, the convergence of changes in cell abundance, developmental gene expression, cellular maturity, and our previous lineage-tracing study strongly supports increased neurogenesis as a major contributor to POA remodeling during sex change.</w:t>
        </w:r>
      </w:ins>
    </w:p>
    <w:p w14:paraId="2C4E20F0" w14:textId="4A6BB114" w:rsidR="00E471D6" w:rsidRDefault="00E471D6" w:rsidP="004816FA">
      <w:pPr>
        <w:ind w:firstLine="720"/>
        <w:rPr>
          <w:ins w:id="530" w:author="Rhodes, Justin S" w:date="2026-08-04T14:17:00Z" w16du:dateUtc="2026-08-04T18:17:00Z"/>
        </w:rPr>
      </w:pPr>
      <w:ins w:id="531" w:author="Rhodes, Justin S" w:date="2026-08-04T14:17:00Z" w16du:dateUtc="2026-08-04T18:17:00Z">
        <w:r w:rsidRPr="00E471D6">
          <w:t xml:space="preserve">In addition to radial glia and POA neurons, microglia also underwent disproportionately extensive transcriptional remodeling during sex change. Although the functional significance of these changes remains unclear, microglia </w:t>
        </w:r>
        <w:r>
          <w:t xml:space="preserve">are well </w:t>
        </w:r>
        <w:r w:rsidRPr="00E471D6">
          <w:t>established as regulators of adult neurogenesis, neuronal maturation, synaptic remodeling, and the elimination of neurons and synapses during circuit refinement. Given that several neuronal populations declined in abundance while others expanded during sex change, microglia may contribute both to the maturation of newly generated neurons and to the remodeling or elimination of neuronal populations that are no longer required as reproductive circuits transition to the female state.</w:t>
        </w:r>
      </w:ins>
    </w:p>
    <w:p w14:paraId="3D37DEA9" w14:textId="0279CAE3" w:rsidR="00E01B46" w:rsidRDefault="0081143E" w:rsidP="004816FA">
      <w:pPr>
        <w:ind w:firstLine="720"/>
        <w:rPr>
          <w:ins w:id="532" w:author="Rhodes, Justin S" w:date="2026-08-04T14:17:00Z" w16du:dateUtc="2026-08-04T18:17:00Z"/>
        </w:rPr>
      </w:pPr>
      <w:ins w:id="533" w:author="Rhodes, Justin S" w:date="2026-08-04T14:17:00Z" w16du:dateUtc="2026-08-04T18:17:00Z">
        <w:r w:rsidRPr="0081143E">
          <w:t xml:space="preserve">Among the </w:t>
        </w:r>
        <w:r>
          <w:t xml:space="preserve">POA </w:t>
        </w:r>
        <w:r w:rsidRPr="0081143E">
          <w:t>neuroendocrine populations undergoing remodeling, CCKB-expressing neurons emerged as the strongest candidate for the newly generated neuronal population. This cluster exhibited one of the largest increases in cell abundance during sex change, displayed an immature transcriptional profile during the intermediate phase, and acquired a mature female-like state only later, consistent with the developmental progression inferred from our CytoTRACE analyses. Recent studies in teleosts have identified cholecystokinin signaling as a major regulator of pituitary FSH secretion, functioning in many respects as a gonadotropin-releasing system specifically for the FSH axis. Because FSH is essential for ovarian growth, follicular development, and vitellogenesis, the selective expansion and maturation of CCKB-expressing neurons during sex change provides a plausible mechanistic link between socially induced neurogenesis and activation of the female reproductive axis. Although additional functional studies will be required to establish causality, our findings raise the possibility that radial glia-generated neurons are preferentially incorporated into the CCKB neuroendocrine pathway, thereby coupling social status to ovarian development.</w:t>
        </w:r>
      </w:ins>
    </w:p>
    <w:p w14:paraId="77935C04" w14:textId="75F03EF5" w:rsidR="005A5613" w:rsidRDefault="005A5613" w:rsidP="004816FA">
      <w:pPr>
        <w:ind w:firstLine="720"/>
        <w:rPr>
          <w:ins w:id="534" w:author="Rhodes, Justin S" w:date="2026-08-04T14:17:00Z" w16du:dateUtc="2026-08-04T18:17:00Z"/>
        </w:rPr>
      </w:pPr>
      <w:ins w:id="535" w:author="Rhodes, Justin S" w:date="2026-08-04T14:17:00Z" w16du:dateUtc="2026-08-04T18:17:00Z">
        <w:r w:rsidRPr="005A5613">
          <w:t>Additional changes within the POA further support coordinated remodeling of the pituitary gonadotroph axis during sex change. In addition to the expansion of CCKB-expressing neurons, multiple neuroendocrine pathways converged on a pattern consistent with increased FSH signaling and reduced LH signaling as fish transitioned to the female state. Receptors for the LH-stimulatory neuropeptides neuropeptide Y (NPY) and neurokinin B (NKB) were downregulated, whereas expression of the dopamine receptor, a pathway associated with inhibition of LH release in teleosts, increased. Together, these coordinated changes suggest that remodeling of the POA is not limited to the generation of new neuroendocrine neurons but involves a broader reorganization of signaling pathways that collectively shift pituitary regulation from a male- toward a female-typical endocrine state.</w:t>
        </w:r>
      </w:ins>
    </w:p>
    <w:p w14:paraId="6DF6ED84" w14:textId="5CC1E9A8" w:rsidR="005A5613" w:rsidRDefault="005A5613" w:rsidP="004816FA">
      <w:pPr>
        <w:ind w:firstLine="720"/>
        <w:rPr>
          <w:ins w:id="536" w:author="Rhodes, Justin S" w:date="2026-08-04T14:17:00Z" w16du:dateUtc="2026-08-04T18:17:00Z"/>
        </w:rPr>
      </w:pPr>
      <w:ins w:id="537" w:author="Rhodes, Justin S" w:date="2026-08-04T14:17:00Z" w16du:dateUtc="2026-08-04T18:17:00Z">
        <w:r w:rsidRPr="005A5613">
          <w:t>Collectively, our findings support a model in which socially induced sex change proceeds through two temporally distinct phases of brain remodeling (</w:t>
        </w:r>
        <w:r w:rsidRPr="00E471D6">
          <w:rPr>
            <w:highlight w:val="yellow"/>
          </w:rPr>
          <w:t>Fig. XX</w:t>
        </w:r>
        <w:r w:rsidRPr="005A5613">
          <w:t xml:space="preserve">). During the intermediate phase, social ascent rapidly activates radial glia, resulting in transient downregulation of </w:t>
        </w:r>
        <w:r w:rsidRPr="00773EB3">
          <w:rPr>
            <w:i/>
            <w:iCs/>
          </w:rPr>
          <w:t>cyp19a1b</w:t>
        </w:r>
        <w:r w:rsidRPr="005A5613">
          <w:t xml:space="preserve">, recruitment of neural stem cells, and the production of immature neurons that populate the preoptic area. At this stage, many of the molecular programs associated with </w:t>
        </w:r>
        <w:r w:rsidRPr="005A5613">
          <w:lastRenderedPageBreak/>
          <w:t>neurogenesis, neuronal differentiation, and circuit assembly are initiated, yet the newly generated neurons remain relatively immature and the POA retains much of its male-like molecular identity. During the subsequent transition to the female state, these neurons acquire mature transcriptional profiles while neuroendocrine pathways are remodeled in a manner consistent with increased FSH signaling and reduced LH signaling, coincident with ovarian differentiation and changes in circulating sex steroids. This temporal sequence raises the possibility that the intermediate stage represents a developmental program that establishes the cellular substrate for female neuroendocrine circuits, whereas subsequent endocrine feedback from the transforming gonad contributes to their maturation and stabilization. Rather than representing a simple linear feminization of the brain, our findings suggest that socially induced sex change is orchestrated through sequential interactions among radial glia, neurogenesis, neuroendocrine remodeling, and the gonad.</w:t>
        </w:r>
      </w:ins>
    </w:p>
    <w:p w14:paraId="3A9EF1F5" w14:textId="1F90E535" w:rsidR="005A5613" w:rsidRDefault="005A5613" w:rsidP="004816FA">
      <w:pPr>
        <w:ind w:firstLine="720"/>
      </w:pPr>
      <w:ins w:id="538" w:author="Rhodes, Justin S" w:date="2026-08-04T14:17:00Z" w16du:dateUtc="2026-08-04T18:17:00Z">
        <w:r w:rsidRPr="005A5613">
          <w:t xml:space="preserve">Several important questions remain. Most notably, the identity of the </w:t>
        </w:r>
        <w:r w:rsidR="00E471D6">
          <w:t>neurobiological</w:t>
        </w:r>
        <w:r w:rsidRPr="005A5613">
          <w:t xml:space="preserve"> signal that initiates radial glial remodeling is unknown, as is the </w:t>
        </w:r>
      </w:ins>
      <w:r w:rsidRPr="005A5613">
        <w:t xml:space="preserve">mechanism by which </w:t>
      </w:r>
      <w:del w:id="539" w:author="Rhodes, Justin S" w:date="2026-08-04T14:17:00Z" w16du:dateUtc="2026-08-04T18:17:00Z">
        <w:r w:rsidR="004816FA" w:rsidRPr="00013D8B">
          <w:delText xml:space="preserve">protandrous sex change is driven. We show that the largest changes to occur during sex change occur in RGCs and </w:delText>
        </w:r>
        <w:r w:rsidR="00D047AE" w:rsidRPr="00013D8B">
          <w:delText>the POA</w:delText>
        </w:r>
        <w:r w:rsidR="004816FA" w:rsidRPr="00013D8B">
          <w:delText xml:space="preserve">, and these changes are closely tied. </w:delText>
        </w:r>
      </w:del>
      <w:ins w:id="540" w:author="Rhodes, Justin S" w:date="2026-08-04T14:17:00Z" w16du:dateUtc="2026-08-04T18:17:00Z">
        <w:r w:rsidRPr="005A5613">
          <w:t>changes in gonadal steroid production influence the maturation of newly generated neurons. We further predict that the newborn neurons populating the POA are enriched for CCKB-expressing neuroendocrine cells, a hypothesis that can now be tested directly using lineage tracing and functional manipulation. Resolving these questions will provide a mechanistic understanding of how social information is transformed into stable changes in reproductive neuroendocrine circuitry.</w:t>
        </w:r>
      </w:ins>
    </w:p>
    <w:p w14:paraId="5659A4DB" w14:textId="2D0ECD06" w:rsidR="004816FA" w:rsidRDefault="004816FA" w:rsidP="005A5613">
      <w:pPr>
        <w:ind w:firstLine="720"/>
        <w:rPr>
          <w:ins w:id="541" w:author="Rhodes, Justin S" w:date="2026-08-04T14:17:00Z" w16du:dateUtc="2026-08-04T18:17:00Z"/>
        </w:rPr>
      </w:pPr>
      <w:del w:id="542" w:author="Rhodes, Justin S" w:date="2026-08-04T14:17:00Z" w16du:dateUtc="2026-08-04T18:17:00Z">
        <w:r w:rsidRPr="00013D8B">
          <w:delText xml:space="preserve">In RGCs, we saw a significant reduction </w:delText>
        </w:r>
        <w:r w:rsidR="00F3627F" w:rsidRPr="00013D8B">
          <w:delText xml:space="preserve">of </w:delText>
        </w:r>
        <w:r w:rsidRPr="00013D8B">
          <w:delText xml:space="preserve">brain aromatase expression. This is in direct opposition to previous work that has shown that brain aromatase expression increases linearly during protandrous sex change </w:delText>
        </w:r>
        <w:r w:rsidRPr="00013D8B">
          <w:fldChar w:fldCharType="begin"/>
        </w:r>
        <w:r w:rsidR="00536D5D">
          <w:delInstrText xml:space="preserve"> ADDIN ZOTERO_ITEM CSL_CITATION {"citationID":"q7GAbdw0","properties":{"unsorted":false,"formattedCitation":"(16)","plainCitation":"(16)","noteIndex":0},"citationItems":[{"id":520,"uris":["http://zotero.org/users/11313215/items/U7SJXVK7","http://zotero.org/users/11313215/items/BJWDPF4G"],"itemData":{"id":520,"type":"article-journal","abstract":"Sequential hermaphroditism is a unique reproductive strategy among teleosts that is displayed mainly in fish species living in the coral reef environment. The reproductive biology of hermaphrodites has long been intriguing; however, very little is known about the molecular pathways underlying their sex change. Here, we provide the first de novo transcriptome analyses of a hermaphrodite teleost´s undergoing sex change in its natural environment. Our study has examined relative gene expression across multiple groups—rather than just two contrasting conditions— and has allowed us to explore the differential expression patterns throughout the whole process. Our analysis has highlighted the rapid and complex genomic response of the brain associated with sex change, which is subsequently transmitted to the gonads, identifying a large number of candidate genes, some well-known and some novel, involved in the process. The present study provides strong evidence of the importance of the sex steroidogenic machinery during sex change in clownfish, with the aromatase gene playing a central role, both in the brain and the gonad. This work constitutes the first genome-wide study in a social sex-changing species and provides insights into the genetic mechanism governing social sex change and gonadal restructuring in protandrous hermaphrodites.","container-title":"Scientific Reports","DOI":"10.1038/srep35461","ISSN":"2045-2322","issue":"1","journalAbbreviation":"Sci Rep","language":"en","license":"2016 The Author(s)","page":"35461","publisher":"Nature Publishing Group","source":"www.nature.com","title":"Sex Change in Clownfish: Molecular Insights from Transcriptome Analysis","title-short":"Sex Change in Clownfish","volume":"6","author":[{"family":"Casas","given":"Laura"},{"family":"Saborido-Rey","given":"Fran"},{"family":"Ryu","given":"Taewoo"},{"family":"Michell","given":"Craig"},{"family":"Ravasi","given":"Timothy"},{"family":"Irigoien","given":"Xabier"}],"issued":{"date-parts":[["2016",10,17]]}}}],"schema":"https://github.com/citation-style-language/schema/raw/master/csl-citation.json"} </w:delInstrText>
        </w:r>
        <w:r w:rsidRPr="00013D8B">
          <w:fldChar w:fldCharType="separate"/>
        </w:r>
        <w:r w:rsidR="00536D5D" w:rsidRPr="00536D5D">
          <w:rPr>
            <w:rFonts w:cs="Times New Roman"/>
          </w:rPr>
          <w:delText>(16)</w:delText>
        </w:r>
        <w:r w:rsidRPr="00013D8B">
          <w:fldChar w:fldCharType="end"/>
        </w:r>
        <w:r w:rsidRPr="00013D8B">
          <w:delText xml:space="preserve"> and, to our knowledge, is the first time this phenomenon has been shown. There are a few possible explanations for this. First, Casas et al., 2016 performed bulk RNA-seq of the whole brain during sex change. It may be the case that downregulation of brain aromatase is specific</w:delText>
        </w:r>
        <w:r w:rsidR="00137AED" w:rsidRPr="00013D8B">
          <w:delText xml:space="preserve"> to the ventrocaudal telencephalon</w:delText>
        </w:r>
        <w:r w:rsidRPr="00013D8B">
          <w:delText xml:space="preserve"> </w:delText>
        </w:r>
        <w:r w:rsidR="00137AED" w:rsidRPr="00013D8B">
          <w:delText>and</w:delText>
        </w:r>
        <w:r w:rsidRPr="00013D8B">
          <w:delText xml:space="preserve"> is masked when the whole brain is analyzed in bulk. Second, Casas et al. 2016 sampled intermediates only after around 2 months of sex change. It may be</w:delText>
        </w:r>
        <w:r w:rsidR="00F90DC5" w:rsidRPr="00013D8B">
          <w:delText xml:space="preserve"> the case</w:delText>
        </w:r>
        <w:r w:rsidRPr="00013D8B">
          <w:delText xml:space="preserve"> that aromatase expression increases early in sex change before </w:delText>
        </w:r>
        <w:r w:rsidR="00F90DC5" w:rsidRPr="00013D8B">
          <w:delText>the point</w:delText>
        </w:r>
        <w:r w:rsidRPr="00013D8B">
          <w:delText xml:space="preserve"> Casas sampled before dropping by the 6-month mark when we sampled. The third possibility is that these observed differences are due to species differences between </w:delText>
        </w:r>
        <w:r w:rsidRPr="00013D8B">
          <w:rPr>
            <w:i/>
            <w:iCs/>
          </w:rPr>
          <w:delText>A.</w:delText>
        </w:r>
      </w:del>
      <w:ins w:id="543" w:author="Rhodes, Justin S" w:date="2026-08-04T14:17:00Z" w16du:dateUtc="2026-08-04T18:17:00Z">
        <w:r w:rsidR="005A5613" w:rsidRPr="005A5613">
          <w:t>More broadly, our findings suggest that socially induced sex change is not accomplished through the direct conversion of existing neural circuits but through a temporally ordered program of developmental remodeling. Rather than functioning solely as support cells, radial glia emerge as central integrators of social information, initiating a cascade of neurogenesis and neuroendocrine reorganization that ultimately reshapes reproductive physiology. This framework raises the possibility that prolonged intermediate states, observed in many sequentially hermaphroditic teleosts, represent active developmental phases during which new neural circuits are assembled before they are functionally incorporated into the mature reproductive network. Understanding how social cues initiate this developmental program and how gonadal feedback subsequently stabilizes these newly formed circuits will provide important insights into the mechanisms by which the adult vertebrate brain reorganizes in response to changing social environments</w:t>
        </w:r>
        <w:r w:rsidR="005A5613">
          <w:t>.</w:t>
        </w:r>
      </w:ins>
    </w:p>
    <w:p w14:paraId="1B7EE4ED" w14:textId="37589D20" w:rsidR="004816FA" w:rsidRPr="00013D8B" w:rsidRDefault="00EA726B" w:rsidP="004816FA">
      <w:pPr>
        <w:ind w:firstLine="720"/>
        <w:rPr>
          <w:del w:id="544" w:author="Rhodes, Justin S" w:date="2026-08-04T14:17:00Z" w16du:dateUtc="2026-08-04T18:17:00Z"/>
        </w:rPr>
      </w:pPr>
      <w:moveFromRangeStart w:id="545" w:author="Rhodes, Justin S" w:date="2026-08-04T14:17:00Z" w:name="move236745456"/>
      <w:moveFrom w:id="546" w:author="Rhodes, Justin S" w:date="2026-08-04T14:17:00Z" w16du:dateUtc="2026-08-04T18:17:00Z">
        <w:r w:rsidRPr="00AF03D5">
          <w:rPr>
            <w:i/>
            <w:iCs/>
          </w:rPr>
          <w:t xml:space="preserve"> ocellaris</w:t>
        </w:r>
        <w:r w:rsidRPr="00EA726B">
          <w:rPr>
            <w:rPrChange w:id="547" w:author="Rhodes, Justin S" w:date="2026-08-04T14:17:00Z" w16du:dateUtc="2026-08-04T18:17:00Z">
              <w:rPr>
                <w:i/>
              </w:rPr>
            </w:rPrChange>
          </w:rPr>
          <w:t xml:space="preserve"> </w:t>
        </w:r>
        <w:r w:rsidRPr="00EA726B">
          <w:t xml:space="preserve">and </w:t>
        </w:r>
        <w:r w:rsidRPr="00AF03D5">
          <w:rPr>
            <w:i/>
            <w:iCs/>
          </w:rPr>
          <w:t>A. bicinctus</w:t>
        </w:r>
        <w:r w:rsidRPr="00EA726B">
          <w:t xml:space="preserve">. </w:t>
        </w:r>
      </w:moveFrom>
      <w:moveFromRangeEnd w:id="545"/>
      <w:del w:id="548" w:author="Rhodes, Justin S" w:date="2026-08-04T14:17:00Z" w16du:dateUtc="2026-08-04T18:17:00Z">
        <w:r w:rsidR="004816FA" w:rsidRPr="00013D8B">
          <w:delText xml:space="preserve">Of the possibilities, the first seems most likely. </w:delText>
        </w:r>
      </w:del>
    </w:p>
    <w:p w14:paraId="6E212964" w14:textId="36AD119D" w:rsidR="004816FA" w:rsidRPr="00013D8B" w:rsidRDefault="004816FA" w:rsidP="004816FA">
      <w:pPr>
        <w:ind w:firstLine="720"/>
        <w:rPr>
          <w:del w:id="549" w:author="Rhodes, Justin S" w:date="2026-08-04T14:17:00Z" w16du:dateUtc="2026-08-04T18:17:00Z"/>
        </w:rPr>
      </w:pPr>
      <w:del w:id="550" w:author="Rhodes, Justin S" w:date="2026-08-04T14:17:00Z" w16du:dateUtc="2026-08-04T18:17:00Z">
        <w:r w:rsidRPr="00013D8B">
          <w:delText xml:space="preserve">The reduction in brain aromatase expression in RGCs provides a potential mechanism both by which neurogenesis is stimulated during sex change, and by which changes in the </w:delText>
        </w:r>
        <w:r w:rsidR="00F61EA0" w:rsidRPr="00013D8B">
          <w:delText>POA</w:delText>
        </w:r>
        <w:r w:rsidRPr="00013D8B">
          <w:delText xml:space="preserve"> are orchestrated. In zebrafish, it has been shown that during regeneration following lesion, RGCs downregulate aromatase expression as they differentiate into neurons</w:delText>
        </w:r>
        <w:r w:rsidRPr="00013D8B">
          <w:fldChar w:fldCharType="begin"/>
        </w:r>
        <w:r w:rsidR="00536D5D">
          <w:delInstrText xml:space="preserve"> ADDIN ZOTERO_ITEM CSL_CITATION {"citationID":"mXnmAaWu","properties":{"unsorted":false,"formattedCitation":"(24)","plainCitation":"(24)","noteIndex":0},"citationItems":[{"id":5261,"uris":["http://zotero.org/users/11313215/items/FI8565AV"],"itemData":{"id":5261,"type":"article-journal","abstract":"This article is part of a Special Issue \"Hormones &amp; Neurotrauma\". The brain of the adult teleost fish exhibits intense neurogenic activity and an outstanding capability for brain repair. Remarkably, the brain estrogen-synthesizing enzyme, aromatase B, is strongly expressed, particularly in adult fishes, in radial glial cells, which act as progenitors. Using zebrafish, we tested the hypothesis that estrogens affect adult neurogenesis and brain regeneration by modulating the neurogenic activity of radial glial cells. To investigate this, the estrogenic environment was modified through inhibition of aromatase activity, blockade of nuclear estrogen receptors, or estrogenic treatments. Estrogens significantly decreased cell proliferation and migration at the olfactory bulbs/telencephalon junction and in the mediobasal hypothalamus. It also appears that cell survival is reduced at the olfactory bulbs/telencephalon junction. We also developed a model of telencephalic lesion to assess the role of aromatase and estrogens in brain repair. Proliferation increased rapidly immediately after the lesion in the parenchyma of the injured telencephalon, while proliferation at the ventricular surface appeared after 48h and peaked at 7days. At this time, most proliferative cells express Sox2, however, none of these Sox2 positive cells correspond to aromatase B-positive radial glial cells. Interestingly, aromatase B expression was significantly reduced 48h and 7days after the injury, but surprisingly, at 72h after lesion, aromatase B expression appeared de novo expressed in parenchyma cells, suggesting a role for this ectopic expression of aromatase in brain repair mechanisms. Altogether these data suggest that estrogens modulate adult, but not reparative neurogenesis, in zebrafish.","collection-title":"Hormones &amp; Neurotrauma: Protection, Degeneration and Plasticity","container-title":"Hormones and Behavior","DOI":"10.1016/j.yhbeh.2012.04.003","ISSN":"0018-506X","issue":"2","journalAbbreviation":"Hormones and Behavior","page":"193-207","source":"ScienceDirect","title":"Effects of estradiol in adult neurogenesis and brain repair in zebrafish","volume":"63","author":[{"family":"Diotel","given":"Nicolas"},{"family":"Vaillant","given":"Colette"},{"family":"Gabbero","given":"Cyril"},{"family":"Mironov","given":"Svetlana"},{"family":"Fostier","given":"Alexis"},{"family":"Gueguen","given":"Marie-Madeleine"},{"family":"Anglade","given":"Isabelle"},{"family":"Kah","given":"Olivier"},{"family":"Pellegrini","given":"Elisabeth"}],"issued":{"date-parts":[["2013",2,1]]}}}],"schema":"https://github.com/citation-style-language/schema/raw/master/csl-citation.json"} </w:delInstrText>
        </w:r>
        <w:r w:rsidRPr="00013D8B">
          <w:fldChar w:fldCharType="separate"/>
        </w:r>
        <w:r w:rsidR="00536D5D" w:rsidRPr="00536D5D">
          <w:rPr>
            <w:rFonts w:cs="Times New Roman"/>
          </w:rPr>
          <w:delText>(24)</w:delText>
        </w:r>
        <w:r w:rsidRPr="00013D8B">
          <w:fldChar w:fldCharType="end"/>
        </w:r>
        <w:r w:rsidRPr="00013D8B">
          <w:delText xml:space="preserve">. In mammalian literature, it is well known that prenatally, high estrogen signaling has a masculinizing effect on sexually dimorphic regions of the brain </w:delText>
        </w:r>
        <w:r w:rsidRPr="00013D8B">
          <w:fldChar w:fldCharType="begin"/>
        </w:r>
        <w:r w:rsidR="00536D5D">
          <w:delInstrText xml:space="preserve"> ADDIN ZOTERO_ITEM CSL_CITATION {"citationID":"KV6Vt2PT","properties":{"unsorted":false,"formattedCitation":"(57)","plainCitation":"(57)","noteIndex":0},"citationItems":[{"id":6193,"uris":["http://zotero.org/users/11313215/items/BJXCTRXH"],"itemData":{"id":6193,"type":"article-journal","abstract":"Estradiol is the most potent and ubiquitous member of a class of steroid hormones called estrogens. Fetuses and newborns are exposed to estradiol derived from their mother, their own gonads, and synthesized locally in their brains. Receptors for estradiol are nuclear transcription factors that regulate gene expression but also have actions at the membrane, including activation of signal transduction pathways. The developing brain expresses high levels of receptors for estradiol. The actions of estradiol on developing brain are generally permanent and range from establishment of sex differences to pervasive trophic and neuroprotective effects. Cellular end points mediated by estradiol include the following: 1) apoptosis, with estradiol preventing it in some regions but promoting it in others; 2) synaptogenesis, again estradiol promotes in some regions and inhibits in others; and 3) morphometry of neurons and astrocytes. Estradiol also impacts cellular physiology by modulating calcium handling, immediate-early-gene expression, and kinase activity. The specific mechanisms of estradiol action permanently impacting the brain are regionally specific and often involve neuronal/glial cross-talk. The introduction of endocrine disrupting compounds into the environment that mimic or alter the actions of estradiol has generated considerable concern, and the developing brain is a particularly sensitive target. Prostaglandins, glutamate, GABA, granulin, and focal adhesion kinase are among the signaling molecules co-opted by estradiol to differentiate male from female brains, but much remains to be learned. Only by understanding completely the mechanisms and impact of estradiol action on the developing brain can we also understand when these processes go awry.","container-title":"Physiological Reviews","DOI":"10.1152/physrev.00010.2007","ISSN":"0031-9333","issue":"1","page":"91-134","publisher":"American Physiological Society","source":"journals.physiology.org (Atypon)","title":"Estradiol and the Developing Brain","volume":"88","author":[{"family":"McCARTHY","given":"MARGARET M."}],"issued":{"date-parts":[["2008",1]]}}}],"schema":"https://github.com/citation-style-language/schema/raw/master/csl-citation.json"} </w:delInstrText>
        </w:r>
        <w:r w:rsidRPr="00013D8B">
          <w:fldChar w:fldCharType="separate"/>
        </w:r>
        <w:r w:rsidR="00536D5D" w:rsidRPr="00536D5D">
          <w:rPr>
            <w:rFonts w:cs="Times New Roman"/>
          </w:rPr>
          <w:delText>(57)</w:delText>
        </w:r>
        <w:r w:rsidRPr="00013D8B">
          <w:fldChar w:fldCharType="end"/>
        </w:r>
        <w:r w:rsidRPr="00013D8B">
          <w:delText xml:space="preserve">. In teleosts, the situation is more complicated as teleost physiology is much more sexually labile than in mammals </w:delText>
        </w:r>
        <w:r w:rsidRPr="00013D8B">
          <w:fldChar w:fldCharType="begin"/>
        </w:r>
        <w:r w:rsidR="00536D5D">
          <w:delInstrText xml:space="preserve"> ADDIN ZOTERO_ITEM CSL_CITATION {"citationID":"7Ezvi4Cd","properties":{"unsorted":false,"formattedCitation":"(58)","plainCitation":"(58)","noteIndex":0},"citationItems":[{"id":6320,"uris":["http://zotero.org/users/11313215/items/KIQABYDP"],"itemData":{"id":6320,"type":"article-journal","abstract":"Vertebrate brains are sexually differentiated, giving rise to differences in various physiological and behavioral phenotypes between the sexes. In developing mammals and birds, the neural substrate underlying sex-dependent physiology and behavior undergoes an irreversible process of sexual differentiation due to the effects of perinatal gonadal steroids and sex chromosome complement. The differentiated neural substrate is then activated in the adult by the sex-specific steroid milieu to facilitate the expression of sex-typical phenotypes. However, this well-established concept does not hold for teleost fish, whose sexual phenotypes (behavioral or otherwise) are highly labile throughout life and can be reversed even in adulthood. Indeed, the available evidence suggests that, in teleosts, neither gonadal steroids early in development nor the sex chromosome complement contribute much to brain sexual differentiation; instead, steroids in adulthood serve to both differentiate the neural substrate and activate it to elicit sex-typical phenotypes in a transient and reversible manner. Evidence further suggests that marked sexual dimorphisms and adult steroid-dependent lability in the neural expression of sex steroid receptors constitute the primary molecular basis for sexual differentiation and lability of the teleost brain. The consequent sexually dimorphic but reversible steroid sensitivity in response to the adult steroid milieu may enable the teleost brain to maintain lifelong sexual lability and to undergo phenotypic sex reversal.","container-title":"General and Comparative Endocrinology","DOI":"10.1016/j.ygcen.2019.02.020","ISSN":"0016-6480","journalAbbreviation":"General and Comparative Endocrinology","page":"113129","source":"ScienceDirect","title":"A conceptual framework for understanding sexual differentiation of the teleost brain","volume":"284","author":[{"family":"Okubo","given":"Kataaki"},{"family":"Miyazoe","given":"Daichi"},{"family":"Nishiike","given":"Yuji"}],"issued":{"date-parts":[["2019",12,1]]}}}],"schema":"https://github.com/citation-style-language/schema/raw/master/csl-citation.json"} </w:delInstrText>
        </w:r>
        <w:r w:rsidRPr="00013D8B">
          <w:fldChar w:fldCharType="separate"/>
        </w:r>
        <w:r w:rsidR="00536D5D" w:rsidRPr="00536D5D">
          <w:rPr>
            <w:rFonts w:cs="Times New Roman"/>
          </w:rPr>
          <w:delText>(58)</w:delText>
        </w:r>
        <w:r w:rsidRPr="00013D8B">
          <w:fldChar w:fldCharType="end"/>
        </w:r>
        <w:r w:rsidRPr="00013D8B">
          <w:delText xml:space="preserve">. In teleosts as in mammals, the specific effects of are highly context dependent </w:delText>
        </w:r>
        <w:r w:rsidRPr="00013D8B">
          <w:fldChar w:fldCharType="begin"/>
        </w:r>
        <w:r w:rsidR="00536D5D">
          <w:delInstrText xml:space="preserve"> ADDIN ZOTERO_ITEM CSL_CITATION {"citationID":"TJa3HBcc","properties":{"unsorted":false,"formattedCitation":"(59)","plainCitation":"(59)","noteIndex":0},"citationItems":[{"id":6318,"uris":["http://zotero.org/users/11313215/items/3RRNU5KY"],"itemData":{"id":6318,"type":"article-journal","abstract":"In rodents, estrogens aromatized from androgens in the brain are essential for the development of male-typical behaviors. In many other vertebrates, including humans and teleost fish, however, androgens facilitate these behaviors directly via the androgen receptor without aromatization into estrogens. Here, we report that mutagenesis-derived male medaka fish lacking Cyp19a1b (a subtype of aromatase predominantly expressed in the brain) exhibit severely impaired male-typical mating and aggression, despite elevated brain androgen levels. These phenotypes can be rescued by estrogen administration, indicating that brain-derived estrogens are pivotal for male-typical behaviors even in teleosts. Our results further suggest that these estrogens facilitate male-typical behaviors by potentiating androgen action in the brain via the direct stimulation of androgen receptor transcription. Taken together, these findings reveal a previously unappreciated mode of action of brain-derived estrogens in facilitating male-typical behaviors.","container-title":"eLife","DOI":"10.7554/eLife.97106","ISSN":"2050-084X","journalAbbreviation":"eLife","page":"RP97106","PMID":"41527437","PMCID":"PMC12799210","source":"PubMed Central","title":"Brain-derived estrogens facilitate male-typical behaviors by potentiating androgen receptor signaling in medaka","volume":"13","author":[{"family":"Nishiike","given":"Yuji"},{"family":"Maki","given":"Shizuku"},{"family":"Miyazoe","given":"Daichi"},{"family":"Nakasone","given":"Kiyoshi"},{"family":"Kamei","given":"Yasuhiro"},{"family":"Todo","given":"Takeshi"},{"family":"Ishikawa-Fujiwara","given":"Tomoko"},{"family":"Ohno","given":"Kaoru"},{"family":"Usami","given":"Takeshi"},{"family":"Nagahama","given":"Yoshitaka"},{"family":"Okubo","given":"Kataaki"}]}}],"schema":"https://github.com/citation-style-language/schema/raw/master/csl-citation.json"} </w:delInstrText>
        </w:r>
        <w:r w:rsidRPr="00013D8B">
          <w:fldChar w:fldCharType="separate"/>
        </w:r>
        <w:r w:rsidR="00536D5D" w:rsidRPr="00536D5D">
          <w:rPr>
            <w:rFonts w:cs="Times New Roman"/>
          </w:rPr>
          <w:delText>(59)</w:delText>
        </w:r>
        <w:r w:rsidRPr="00013D8B">
          <w:fldChar w:fldCharType="end"/>
        </w:r>
        <w:r w:rsidRPr="00013D8B">
          <w:delText xml:space="preserve">, in some cases having masculinizing and in other cases feminizing effects. It may be the case that a reduction in estrogenic signaling via </w:delText>
        </w:r>
        <w:r w:rsidRPr="00013D8B">
          <w:rPr>
            <w:i/>
            <w:iCs/>
          </w:rPr>
          <w:delText xml:space="preserve">cyp19a1b </w:delText>
        </w:r>
        <w:r w:rsidRPr="00013D8B">
          <w:delText>downregulation</w:delText>
        </w:r>
        <w:r w:rsidRPr="00013D8B">
          <w:fldChar w:fldCharType="begin"/>
        </w:r>
        <w:r w:rsidR="00536D5D">
          <w:delInstrText xml:space="preserve"> ADDIN ZOTERO_ITEM CSL_CITATION {"citationID":"oEcUHqSX","properties":{"unsorted":false,"formattedCitation":"(60)","plainCitation":"(60)","noteIndex":0},"citationItems":[{"id":6319,"uris":["http://zotero.org/users/11313215/items/SSUP6LSX"],"itemData":{"id":6319,"type":"article-journal","abstract":"Estrogen synthesis and signaling in the brains of vertebrates has pleotropic effects ranging from neurogenesis to modulation of behaviors. The majority of studies on brain-derived estrogens focus on males, but estrogenic signaling in females likely plays important roles in regulation of reproductive cycling and social behaviors. We used females of the mouth brooding African cichlid fish, Astatotilapia burtoni, to test for reproductive state-dependent changes in estrogenic signaling capacity within microdissected brain nuclei that are important for social behaviors. Expression levels of the rate-limiting enzyme aromatase, but not estrogen receptors, measured by qPCR changes across the reproductive cycle. Gravid females that are close to spawning had higher aromatase levels in all brain regions compared to females with lower reproductive potential. This brain aromatase expression was positively correlated with circulating estradiol levels and ovarian readiness. Using chromogenic in situ hybridization we localized aromatase-expressing cells to ependymal regions bordering the ventricles from the forebrain to the hindbrain, and observed more abundant staining in gravid compared to mouth brooding females in most regions. Staining was most prominent in subpallial telencephalic regions, and diencephalic regions of the preoptic area, thalamus, and hypothalamus, but was also observed in sensory and sensorimotor areas of the midbrain and hindbrain. Aromatase expression was observed in radial glial cells, revealed by co-localization with the glial marker GFAP and absence of co-localization with the neuronal marker HuC/D. Collectively these results support the idea that brain-derived estradiol in females may serve important functions in reproductive state-dependent physiological and behavioral processes across vertebrates.","container-title":"Journal of Comparative Neurology","DOI":"10.1002/cne.24908","ISSN":"1096-9861","issue":"15","language":"en","license":"© 2020 Wiley Periodicals, Inc.","note":"_eprint: https://onlinelibrary.wiley.com/doi/pdf/10.1002/cne.24908","page":"2499-2522","source":"Wiley Online Library","title":"Distribution of aromatase in the brain of the African cichlid fish Astatotilapia burtoni: Aromatase expression, but not estrogen receptors, varies with female reproductive-state","title-short":"Distribution of aromatase in the brain of the African cichlid fish Astatotilapia burtoni","volume":"528","author":[{"family":"Maruska","given":"Karen P."},{"family":"Butler","given":"Julie M."},{"family":"Anselmo","given":"Chase"},{"family":"Tandukar","given":"Ganga"}],"issued":{"date-parts":[["2020"]]}}}],"schema":"https://github.com/citation-style-language/schema/raw/master/csl-citation.json"} </w:delInstrText>
        </w:r>
        <w:r w:rsidRPr="00013D8B">
          <w:fldChar w:fldCharType="separate"/>
        </w:r>
        <w:r w:rsidR="00536D5D" w:rsidRPr="00536D5D">
          <w:rPr>
            <w:rFonts w:cs="Times New Roman"/>
          </w:rPr>
          <w:delText>(60)</w:delText>
        </w:r>
        <w:r w:rsidRPr="00013D8B">
          <w:fldChar w:fldCharType="end"/>
        </w:r>
        <w:r w:rsidRPr="00013D8B">
          <w:delText xml:space="preserve"> serves only the purpose of permitting neurogenesis to occur, however, one could also imagine a situation where the reduction in estrogenic signaling is necessary to induce the gene expression and structural changes we’ve shown occur in </w:delText>
        </w:r>
        <w:r w:rsidR="00F61EA0" w:rsidRPr="00013D8B">
          <w:delText>the POA</w:delText>
        </w:r>
        <w:r w:rsidRPr="00013D8B">
          <w:delText>, or a combination of the two</w:delText>
        </w:r>
        <w:r w:rsidR="00543726" w:rsidRPr="00013D8B">
          <w:delText xml:space="preserve"> scenarios</w:delText>
        </w:r>
        <w:r w:rsidRPr="00013D8B">
          <w:delText xml:space="preserve">. Indeed, </w:delText>
        </w:r>
        <w:r w:rsidR="002F0AE6" w:rsidRPr="00013D8B">
          <w:delText>6_POA_Mixed</w:delText>
        </w:r>
        <w:r w:rsidRPr="00013D8B">
          <w:delText xml:space="preserve"> is marked by expression of estrogen receptors well above the levels of other cell types</w:delText>
        </w:r>
        <w:r w:rsidR="003F6938" w:rsidRPr="00013D8B">
          <w:delText xml:space="preserve"> meaning it is sensitive to changes in</w:delText>
        </w:r>
        <w:r w:rsidR="007558D5" w:rsidRPr="00013D8B">
          <w:delText xml:space="preserve"> estrogenic signaling</w:delText>
        </w:r>
        <w:r w:rsidRPr="00013D8B">
          <w:delText xml:space="preserve">. We propose here that in </w:delText>
        </w:r>
        <w:r w:rsidRPr="00013D8B">
          <w:rPr>
            <w:i/>
            <w:iCs/>
          </w:rPr>
          <w:delText>A. ocellaris</w:delText>
        </w:r>
        <w:r w:rsidRPr="00013D8B">
          <w:delText xml:space="preserve"> the loss of estrogenic signaling permits increased neurogenesis, like in mammalian systems is necessary for specifically feminized neurogenesis, and is necessary for feminization of the </w:delText>
        </w:r>
        <w:r w:rsidR="00D047AE" w:rsidRPr="00013D8B">
          <w:delText>POA</w:delText>
        </w:r>
        <w:r w:rsidRPr="00013D8B">
          <w:delText xml:space="preserve">. </w:delText>
        </w:r>
      </w:del>
    </w:p>
    <w:p w14:paraId="093DE49B" w14:textId="1A343F78" w:rsidR="004816FA" w:rsidRPr="00013D8B" w:rsidRDefault="004816FA" w:rsidP="004816FA">
      <w:pPr>
        <w:ind w:firstLine="720"/>
        <w:rPr>
          <w:del w:id="551" w:author="Rhodes, Justin S" w:date="2026-08-04T14:17:00Z" w16du:dateUtc="2026-08-04T18:17:00Z"/>
        </w:rPr>
      </w:pPr>
      <w:del w:id="552" w:author="Rhodes, Justin S" w:date="2026-08-04T14:17:00Z" w16du:dateUtc="2026-08-04T18:17:00Z">
        <w:r w:rsidRPr="00013D8B">
          <w:delText xml:space="preserve">Many of the gene expression changes we observed in </w:delText>
        </w:r>
        <w:r w:rsidR="002F0AE6" w:rsidRPr="00013D8B">
          <w:delText>6_POA_Mixed</w:delText>
        </w:r>
        <w:r w:rsidRPr="00013D8B">
          <w:delText xml:space="preserve"> converge on changes to the LH and FSH balance: a reduction of LH and an increase of FSH as feminization occurs. NPY and NKB have been shown to stimulate LH release </w:delText>
        </w:r>
        <w:r w:rsidRPr="00013D8B">
          <w:fldChar w:fldCharType="begin"/>
        </w:r>
        <w:r w:rsidR="00536D5D">
          <w:delInstrText xml:space="preserve"> ADDIN ZOTERO_ITEM CSL_CITATION {"citationID":"zjaBtlBz","properties":{"unsorted":false,"formattedCitation":"(48, 53)","plainCitation":"(48, 53)","noteIndex":0},"citationItems":[{"id":6306,"uris":["http://zotero.org/users/11313215/items/3PT68SU6"],"itemData":{"id":6306,"type":"article-journal","abstract":"During the teleost radiation, extensive development of the direct innervation mode of hypothalamo-pituitary communication was accompanied by loss of the median eminence typical of mammals. Cells secreting follicle-stimulating hormone and luteinizing hormone cells are directly innervated, distinct populations in the anterior pituitary. So far, </w:delInstrText>
        </w:r>
        <w:r w:rsidR="00536D5D">
          <w:rPr>
            <w:rFonts w:ascii="Cambria Math" w:hAnsi="Cambria Math" w:cs="Cambria Math"/>
          </w:rPr>
          <w:delInstrText>∼</w:delInstrText>
        </w:r>
        <w:r w:rsidR="00536D5D">
          <w:delInstrText xml:space="preserve">20 stimulatory and </w:delInstrText>
        </w:r>
        <w:r w:rsidR="00536D5D">
          <w:rPr>
            <w:rFonts w:ascii="Cambria Math" w:hAnsi="Cambria Math" w:cs="Cambria Math"/>
          </w:rPr>
          <w:delInstrText>∼</w:delInstrText>
        </w:r>
        <w:r w:rsidR="00536D5D">
          <w:delInstrText xml:space="preserve">10 inhibitory neuropeptides, 3 amines, and 3 amino acid neurotransmitters are implicated in the control of reproduction. Positive and negative sex steroid feedback loops operate in both sexes. Gene mutation models in zebrafish and medaka now challenge our general understanding of vertebrate neuropeptidergic control. New reproductive neuropeptides are emerging. These include but are not limited to nesfatin 1, neurokinin B, and the secretoneurins. A generalized model for the neuroendocrine control of reproduction is proposed. Hopefully, this will serve as a research framework on diverse species to help explain the evolution of neuroendocrine control and lead to the discovery of new hormones with novel applications.","container-title":"Annual Review of Animal Biosciences","DOI":"10.1146/annurev-animal-020420-042015","ISSN":"2165-8102, 2165-8110","issue":"Volume 10, 2022","language":"en","page":"107-130","publisher":"Annual Reviews","source":"www.annualreviews.org","title":"Neuroendocrine Control of Reproduction in Teleost Fish: Concepts and Controversies","title-short":"Neuroendocrine Control of Reproduction in Teleost Fish","volume":"10","author":[{"family":"Trudeau","given":"Vance L."}],"issued":{"date-parts":[["2022",2,15]]}}},{"id":3695,"uris":["http://zotero.org/users/11313215/items/P2XAW2FJ"],"itemData":{"id":3695,"type":"article-journal","abstract":"Female-to-male sex transformation in the protogynous marine fish Thalassoma bifasciatum is the culmination of a neuroendocrine cascade triggered by social and behavioral cues. We have previously shown that the hypothalamus and pituitary gland, key components of the neuroendocrine axis, play a significant role in gender reversal of this species. However, nothing is known about the possible involvement of other brain factors with the hypothalamo-pituitary gland axis in this fish. One such factor, neuropeptide Y (NPY) has been shown to effect a direct or indirect control of GtH-II release in gonochoristic teleosts. In view of this finding, we have investigated the role of NPY on sex reversal in T. bifasciatum. Females (n = 38) were injected intraperitoneally thrice weekly with NPY at a dose of 0.02 μg/gbw dissolved in 0.6% saline. Controls (n = 48) received equal volumes of saline. Fish were sacrificed at 1, 4, 6, and 8 weeks. By the end of 8 weeks, 81.6% of the NPY-treated fish showed signs of gonad reversal ranging from early (n = 25) to mid- (n = 3) and late stage (n = 3). Furthermore, the effects of NPY appeared to be dependent on duration of treatment. At 6 and 8 weeks, the ovaries of four and three fish, respectively, were markedly degenerated. Our findings shed new light on the neuroendocrine control of sex reversal in T. bifasciatum and in hermaphroditic forms in general. J. Exp. Zool. 279:133-144, 1997. © 1997 Wiley-Liss, Inc","container-title":"Journal of Experimental Zoology","DOI":"10.1002/(SICI)1097-010X(19971001)279:2&lt;133::AID-JEZ4&gt;3.0.CO;2-P","ISSN":"1097-010X","issue":"2","language":"en","license":"Copyright © 1997 Wiley-Liss, Inc.","note":"_eprint: https://onlinelibrary.wiley.com/doi/pdf/10.1002/%28SICI%291097-010X%2819971001%29279%3A2%3C133%3A%3AAID-JEZ4%3E3.0.CO%3B2-P","page":"133-144","source":"Wiley Online Library","title":"Neuropeptide Y (NPY) induces gonad reversal in the protogynous bluehead wrasse, Thalassoma bifasciatum (Teleostei: Labridae)","title-short":"Neuropeptide Y (NPY) induces gonad reversal in the protogynous bluehead wrasse, Thalassoma bifasciatum (Teleostei","volume":"279","author":[{"family":"Kramer","given":"Charles R."},{"family":"Imbriano","given":"Michael A."}],"issued":{"date-parts":[["1997"]]}}}],"schema":"https://github.com/citation-style-language/schema/raw/master/csl-citation.json"} </w:delInstrText>
        </w:r>
        <w:r w:rsidRPr="00013D8B">
          <w:fldChar w:fldCharType="separate"/>
        </w:r>
        <w:r w:rsidR="00536D5D" w:rsidRPr="00536D5D">
          <w:rPr>
            <w:rFonts w:cs="Times New Roman"/>
          </w:rPr>
          <w:delText>(48, 53)</w:delText>
        </w:r>
        <w:r w:rsidRPr="00013D8B">
          <w:fldChar w:fldCharType="end"/>
        </w:r>
        <w:r w:rsidRPr="00013D8B">
          <w:delText>, and receptors for these neuropeptides are downregulated during sex change. Dopamine has been shown to inhibit LH release</w:delText>
        </w:r>
        <w:r w:rsidRPr="00013D8B">
          <w:fldChar w:fldCharType="begin"/>
        </w:r>
        <w:r w:rsidR="00536D5D">
          <w:delInstrText xml:space="preserve"> ADDIN ZOTERO_ITEM CSL_CITATION {"citationID":"SHuLJwO5","properties":{"unsorted":false,"formattedCitation":"(48)","plainCitation":"(48)","noteIndex":0},"citationItems":[{"id":6306,"uris":["http://zotero.org/users/11313215/items/3PT68SU6"],"itemData":{"id":6306,"type":"article-journal","abstract":"During the teleost radiation, extensive development of the direct innervation mode of hypothalamo-pituitary communication was accompanied by loss of the median eminence typical of mammals. Cells secreting follicle-stimulating hormone and luteinizing hormone cells are directly innervated, distinct populations in the anterior pituitary. So far, </w:delInstrText>
        </w:r>
        <w:r w:rsidR="00536D5D">
          <w:rPr>
            <w:rFonts w:ascii="Cambria Math" w:hAnsi="Cambria Math" w:cs="Cambria Math"/>
          </w:rPr>
          <w:delInstrText>∼</w:delInstrText>
        </w:r>
        <w:r w:rsidR="00536D5D">
          <w:delInstrText xml:space="preserve">20 stimulatory and </w:delInstrText>
        </w:r>
        <w:r w:rsidR="00536D5D">
          <w:rPr>
            <w:rFonts w:ascii="Cambria Math" w:hAnsi="Cambria Math" w:cs="Cambria Math"/>
          </w:rPr>
          <w:delInstrText>∼</w:delInstrText>
        </w:r>
        <w:r w:rsidR="00536D5D">
          <w:delInstrText xml:space="preserve">10 inhibitory neuropeptides, 3 amines, and 3 amino acid neurotransmitters are implicated in the control of reproduction. Positive and negative sex steroid feedback loops operate in both sexes. Gene mutation models in zebrafish and medaka now challenge our general understanding of vertebrate neuropeptidergic control. New reproductive neuropeptides are emerging. These include but are not limited to nesfatin 1, neurokinin B, and the secretoneurins. A generalized model for the neuroendocrine control of reproduction is proposed. Hopefully, this will serve as a research framework on diverse species to help explain the evolution of neuroendocrine control and lead to the discovery of new hormones with novel applications.","container-title":"Annual Review of Animal Biosciences","DOI":"10.1146/annurev-animal-020420-042015","ISSN":"2165-8102, 2165-8110","issue":"Volume 10, 2022","language":"en","page":"107-130","publisher":"Annual Reviews","source":"www.annualreviews.org","title":"Neuroendocrine Control of Reproduction in Teleost Fish: Concepts and Controversies","title-short":"Neuroendocrine Control of Reproduction in Teleost Fish","volume":"10","author":[{"family":"Trudeau","given":"Vance L."}],"issued":{"date-parts":[["2022",2,15]]}}}],"schema":"https://github.com/citation-style-language/schema/raw/master/csl-citation.json"} </w:delInstrText>
        </w:r>
        <w:r w:rsidRPr="00013D8B">
          <w:fldChar w:fldCharType="separate"/>
        </w:r>
        <w:r w:rsidR="00536D5D" w:rsidRPr="00536D5D">
          <w:rPr>
            <w:rFonts w:cs="Times New Roman"/>
          </w:rPr>
          <w:delText>(48)</w:delText>
        </w:r>
        <w:r w:rsidRPr="00013D8B">
          <w:fldChar w:fldCharType="end"/>
        </w:r>
        <w:r w:rsidRPr="00013D8B">
          <w:delText>, and it’s receptor is upregulated during sex change. Interestingly, we did not observe changes in GnRH, one of the most relevant regulators of gonadotropins, particularly LH</w:delText>
        </w:r>
        <w:r w:rsidRPr="00013D8B">
          <w:fldChar w:fldCharType="begin"/>
        </w:r>
        <w:r w:rsidR="00536D5D">
          <w:delInstrText xml:space="preserve"> ADDIN ZOTERO_ITEM CSL_CITATION {"citationID":"eXNmnO5W","properties":{"unsorted":false,"formattedCitation":"(55)","plainCitation":"(55)","noteIndex":0},"citationItems":[{"id":2339,"uris":["http://zotero.org/users/11313215/items/AJL2IH3T"],"itemData":{"id":2339,"type":"article-journal","abstract":"Life histories of oviparous species dictate high metabolic investment in the process of gonadal development leading to ovulation. In vertebrates, these two distinct processes are controlled by the gonadotropins follicle-stimulating hormone (FSH) and luteinizing hormone (LH), respectively. While it was suggested that a common secretagogue, gonadotropin-releasing hormone (GnRH), oversees both functions, the generation of loss-of-function fish challenged this view. Here we reveal that the satiety hormone cholecystokinin (CCK) is the primary regulator of this axis in zebrafish. We found that FSH cells express a CCK receptor, and our findings demonstrate that mutating this receptor results in a severe hindrance to ovarian development. Additionally, it causes a complete shutdown of both gonadotropins secretion. Using in-vivo and ex-vivo calcium imaging of gonadotrophs, we show that GnRH predominantly activates LH cells, whereas FSH cells respond to CCK stimulation, designating CCK as the bona fide FSH secretagogue. These findings indicate that the control of gametogenesis in fish was placed under different neural circuits, that are gated by CCK.","container-title":"eLife","DOI":"10.7554/eLife.96344.1","language":"en","publisher":"eLife Sciences Publications Limited","source":"elifesciences.org","title":"The satiety hormone cholecystokinin gates reproduction in fish by controlling gonadotropin secretion","URL":"https://elifesciences.org/reviewed-preprints/96344","volume":"13","author":[{"family":"Cohen","given":"Lian Hollander"},{"family":"Cohen","given":"Omer"},{"family":"Shulman","given":"Miriam"},{"family":"Aiznkot","given":"Tomer"},{"family":"Fontanaud","given":"Pierre"},{"family":"Revah","given":"Omer"},{"family":"Mollard","given":"Patrice"},{"family":"Golan","given":"Matan"},{"family":"Sivan","given":"Berta Levavi"}],"accessed":{"date-parts":[["2024",8,15]]},"issued":{"date-parts":[["2024",5,7]]}}}],"schema":"https://github.com/citation-style-language/schema/raw/master/csl-citation.json"} </w:delInstrText>
        </w:r>
        <w:r w:rsidRPr="00013D8B">
          <w:fldChar w:fldCharType="separate"/>
        </w:r>
        <w:r w:rsidR="00536D5D" w:rsidRPr="00536D5D">
          <w:rPr>
            <w:rFonts w:cs="Times New Roman"/>
          </w:rPr>
          <w:delText>(55)</w:delText>
        </w:r>
        <w:r w:rsidRPr="00013D8B">
          <w:fldChar w:fldCharType="end"/>
        </w:r>
        <w:r w:rsidRPr="00013D8B">
          <w:delText xml:space="preserve">. This may be explained by the relative sparsity of </w:delText>
        </w:r>
        <w:r w:rsidRPr="00013D8B">
          <w:rPr>
            <w:i/>
            <w:iCs/>
          </w:rPr>
          <w:delText>gnrh1</w:delText>
        </w:r>
        <w:r w:rsidRPr="00013D8B">
          <w:delText>+ neurons in our dataset</w:delText>
        </w:r>
        <w:r w:rsidR="00466473" w:rsidRPr="00013D8B">
          <w:delText xml:space="preserve"> leading to low statistical power</w:delText>
        </w:r>
        <w:r w:rsidRPr="00013D8B">
          <w:delText xml:space="preserve">. Alternatively, it may be that the </w:delText>
        </w:r>
        <w:r w:rsidRPr="00013D8B">
          <w:rPr>
            <w:i/>
            <w:iCs/>
          </w:rPr>
          <w:delText xml:space="preserve">gnrh1 </w:delText>
        </w:r>
        <w:r w:rsidRPr="00013D8B">
          <w:delText>expression level does not change, but its release or effects are altered via other factors that did change. For example, DA is known to have a synergistic effect with GnRH in stimulating sex change in protogynous wrasses</w:delText>
        </w:r>
        <w:r w:rsidRPr="00013D8B">
          <w:fldChar w:fldCharType="begin"/>
        </w:r>
        <w:r w:rsidR="00536D5D">
          <w:delInstrText xml:space="preserve"> ADDIN ZOTERO_ITEM CSL_CITATION {"citationID":"W0Lq53wV","properties":{"unsorted":false,"formattedCitation":"(61, 62)","plainCitation":"(61, 62)","noteIndex":0},"citationItems":[{"id":6308,"uris":["http://zotero.org/users/11313215/items/DBM6QQMX"],"itemData":{"id":6308,"type":"article-journal","abstract":"The effects of thrice weekly injections of Ovaprim (sGnRH-A in combination with domperidone) on the ovary of Thalassoma bifasciatum, a protogynous marine fish, after 4 and 6 weeks are described. At the end of 4 weeks of treatment, 72% (n=13) of the original females showed signs of reversal. The majority of these were deemed early stage although mid- (n=2) and late (n=1) stage reversals were present. At 6 weeks, 92% of the females had ovaries that were undergoing transformation. None of these, however, progressed beyond the early stage. Only 3.8% of the control fish showed signs of reversal over the same periods. The blue head colour pattern, typical of the terminal phase, did not appear in any of the fish. To our knowledge, this is the first report investigating the hypothalamic influence on sex reversal in T. bifasciatum. These observations shed new light on the neuroendocrine control of reversal of gender in this species and hermaphroditic fishes in general.","container-title":"Journal of Fish Biology","DOI":"10.1111/j.1095-8649.1993.tb00320.x","ISSN":"1095-8649","issue":"2","language":"en","note":"_eprint: https://onlinelibrary.wiley.com/doi/pdf/10.1111/j.1095-8649.1993.tb00320.x","page":"185-195","source":"Wiley Online Library","title":"sGnRH-A [(d-Arg6, Pro9, NEt-)LHRH] in combination with domperidone induces gonad reversal in a protogynous fish, the bluehead wrasse, Thalassoma bifasciatum","volume":"42","author":[{"family":"Kramer","given":"C. R."},{"family":"Caddell","given":"M. T."},{"family":"Bubenheimer-Livolsi","given":"L."}],"issued":{"date-parts":[["1993"]]}}},{"id":6321,"uris":["http://zotero.org/users/11313215/items/K2WLZNUP"],"itemData":{"id":6321,"type":"article-journal","abstract":"Monoamine neurotransmitters (norepinephrine, dopamine, and serotonin) play an important role in reproduction and sexual behavior throughout the vertebrates. They are the first endogenous chemical signals in the regulation of the hypothalamo-pituitary-gonadal (HPG) axis. In teleosts with behavioral sex determination, much is known about behavioral cues that induce sex reversal. The cues are social, processed via the visual system and depend on the ratio of females to males in the population. The mechanisms by which these external behavioral cues are converted to an internal chemical regulatory process are largely unknown. The protogynous Hawaiian saddleback wrasse, Thalassoma duperrey, was used to investigate the biological pathway mediating the conversion of a social cue into neuroendocrine events regulating sex reversal. Because monoamines play an important role in the regulation of the HPG axis, they were selected as likely candidates for such a conversion. To determine if monoamines could affect sex reversal, drugs affecting monoamines were used in an attempt to either induce sex reversal under non-permissive conditions, or prevent sex reversal under permissive conditions. Increasing norepinephrine or blocking dopamine or serotonin lead to sex reversal in experimental animals under non-permissive conditions. Increasing serotonin blocked sex reversal under permissive conditions, while blocking dopamine or norepinephrine retarded the process. The results presented here demonstrate that monoamines contribute significantly to the control sex reversal. Norepinephrine stimulates initiation and completion of gonadal sex of reversal as well as color change perhaps directly via its effects on the HPG axis. Dopamine exercises inhibitory action on the initiation of sex reversal while 5-HT inhibits both initiation and completion of sex reversal. The serotonergic system appears to be an integral part of the pathway mediating the conversion of a social cue into a neuroendocrine event. The complex organization of neurochemical events controlling the psychosocial, physiological, and anatomical events that constitute reversal of sexual identity includes monoamine neurotransmitters.","container-title":"General and Comparative Endocrinology","DOI":"10.1016/S0016-6480(02)00622-6","ISSN":"0016-6480","issue":"3","journalAbbreviation":"General and Comparative Endocrinology","page":"289-298","source":"ScienceDirect","title":"Monoamines stimulate sex reversal in the saddleback wrasse","volume":"130","author":[{"family":"Larson","given":"Earl T."},{"family":"Norris","given":"David O."},{"family":"Gordon Grau","given":"E."},{"family":"Summers","given":"Cliff H."}],"issued":{"date-parts":[["2003",2,15]]}}}],"schema":"https://github.com/citation-style-language/schema/raw/master/csl-citation.json"} </w:delInstrText>
        </w:r>
        <w:r w:rsidRPr="00013D8B">
          <w:fldChar w:fldCharType="separate"/>
        </w:r>
        <w:r w:rsidR="00536D5D" w:rsidRPr="00536D5D">
          <w:rPr>
            <w:rFonts w:cs="Times New Roman"/>
          </w:rPr>
          <w:delText>(61, 62)</w:delText>
        </w:r>
        <w:r w:rsidRPr="00013D8B">
          <w:fldChar w:fldCharType="end"/>
        </w:r>
        <w:r w:rsidRPr="00013D8B">
          <w:delText xml:space="preserve">. Similarly, evidence for </w:delText>
        </w:r>
        <w:r w:rsidRPr="00013D8B">
          <w:rPr>
            <w:i/>
            <w:iCs/>
          </w:rPr>
          <w:delText>nmbr</w:delText>
        </w:r>
        <w:r w:rsidRPr="00013D8B">
          <w:delText xml:space="preserve">’s effects on gonadotropin release are only circumstantial. With regard to FSH release, we found evidence for neurogenesis of </w:delText>
        </w:r>
        <w:r w:rsidRPr="00013D8B">
          <w:rPr>
            <w:i/>
            <w:iCs/>
          </w:rPr>
          <w:delText>cckb</w:delText>
        </w:r>
        <w:r w:rsidRPr="00013D8B">
          <w:delText xml:space="preserve">+ neurons in </w:delText>
        </w:r>
        <w:r w:rsidR="002F0AE6" w:rsidRPr="00013D8B">
          <w:delText>6_POA_Mixed</w:delText>
        </w:r>
        <w:r w:rsidRPr="00013D8B">
          <w:delText xml:space="preserve">. CCK has been shown to be potent stimulator of FSH release in the teleost pituitary </w:delText>
        </w:r>
        <w:r w:rsidRPr="00013D8B">
          <w:fldChar w:fldCharType="begin"/>
        </w:r>
        <w:r w:rsidR="00536D5D">
          <w:delInstrText xml:space="preserve"> ADDIN ZOTERO_ITEM CSL_CITATION {"citationID":"cHHrOepT","properties":{"unsorted":false,"formattedCitation":"(55, 56)","plainCitation":"(55, 56)","noteIndex":0},"citationItems":[{"id":2339,"uris":["http://zotero.org/users/11313215/items/AJL2IH3T"],"itemData":{"id":2339,"type":"article-journal","abstract":"Life histories of oviparous species dictate high metabolic investment in the process of gonadal development leading to ovulation. In vertebrates, these two distinct processes are controlled by the gonadotropins follicle-stimulating hormone (FSH) and luteinizing hormone (LH), respectively. While it was suggested that a common secretagogue, gonadotropin-releasing hormone (GnRH), oversees both functions, the generation of loss-of-function fish challenged this view. Here we reveal that the satiety hormone cholecystokinin (CCK) is the primary regulator of this axis in zebrafish. We found that FSH cells express a CCK receptor, and our findings demonstrate that mutating this receptor results in a severe hindrance to ovarian development. Additionally, it causes a complete shutdown of both gonadotropins secretion. Using in-vivo and ex-vivo calcium imaging of gonadotrophs, we show that GnRH predominantly activates LH cells, whereas FSH cells respond to CCK stimulation, designating CCK as the bona fide FSH secretagogue. These findings indicate that the control of gametogenesis in fish was placed under different neural circuits, that are gated by CCK.","container-title":"eLife","DOI":"10.7554/eLife.96344.1","language":"en","publisher":"eLife Sciences Publications Limited","source":"elifesciences.org","title":"The satiety hormone cholecystokinin gates reproduction in fish by controlling gonadotropin secretion","URL":"https://elifesciences.org/reviewed-preprints/96344","volume":"13","author":[{"family":"Cohen","given":"Lian Hollander"},{"family":"Cohen","given":"Omer"},{"family":"Shulman","given":"Miriam"},{"family":"Aiznkot","given":"Tomer"},{"family":"Fontanaud","given":"Pierre"},{"family":"Revah","given":"Omer"},{"family":"Mollard","given":"Patrice"},{"family":"Golan","given":"Matan"},{"family":"Sivan","given":"Berta Levavi"}],"accessed":{"date-parts":[["2024",8,15]]},"issued":{"date-parts":[["2024",5,7]]}}},{"id":5269,"uris":["http://zotero.org/users/11313215/items/8PARS2VU"],"itemData":{"id":5269,"type":"article-journal","abstract":"In vertebrates, folliculogenesis and ovulation are regulated by two distinct pituitary gonadotropins: follicle-stimulating hormone (FSH) and luteinizing hormone (LH). Currently, there is an intriguing consensus that a single hypothalamic neurohormone, gonadotropin-releasing hormone (GnRH), regulates the secretion of both FSH and LH, although the required timing and functions of FSH and LH are different. However, recent studies in many non-mammalian vertebrates indicated that GnRH is dispensable for FSH function. Here, by using medaka as a model teleost, we successfully identify cholecystokinin as the other gonadotropin regulator, FSH-releasing hormone (FSH-RH). Our histological and in vitro analyses demonstrate that hypothalamic cholecystokinin-expressing neurons directly affect FSH cells through the cholecystokinin receptor, Cck2rb, thereby increasing the expression and release of FSH. Remarkably, the knockout of this pathway minimizes FSH expression and results in a failure of folliculogenesis. Here, we propose the existence of the “dual GnRH model” in vertebrates that utilize both FSH-RH and LH-RH.","container-title":"Nature Communications","DOI":"10.1038/s41467-024-49564-8","ISSN":"2041-1723","issue":"1","journalAbbreviation":"Nat Commun","language":"en","license":"2024 The Author(s)","page":"5342","publisher":"Nature Publishing Group","source":"www.nature.com","title":"Identification of the FSH-RH as the other gonadotropin-releasing hormone","volume":"15","author":[{"family":"Uehara","given":"Shun Kenny"},{"family":"Nishiike","given":"Yuji"},{"family":"Maeda","given":"Kazuki"},{"family":"Karigo","given":"Tomomi"},{"family":"Kuraku","given":"Shigehiro"},{"family":"Okubo","given":"Kataaki"},{"family":"Kanda","given":"Shinji"}],"issued":{"date-parts":[["2024",6,27]]}}}],"schema":"https://github.com/citation-style-language/schema/raw/master/csl-citation.json"} </w:delInstrText>
        </w:r>
        <w:r w:rsidRPr="00013D8B">
          <w:fldChar w:fldCharType="separate"/>
        </w:r>
        <w:r w:rsidR="00536D5D" w:rsidRPr="00536D5D">
          <w:rPr>
            <w:rFonts w:cs="Times New Roman"/>
          </w:rPr>
          <w:delText>(55, 56)</w:delText>
        </w:r>
        <w:r w:rsidRPr="00013D8B">
          <w:fldChar w:fldCharType="end"/>
        </w:r>
        <w:r w:rsidRPr="00013D8B">
          <w:delText xml:space="preserve">. Given the lack of changes in </w:delText>
        </w:r>
        <w:r w:rsidRPr="00013D8B">
          <w:rPr>
            <w:i/>
            <w:iCs/>
          </w:rPr>
          <w:delText>cckb</w:delText>
        </w:r>
        <w:r w:rsidRPr="00013D8B">
          <w:delText xml:space="preserve"> expression, it follows that the expansion of </w:delText>
        </w:r>
        <w:r w:rsidRPr="00013D8B">
          <w:rPr>
            <w:i/>
            <w:iCs/>
          </w:rPr>
          <w:delText>cckb</w:delText>
        </w:r>
        <w:r w:rsidRPr="00013D8B">
          <w:delText xml:space="preserve">+ cells corresponds to an increase in </w:delText>
        </w:r>
        <w:r w:rsidRPr="00013D8B">
          <w:rPr>
            <w:i/>
            <w:iCs/>
          </w:rPr>
          <w:delText>cckb</w:delText>
        </w:r>
        <w:r w:rsidRPr="00013D8B">
          <w:delText xml:space="preserve"> signaling from </w:delText>
        </w:r>
        <w:r w:rsidR="00E654EB" w:rsidRPr="00013D8B">
          <w:delText>POA</w:delText>
        </w:r>
        <w:r w:rsidR="00743B20">
          <w:delText xml:space="preserve"> and thus increased FSH release from the pituitary</w:delText>
        </w:r>
        <w:r w:rsidRPr="00013D8B">
          <w:delText xml:space="preserve">. </w:delText>
        </w:r>
      </w:del>
    </w:p>
    <w:p w14:paraId="2677CAC7" w14:textId="52840E24" w:rsidR="004816FA" w:rsidRPr="00013D8B" w:rsidRDefault="004816FA" w:rsidP="004816FA">
      <w:pPr>
        <w:ind w:firstLine="720"/>
        <w:rPr>
          <w:del w:id="553" w:author="Rhodes, Justin S" w:date="2026-08-04T14:17:00Z" w16du:dateUtc="2026-08-04T18:17:00Z"/>
        </w:rPr>
      </w:pPr>
      <w:del w:id="554" w:author="Rhodes, Justin S" w:date="2026-08-04T14:17:00Z" w16du:dateUtc="2026-08-04T18:17:00Z">
        <w:r w:rsidRPr="00013D8B">
          <w:delText xml:space="preserve">The majority of the changes described above occurred during the intermediate-female transition. Only </w:delText>
        </w:r>
        <w:r w:rsidRPr="00013D8B">
          <w:rPr>
            <w:i/>
            <w:iCs/>
          </w:rPr>
          <w:delText>npy7r</w:delText>
        </w:r>
        <w:r w:rsidRPr="00013D8B">
          <w:delText xml:space="preserve">, </w:delText>
        </w:r>
        <w:r w:rsidRPr="00013D8B">
          <w:rPr>
            <w:i/>
            <w:iCs/>
          </w:rPr>
          <w:delText>nmbr</w:delText>
        </w:r>
        <w:r w:rsidRPr="00013D8B">
          <w:delText xml:space="preserve">, and the </w:delText>
        </w:r>
        <w:r w:rsidRPr="00013D8B">
          <w:rPr>
            <w:i/>
            <w:iCs/>
          </w:rPr>
          <w:delText>pgr</w:delText>
        </w:r>
        <w:r w:rsidRPr="00013D8B">
          <w:delText xml:space="preserve"> showed any changes during the male-intermediate transition, while the rest changed during the intermediate-female transition when gonadal sex change occurred. Indeed, it seems the majority of changes implicated in regulating the pituitary gonadotrophs </w:delText>
        </w:r>
        <w:r w:rsidR="00B169CA" w:rsidRPr="00013D8B">
          <w:delText xml:space="preserve">begin during the male-intermediate </w:delText>
        </w:r>
        <w:r w:rsidR="00646BA7" w:rsidRPr="00013D8B">
          <w:delText>transition but</w:delText>
        </w:r>
        <w:r w:rsidRPr="00013D8B">
          <w:delText xml:space="preserve"> are only completed during intermediate-late intermediate transition reflecting the variance in this process. </w:delText>
        </w:r>
      </w:del>
    </w:p>
    <w:p w14:paraId="0F65EB2B" w14:textId="5F5D14CD" w:rsidR="0020355D" w:rsidRPr="00013D8B" w:rsidRDefault="004816FA" w:rsidP="000720FC">
      <w:pPr>
        <w:ind w:firstLine="720"/>
        <w:rPr>
          <w:del w:id="555" w:author="Rhodes, Justin S" w:date="2026-08-04T14:17:00Z" w16du:dateUtc="2026-08-04T18:17:00Z"/>
        </w:rPr>
      </w:pPr>
      <w:del w:id="556" w:author="Rhodes, Justin S" w:date="2026-08-04T14:17:00Z" w16du:dateUtc="2026-08-04T18:17:00Z">
        <w:r w:rsidRPr="00013D8B">
          <w:delText xml:space="preserve">We also found evidence changes in the ECM in </w:delText>
        </w:r>
        <w:r w:rsidR="002F0AE6" w:rsidRPr="00013D8B">
          <w:delText>6_POA_Mixed</w:delText>
        </w:r>
        <w:r w:rsidRPr="00013D8B">
          <w:delText xml:space="preserve">. We interpreted this as evidence for </w:delText>
        </w:r>
        <w:r w:rsidR="00646BA7" w:rsidRPr="00013D8B">
          <w:delText>neurogenesis;</w:delText>
        </w:r>
        <w:r w:rsidRPr="00013D8B">
          <w:delText xml:space="preserve"> however an alternative hypothesis could be that this is simply structural plasticity. Evidence from changes in cellular population, CytoTRACE, GO expression modules, and previously published results</w:delText>
        </w:r>
        <w:r w:rsidRPr="00013D8B">
          <w:fldChar w:fldCharType="begin"/>
        </w:r>
        <w:r w:rsidR="00536D5D">
          <w:delInstrText xml:space="preserve"> ADDIN ZOTERO_ITEM CSL_CITATION {"citationID":"tbS9hhjB","properties":{"unsorted":false,"formattedCitation":"(14)","plainCitation":"(14)","noteIndex":0},"citationItems":[{"id":45,"uris":["http://zotero.org/users/11313215/items/VGA9PBJ3"],"itemData":{"id":45,"type":"article-journal","abstract":"Sex differences in cell number in the preoptic area of the hypothalamus (POA) are documented across all major vertebrate lineages and contribute to differential regulation of the hypothalamic-pituitary-gonad axis and reproductive behavior between the sexes. Sex-changing fishes provide a unique opportunity to study mechanisms underlying sexual differentiation of the POA. In anemonefish (clownfish), which change sex from male to female, females have approximately twice the number of medium-sized cells in the anterior POA compared to males. This sex difference transitions from male-like to female-like during sex change. However, it is not known how this sex difference in POA cell number is established. This study tests the hypothesis that new cell addition plays a role. We initiated adult male-to-female sex change in 30 anemonefish (Amphiprion ocellaris) and administered BrdU to label new cells added to the POA at regular intervals throughout sex change. Sex-changing fish added more new cells to the anterior POA than non-changing fish, supporting the hypothesis. The observed effects could be accounted for by differences in POA volume, but they are also consistent with a steady trickle of new cells being gradually accumulated in the anterior POA before vitellogenic oocytes develop in the gonads. These results provide insight into the unique characteristics of protandrous sex change in anemonefish relative to other modes of sex change, and support the potential for future research in sex-changing fishes to provide a richer under­ standing of the mechanisms for sexual differentiation of the brain.","container-title":"General and Comparative Endocrinology","DOI":"10.1016/j.ygcen.2022.114185","ISSN":"00166480","journalAbbreviation":"General and Comparative Endocrinology","language":"en","page":"114185","source":"DOI.org (Crossref)","title":"New cells added to the preoptic area during sex change in the common clownfish Amphiprion ocellaris","volume":"333","author":[{"family":"Parker","given":"Coltan G."},{"family":"Craig","given":"Sarah E."},{"family":"Histed","given":"Abigail R."},{"family":"Lee","given":"Joanne S."},{"family":"Ibanez","given":"Emma"},{"family":"Pronitcheva","given":"Veronica"},{"family":"Rhodes","given":"Justin S."}],"issued":{"date-parts":[["2023",3]]}}}],"schema":"https://github.com/citation-style-language/schema/raw/master/csl-citation.json"} </w:delInstrText>
        </w:r>
        <w:r w:rsidRPr="00013D8B">
          <w:fldChar w:fldCharType="separate"/>
        </w:r>
        <w:r w:rsidR="00536D5D" w:rsidRPr="00536D5D">
          <w:rPr>
            <w:rFonts w:cs="Times New Roman"/>
          </w:rPr>
          <w:delText>(14)</w:delText>
        </w:r>
        <w:r w:rsidRPr="00013D8B">
          <w:fldChar w:fldCharType="end"/>
        </w:r>
        <w:r w:rsidRPr="00013D8B">
          <w:delText xml:space="preserve"> support this being a signature of neurogenesis, though the possibility of  this being due to structural plasticity cannot be dismissed. Indeed, it is likely that some amount of structural plasticity occurs in </w:delText>
        </w:r>
        <w:r w:rsidR="002F0AE6" w:rsidRPr="00013D8B">
          <w:delText>6_POA_Mixed</w:delText>
        </w:r>
        <w:r w:rsidRPr="00013D8B">
          <w:delText xml:space="preserve"> independently of neurogenesis. </w:delText>
        </w:r>
      </w:del>
    </w:p>
    <w:p w14:paraId="26E5BB92" w14:textId="132E8605" w:rsidR="004816FA" w:rsidRPr="00013D8B" w:rsidRDefault="004816FA" w:rsidP="004816FA">
      <w:pPr>
        <w:ind w:firstLine="720"/>
        <w:rPr>
          <w:del w:id="557" w:author="Rhodes, Justin S" w:date="2026-08-04T14:17:00Z" w16du:dateUtc="2026-08-04T18:17:00Z"/>
        </w:rPr>
      </w:pPr>
      <w:del w:id="558" w:author="Rhodes, Justin S" w:date="2026-08-04T14:17:00Z" w16du:dateUtc="2026-08-04T18:17:00Z">
        <w:r w:rsidRPr="00013D8B">
          <w:delText xml:space="preserve">Overall, we propose the model is as follows. Following dominance ascension of a male, testicular tissue begins to degrade both in the intermediate and intermediate partner due to reproductive stasis. Through some to our knowledge unknown signal, radial glia </w:delText>
        </w:r>
        <w:r w:rsidR="000720FC" w:rsidRPr="00013D8B">
          <w:delText>detect</w:delText>
        </w:r>
        <w:r w:rsidRPr="00013D8B">
          <w:delText xml:space="preserve"> the change in dominance and downregulate </w:delText>
        </w:r>
        <w:r w:rsidRPr="00013D8B">
          <w:rPr>
            <w:i/>
            <w:iCs/>
          </w:rPr>
          <w:delText>cyp19a1b</w:delText>
        </w:r>
        <w:r w:rsidRPr="00013D8B">
          <w:delText xml:space="preserve"> expression and increase the rate of neurogenesis to the </w:delText>
        </w:r>
        <w:r w:rsidR="00F61EA0" w:rsidRPr="00013D8B">
          <w:delText xml:space="preserve">POA </w:delText>
        </w:r>
        <w:r w:rsidRPr="00013D8B">
          <w:fldChar w:fldCharType="begin"/>
        </w:r>
        <w:r w:rsidR="00536D5D">
          <w:delInstrText xml:space="preserve"> ADDIN ZOTERO_ITEM CSL_CITATION {"citationID":"tCrluwZ8","properties":{"unsorted":false,"formattedCitation":"(14)","plainCitation":"(14)","noteIndex":0},"citationItems":[{"id":45,"uris":["http://zotero.org/users/11313215/items/VGA9PBJ3"],"itemData":{"id":45,"type":"article-journal","abstract":"Sex differences in cell number in the preoptic area of the hypothalamus (POA) are documented across all major vertebrate lineages and contribute to differential regulation of the hypothalamic-pituitary-gonad axis and reproductive behavior between the sexes. Sex-changing fishes provide a unique opportunity to study mechanisms underlying sexual differentiation of the POA. In anemonefish (clownfish), which change sex from male to female, females have approximately twice the number of medium-sized cells in the anterior POA compared to males. This sex difference transitions from male-like to female-like during sex change. However, it is not known how this sex difference in POA cell number is established. This study tests the hypothesis that new cell addition plays a role. We initiated adult male-to-female sex change in 30 anemonefish (Amphiprion ocellaris) and administered BrdU to label new cells added to the POA at regular intervals throughout sex change. Sex-changing fish added more new cells to the anterior POA than non-changing fish, supporting the hypothesis. The observed effects could be accounted for by differences in POA volume, but they are also consistent with a steady trickle of new cells being gradually accumulated in the anterior POA before vitellogenic oocytes develop in the gonads. These results provide insight into the unique characteristics of protandrous sex change in anemonefish relative to other modes of sex change, and support the potential for future research in sex-changing fishes to provide a richer under­ standing of the mechanisms for sexual differentiation of the brain.","container-title":"General and Comparative Endocrinology","DOI":"10.1016/j.ygcen.2022.114185","ISSN":"00166480","journalAbbreviation":"General and Comparative Endocrinology","language":"en","page":"114185","source":"DOI.org (Crossref)","title":"New cells added to the preoptic area during sex change in the common clownfish Amphiprion ocellaris","volume":"333","author":[{"family":"Parker","given":"Coltan G."},{"family":"Craig","given":"Sarah E."},{"family":"Histed","given":"Abigail R."},{"family":"Lee","given":"Joanne S."},{"family":"Ibanez","given":"Emma"},{"family":"Pronitcheva","given":"Veronica"},{"family":"Rhodes","given":"Justin S."}],"issued":{"date-parts":[["2023",3]]}}}],"schema":"https://github.com/citation-style-language/schema/raw/master/csl-citation.json"} </w:delInstrText>
        </w:r>
        <w:r w:rsidRPr="00013D8B">
          <w:fldChar w:fldCharType="separate"/>
        </w:r>
        <w:r w:rsidR="00536D5D" w:rsidRPr="00536D5D">
          <w:rPr>
            <w:rFonts w:cs="Times New Roman"/>
          </w:rPr>
          <w:delText>(14)</w:delText>
        </w:r>
        <w:r w:rsidRPr="00013D8B">
          <w:fldChar w:fldCharType="end"/>
        </w:r>
        <w:r w:rsidRPr="00013D8B">
          <w:delText xml:space="preserve">. At the same time, LH stimulating factors are reduced either via apoptosis or transcriptional silencing and testicular tissue degrades </w:delText>
        </w:r>
        <w:r w:rsidR="00467A00" w:rsidRPr="00013D8B">
          <w:delText>entirely</w:delText>
        </w:r>
        <w:r w:rsidRPr="00013D8B">
          <w:delText xml:space="preserve">. A subset of </w:delText>
        </w:r>
        <w:r w:rsidR="00467A00" w:rsidRPr="00013D8B">
          <w:delText>the cells undergoing neurogenesis</w:delText>
        </w:r>
        <w:r w:rsidRPr="00013D8B">
          <w:delText xml:space="preserve"> differentiate into </w:delText>
        </w:r>
        <w:r w:rsidRPr="00013D8B">
          <w:rPr>
            <w:i/>
            <w:iCs/>
          </w:rPr>
          <w:delText>cckb</w:delText>
        </w:r>
        <w:r w:rsidRPr="00013D8B">
          <w:delText>+ neurons and innervate pituitary FSH cells. This increased CCK signal stimulates FSH release which initiates the process of folliculogenesis</w:delText>
        </w:r>
        <w:r w:rsidR="00DC551E" w:rsidRPr="00013D8B">
          <w:delText>.</w:delText>
        </w:r>
        <w:r w:rsidRPr="00013D8B">
          <w:delText xml:space="preserve"> </w:delText>
        </w:r>
        <w:r w:rsidR="00DC551E" w:rsidRPr="00013D8B">
          <w:delText xml:space="preserve">The changes in gonadal structure and subsequent sex steroid production then complete the process of sex change. </w:delText>
        </w:r>
        <w:r w:rsidRPr="00013D8B">
          <w:delText xml:space="preserve">This model is outlined in </w:delText>
        </w:r>
        <w:r w:rsidRPr="00F2184E">
          <w:rPr>
            <w:highlight w:val="red"/>
          </w:rPr>
          <w:delText xml:space="preserve">Figure </w:delText>
        </w:r>
        <w:r w:rsidR="00021DFB" w:rsidRPr="00F2184E">
          <w:rPr>
            <w:highlight w:val="red"/>
          </w:rPr>
          <w:delText>xx</w:delText>
        </w:r>
        <w:r w:rsidRPr="00013D8B">
          <w:delText>.</w:delText>
        </w:r>
      </w:del>
    </w:p>
    <w:p w14:paraId="368D9424" w14:textId="77777777" w:rsidR="005A5613" w:rsidRPr="00013D8B" w:rsidRDefault="004816FA" w:rsidP="005A5613">
      <w:pPr>
        <w:ind w:firstLine="720"/>
      </w:pPr>
      <w:del w:id="559" w:author="Rhodes, Justin S" w:date="2026-08-04T14:17:00Z" w16du:dateUtc="2026-08-04T18:17:00Z">
        <w:r w:rsidRPr="00013D8B">
          <w:delText>Future work testing the proposed model should measure the levels of LH and FSH throughout the process of protandrous sex change. Additionally, we predict here that new cells added to the POA described in this work and in Parker et al. 2023</w:delText>
        </w:r>
        <w:r w:rsidRPr="00013D8B">
          <w:fldChar w:fldCharType="begin"/>
        </w:r>
        <w:r w:rsidR="00536D5D">
          <w:delInstrText xml:space="preserve"> ADDIN ZOTERO_ITEM CSL_CITATION {"citationID":"EnpEGTAA","properties":{"unsorted":false,"formattedCitation":"(14)","plainCitation":"(14)","noteIndex":0},"citationItems":[{"id":45,"uris":["http://zotero.org/users/11313215/items/VGA9PBJ3"],"itemData":{"id":45,"type":"article-journal","abstract":"Sex differences in cell number in the preoptic area of the hypothalamus (POA) are documented across all major vertebrate lineages and contribute to differential regulation of the hypothalamic-pituitary-gonad axis and reproductive behavior between the sexes. Sex-changing fishes provide a unique opportunity to study mechanisms underlying sexual differentiation of the POA. In anemonefish (clownfish), which change sex from male to female, females have approximately twice the number of medium-sized cells in the anterior POA compared to males. This sex difference transitions from male-like to female-like during sex change. However, it is not known how this sex difference in POA cell number is established. This study tests the hypothesis that new cell addition plays a role. We initiated adult male-to-female sex change in 30 anemonefish (Amphiprion ocellaris) and administered BrdU to label new cells added to the POA at regular intervals throughout sex change. Sex-changing fish added more new cells to the anterior POA than non-changing fish, supporting the hypothesis. The observed effects could be accounted for by differences in POA volume, but they are also consistent with a steady trickle of new cells being gradually accumulated in the anterior POA before vitellogenic oocytes develop in the gonads. These results provide insight into the unique characteristics of protandrous sex change in anemonefish relative to other modes of sex change, and support the potential for future research in sex-changing fishes to provide a richer under­ standing of the mechanisms for sexual differentiation of the brain.","container-title":"General and Comparative Endocrinology","DOI":"10.1016/j.ygcen.2022.114185","ISSN":"00166480","journalAbbreviation":"General and Comparative Endocrinology","language":"en","page":"114185","source":"DOI.org (Crossref)","title":"New cells added to the preoptic area during sex change in the common clownfish Amphiprion ocellaris","volume":"333","author":[{"family":"Parker","given":"Coltan G."},{"family":"Craig","given":"Sarah E."},{"family":"Histed","given":"Abigail R."},{"family":"Lee","given":"Joanne S."},{"family":"Ibanez","given":"Emma"},{"family":"Pronitcheva","given":"Veronica"},{"family":"Rhodes","given":"Justin S."}],"issued":{"date-parts":[["2023",3]]}}}],"schema":"https://github.com/citation-style-language/schema/raw/master/csl-citation.json"} </w:delInstrText>
        </w:r>
        <w:r w:rsidRPr="00013D8B">
          <w:fldChar w:fldCharType="separate"/>
        </w:r>
        <w:r w:rsidR="00536D5D" w:rsidRPr="00536D5D">
          <w:rPr>
            <w:rFonts w:cs="Times New Roman"/>
          </w:rPr>
          <w:delText>(14)</w:delText>
        </w:r>
        <w:r w:rsidRPr="00013D8B">
          <w:fldChar w:fldCharType="end"/>
        </w:r>
        <w:r w:rsidRPr="00013D8B">
          <w:delText xml:space="preserve"> are </w:delText>
        </w:r>
        <w:r w:rsidRPr="00013D8B">
          <w:rPr>
            <w:i/>
            <w:iCs/>
          </w:rPr>
          <w:delText>cckb</w:delText>
        </w:r>
        <w:r w:rsidRPr="00013D8B">
          <w:delText xml:space="preserve">+ at a higher rate than they are </w:delText>
        </w:r>
        <w:r w:rsidRPr="00013D8B">
          <w:rPr>
            <w:i/>
            <w:iCs/>
          </w:rPr>
          <w:delText>gnrh1</w:delText>
        </w:r>
        <w:r w:rsidRPr="00013D8B">
          <w:delText>+; future work should seek to profile the identity of these newborn neurons. An open question remains how the social signal of dominance ascension is transmitted to radial glia to initiate their changes.</w:delText>
        </w:r>
      </w:del>
    </w:p>
    <w:p w14:paraId="48165713" w14:textId="77777777" w:rsidR="004816FA" w:rsidRDefault="004816FA" w:rsidP="00753C87">
      <w:pPr>
        <w:rPr>
          <w:b/>
          <w:bCs/>
        </w:rPr>
      </w:pPr>
      <w:r w:rsidRPr="00013D8B">
        <w:rPr>
          <w:b/>
          <w:bCs/>
        </w:rPr>
        <w:t>Methods</w:t>
      </w:r>
    </w:p>
    <w:p w14:paraId="1F5E420A" w14:textId="77777777" w:rsidR="003341ED" w:rsidRPr="003341ED" w:rsidRDefault="003341ED" w:rsidP="003341ED">
      <w:pPr>
        <w:spacing w:after="160"/>
        <w:rPr>
          <w:rFonts w:eastAsia="Malgun Gothic" w:cs="Times New Roman"/>
          <w:b/>
          <w:bCs/>
          <w:color w:val="auto"/>
          <w:kern w:val="0"/>
          <w:szCs w:val="24"/>
          <w:lang w:eastAsia="ja-JP"/>
          <w14:ligatures w14:val="none"/>
        </w:rPr>
      </w:pPr>
      <w:r w:rsidRPr="003341ED">
        <w:rPr>
          <w:rFonts w:eastAsia="Malgun Gothic" w:cs="Times New Roman"/>
          <w:b/>
          <w:bCs/>
          <w:color w:val="auto"/>
          <w:kern w:val="0"/>
          <w:szCs w:val="24"/>
          <w:lang w:eastAsia="ja-JP"/>
          <w14:ligatures w14:val="none"/>
        </w:rPr>
        <w:t>Animals and Husbandry</w:t>
      </w:r>
    </w:p>
    <w:p w14:paraId="7E182982" w14:textId="77777777" w:rsidR="003341ED" w:rsidRPr="003341ED" w:rsidRDefault="003341ED" w:rsidP="00555CB5">
      <w:pPr>
        <w:spacing w:after="160"/>
        <w:ind w:firstLine="720"/>
        <w:rPr>
          <w:rFonts w:eastAsia="Malgun Gothic" w:cs="Times New Roman"/>
          <w:color w:val="auto"/>
          <w:kern w:val="0"/>
          <w:szCs w:val="24"/>
          <w:lang w:eastAsia="ja-JP"/>
          <w14:ligatures w14:val="none"/>
        </w:rPr>
      </w:pPr>
      <w:r w:rsidRPr="003341ED">
        <w:rPr>
          <w:rFonts w:eastAsia="Malgun Gothic" w:cs="Times New Roman"/>
          <w:color w:val="auto"/>
          <w:kern w:val="0"/>
          <w:szCs w:val="24"/>
          <w:lang w:eastAsia="ja-JP"/>
          <w14:ligatures w14:val="none"/>
        </w:rPr>
        <w:t>Anemonefish (</w:t>
      </w:r>
      <w:r w:rsidRPr="004B30CE">
        <w:rPr>
          <w:rFonts w:eastAsia="Malgun Gothic" w:cs="Times New Roman"/>
          <w:i/>
          <w:iCs/>
          <w:color w:val="auto"/>
          <w:kern w:val="0"/>
          <w:szCs w:val="24"/>
          <w:lang w:eastAsia="ja-JP"/>
          <w14:ligatures w14:val="none"/>
        </w:rPr>
        <w:t>Amphiprion ocellaris</w:t>
      </w:r>
      <w:r w:rsidRPr="003341ED">
        <w:rPr>
          <w:rFonts w:eastAsia="Malgun Gothic" w:cs="Times New Roman"/>
          <w:color w:val="auto"/>
          <w:kern w:val="0"/>
          <w:szCs w:val="24"/>
          <w:lang w:eastAsia="ja-JP"/>
          <w14:ligatures w14:val="none"/>
        </w:rPr>
        <w:t>) used in this study were first- or second-generation anemonefish obtained from Oceans, Reefs, and Aquariums (Fort Pierce, FL). All fish were housed in either 20-gallon tall (24” x 12” x 16”) or 25-gallon cube (18” ×18” ×18”) centrally filtered aquariums with a 6” terra cotta pot serving as a nest site and spawning substrate. In all tanks, salinity was kept at 1.026 specific gravity, temperature was kept between 26°-28°C, pH was kept between 8.0 and 8.4, and lighting was provided by fluorescent and LED lights over tanks on a 12:12 light schedule (lights on at 07:00 h and off at 19:00 h). Fish were fed twice daily with ReefNutrition TDO Chroma Boost pellets (Reed Mariculture Inc., Campbell, CA).</w:t>
      </w:r>
    </w:p>
    <w:p w14:paraId="7FFD630C" w14:textId="77777777" w:rsidR="003341ED" w:rsidRPr="003341ED" w:rsidRDefault="003341ED" w:rsidP="003341ED">
      <w:pPr>
        <w:spacing w:after="160"/>
        <w:rPr>
          <w:rFonts w:eastAsia="Malgun Gothic" w:cs="Times New Roman"/>
          <w:b/>
          <w:bCs/>
          <w:color w:val="auto"/>
          <w:kern w:val="0"/>
          <w:szCs w:val="24"/>
          <w:lang w:eastAsia="ja-JP"/>
          <w14:ligatures w14:val="none"/>
        </w:rPr>
      </w:pPr>
      <w:r w:rsidRPr="003341ED">
        <w:rPr>
          <w:rFonts w:eastAsia="Malgun Gothic" w:cs="Times New Roman"/>
          <w:b/>
          <w:bCs/>
          <w:color w:val="auto"/>
          <w:kern w:val="0"/>
          <w:szCs w:val="24"/>
          <w:lang w:eastAsia="ja-JP"/>
          <w14:ligatures w14:val="none"/>
        </w:rPr>
        <w:t>Initiation of Sex Change</w:t>
      </w:r>
    </w:p>
    <w:p w14:paraId="36CDC942" w14:textId="321C3EEC" w:rsidR="003341ED" w:rsidRPr="003341ED" w:rsidRDefault="003341ED" w:rsidP="00555CB5">
      <w:pPr>
        <w:spacing w:after="160"/>
        <w:ind w:firstLine="720"/>
        <w:rPr>
          <w:rFonts w:eastAsia="Malgun Gothic" w:cs="Times New Roman"/>
          <w:color w:val="auto"/>
          <w:kern w:val="0"/>
          <w:szCs w:val="24"/>
          <w:lang w:eastAsia="ja-JP"/>
          <w14:ligatures w14:val="none"/>
        </w:rPr>
      </w:pPr>
      <w:r w:rsidRPr="003341ED">
        <w:rPr>
          <w:rFonts w:eastAsia="Malgun Gothic" w:cs="Times New Roman"/>
          <w:color w:val="auto"/>
          <w:kern w:val="0"/>
          <w:szCs w:val="24"/>
          <w:lang w:eastAsia="ja-JP"/>
          <w14:ligatures w14:val="none"/>
        </w:rPr>
        <w:lastRenderedPageBreak/>
        <w:t>We induced sex change by creating eight pairs of anemonefish (n = 16) comprised of two males that had previously spawned</w:t>
      </w:r>
      <w:r w:rsidR="00B24ECA">
        <w:rPr>
          <w:rFonts w:eastAsia="Malgun Gothic" w:cs="Times New Roman"/>
          <w:color w:val="auto"/>
          <w:kern w:val="0"/>
          <w:szCs w:val="24"/>
          <w:lang w:eastAsia="ja-JP"/>
          <w14:ligatures w14:val="none"/>
        </w:rPr>
        <w:t xml:space="preserve"> with females</w:t>
      </w:r>
      <w:r w:rsidRPr="003341ED">
        <w:rPr>
          <w:rFonts w:eastAsia="Malgun Gothic" w:cs="Times New Roman"/>
          <w:color w:val="auto"/>
          <w:kern w:val="0"/>
          <w:szCs w:val="24"/>
          <w:lang w:eastAsia="ja-JP"/>
          <w14:ligatures w14:val="none"/>
        </w:rPr>
        <w:t>. We paired males such that one male was notably larger than the other and would thus occupy the α position in the dominance hierarchy. We further induced sex change in two additional pairs (n = 4) by removing the α female from a triad (a group of fish consisting of 1 α female, one β male, and 1 γ male) such that the β male would ascend to the α position of the dominance hierarchy and the γ male would occupy the β position. In total, this resulted in the creation of 10 sex changing pairs (n = 2</w:t>
      </w:r>
      <w:r w:rsidRPr="00B24ECA">
        <w:rPr>
          <w:rFonts w:eastAsia="Malgun Gothic" w:cs="Times New Roman"/>
          <w:color w:val="auto"/>
          <w:kern w:val="0"/>
          <w:szCs w:val="24"/>
          <w:lang w:eastAsia="ja-JP"/>
          <w14:ligatures w14:val="none"/>
        </w:rPr>
        <w:t>0). Here, the larger, more dominant male (hereafter referred to as a “intermediate”) is destined to undergo protandrous sex change and become a female, while its partner (hereafter referred to as a “intermediate partner”) is destined to remain a male.</w:t>
      </w:r>
      <w:r w:rsidRPr="003341ED">
        <w:rPr>
          <w:rFonts w:eastAsia="Malgun Gothic" w:cs="Times New Roman"/>
          <w:color w:val="auto"/>
          <w:kern w:val="0"/>
          <w:szCs w:val="24"/>
          <w:lang w:eastAsia="ja-JP"/>
          <w14:ligatures w14:val="none"/>
        </w:rPr>
        <w:t xml:space="preserve"> </w:t>
      </w:r>
    </w:p>
    <w:p w14:paraId="0FAEB33C" w14:textId="75CDD757" w:rsidR="003341ED" w:rsidRPr="003341ED" w:rsidRDefault="003341ED" w:rsidP="00555CB5">
      <w:pPr>
        <w:spacing w:after="160"/>
        <w:ind w:firstLine="720"/>
        <w:rPr>
          <w:rFonts w:eastAsia="Malgun Gothic" w:cs="Times New Roman"/>
          <w:color w:val="auto"/>
          <w:kern w:val="0"/>
          <w:szCs w:val="24"/>
          <w:lang w:eastAsia="ja-JP"/>
          <w14:ligatures w14:val="none"/>
        </w:rPr>
      </w:pPr>
      <w:r w:rsidRPr="003341ED">
        <w:rPr>
          <w:rFonts w:eastAsia="Malgun Gothic" w:cs="Times New Roman"/>
          <w:color w:val="auto"/>
          <w:kern w:val="0"/>
          <w:szCs w:val="24"/>
          <w:lang w:eastAsia="ja-JP"/>
          <w14:ligatures w14:val="none"/>
        </w:rPr>
        <w:t xml:space="preserve">On the day of pairing or female removal, intermediates and subordinates were weighed and measured. Following pairing, pairs were given six months to undergo sex change. We chose six </w:t>
      </w:r>
      <w:r w:rsidRPr="000C33B0">
        <w:rPr>
          <w:rFonts w:eastAsia="Malgun Gothic" w:cs="Times New Roman"/>
          <w:color w:val="auto"/>
          <w:kern w:val="0"/>
          <w:szCs w:val="24"/>
          <w:lang w:eastAsia="ja-JP"/>
          <w14:ligatures w14:val="none"/>
        </w:rPr>
        <w:t>months as previous work in our lab has shown that at the six-month time point, approximately 10% of</w:t>
      </w:r>
      <w:r w:rsidRPr="003341ED">
        <w:rPr>
          <w:rFonts w:eastAsia="Malgun Gothic" w:cs="Times New Roman"/>
          <w:color w:val="auto"/>
          <w:kern w:val="0"/>
          <w:szCs w:val="24"/>
          <w:lang w:eastAsia="ja-JP"/>
          <w14:ligatures w14:val="none"/>
        </w:rPr>
        <w:t xml:space="preserve"> intermediates will have completed sex change and become females (as indicated by the presence of vitellogenic oocytes), while the remainder will be in various intermediate stages of sex change</w:t>
      </w:r>
      <w:r w:rsidRPr="003341ED">
        <w:rPr>
          <w:rFonts w:eastAsia="Malgun Gothic" w:cs="Times New Roman"/>
          <w:color w:val="auto"/>
          <w:kern w:val="0"/>
          <w:szCs w:val="24"/>
          <w:lang w:eastAsia="ja-JP"/>
          <w14:ligatures w14:val="none"/>
        </w:rPr>
        <w:fldChar w:fldCharType="begin"/>
      </w:r>
      <w:r w:rsidR="00991F18">
        <w:rPr>
          <w:rFonts w:eastAsia="Malgun Gothic" w:cs="Times New Roman"/>
          <w:color w:val="auto"/>
          <w:kern w:val="0"/>
          <w:szCs w:val="24"/>
          <w:lang w:eastAsia="ja-JP"/>
          <w14:ligatures w14:val="none"/>
        </w:rPr>
        <w:instrText xml:space="preserve"> ADDIN ZOTERO_ITEM CSL_CITATION {"citationID":"vYZRKGmD","properties":{"formattedCitation":"(1)","plainCitation":"(1)","noteIndex":0},"citationItems":[{"id":29,"uris":["http://zotero.org/users/11313215/items/TBICN8KA"],"itemData":{"id":29,"type":"article-journal","abstract":"Many fish species exhibit natural sex change as part of their life, providing unique opportunities to study sexually-differentiated social behaviors and their plasticity. Past research has shown that behavioral sex change in the female-to-male (protogynous) direction occurs rapidly and well before gonadal sex change. However, little is known about the timecourse of behavioral sex change in male-to-female (protandrous) sex-changing species, limiting our ability to compare patterns of behavioral sex change across species and identify conserved or divergent underlying mechanisms. Using the protandrous sex changing anemonefish Amphiprion ocellaris, we assessed behavior (aggression and parental care) and hormones (estradiol and 11-ketotestosterone) in fish over six months of sex change, and compared those fish against their non-changing partners as well as control males and females. Contrary to expectations, we found that sex-changing fish displayed behavior that was persistently male-like, and that their behavior did not become progressively female-like as sex change progressed. Hormones shifted to an intermediate profile between males and females and remained stable until gonads changed. These results support a new perspective that the timecourse for protandrous sex change in anemonefish is completely distinct from other well-established models, such that behavioral sex change does not occur until after gonadal sex change is complete, and that sex-changing fish have a stable and unique behavioral and hormonal phenotype that is distinct from a male-typical or female-typical phenotype. The results also identify aspects of sex change that may fundamentally differ between protandrous and protogynous modes, motivating further research into these remarkable examples of phenotypic plasticity.","container-title":"Hormones and Behavior","DOI":"10.1016/j.yhbeh.2022.105239","ISSN":"0018506X","journalAbbreviation":"Hormones and Behavior","language":"en","page":"105239","source":"DOI.org (Crossref)","title":"Stable and persistent male-like behavior during male-to-female sex change in the common clownfish Amphiprion ocellaris","volume":"145","author":[{"family":"Parker","given":"Coltan G."},{"family":"Lee","given":"Joanne S."},{"family":"Histed","given":"Abigail R."},{"family":"Craig","given":"Sarah E."},{"family":"Rhodes","given":"Justin S."}],"issued":{"date-parts":[["2022",9]]}}}],"schema":"https://github.com/citation-style-language/schema/raw/master/csl-citation.json"} </w:instrText>
      </w:r>
      <w:r w:rsidRPr="003341ED">
        <w:rPr>
          <w:rFonts w:eastAsia="Malgun Gothic" w:cs="Times New Roman"/>
          <w:color w:val="auto"/>
          <w:kern w:val="0"/>
          <w:szCs w:val="24"/>
          <w:lang w:eastAsia="ja-JP"/>
          <w14:ligatures w14:val="none"/>
        </w:rPr>
        <w:fldChar w:fldCharType="separate"/>
      </w:r>
      <w:r w:rsidR="00991F18" w:rsidRPr="00991F18">
        <w:rPr>
          <w:rFonts w:cs="Times New Roman"/>
          <w:lang w:eastAsia="ja-JP"/>
        </w:rPr>
        <w:t>(1)</w:t>
      </w:r>
      <w:r w:rsidRPr="003341ED">
        <w:rPr>
          <w:rFonts w:eastAsia="Malgun Gothic" w:cs="Times New Roman"/>
          <w:color w:val="auto"/>
          <w:kern w:val="0"/>
          <w:szCs w:val="24"/>
          <w:lang w:eastAsia="ja-JP"/>
          <w14:ligatures w14:val="none"/>
        </w:rPr>
        <w:fldChar w:fldCharType="end"/>
      </w:r>
      <w:r w:rsidRPr="003341ED">
        <w:rPr>
          <w:rFonts w:eastAsia="Malgun Gothic" w:cs="Times New Roman"/>
          <w:color w:val="auto"/>
          <w:kern w:val="0"/>
          <w:szCs w:val="24"/>
          <w:lang w:eastAsia="ja-JP"/>
          <w14:ligatures w14:val="none"/>
        </w:rPr>
        <w:t>.</w:t>
      </w:r>
    </w:p>
    <w:p w14:paraId="3C1EB87F" w14:textId="77777777" w:rsidR="003341ED" w:rsidRPr="003341ED" w:rsidRDefault="003341ED" w:rsidP="003341ED">
      <w:pPr>
        <w:spacing w:after="160"/>
        <w:rPr>
          <w:rFonts w:eastAsia="Malgun Gothic" w:cs="Times New Roman"/>
          <w:b/>
          <w:bCs/>
          <w:color w:val="auto"/>
          <w:kern w:val="0"/>
          <w:szCs w:val="24"/>
          <w:lang w:eastAsia="ja-JP"/>
          <w14:ligatures w14:val="none"/>
        </w:rPr>
      </w:pPr>
      <w:r w:rsidRPr="003341ED">
        <w:rPr>
          <w:rFonts w:eastAsia="Malgun Gothic" w:cs="Times New Roman"/>
          <w:b/>
          <w:bCs/>
          <w:color w:val="auto"/>
          <w:kern w:val="0"/>
          <w:szCs w:val="24"/>
          <w:lang w:eastAsia="ja-JP"/>
          <w14:ligatures w14:val="none"/>
        </w:rPr>
        <w:t>Phases</w:t>
      </w:r>
    </w:p>
    <w:p w14:paraId="0198C6B8" w14:textId="74C7BE76" w:rsidR="003341ED" w:rsidRPr="003341ED" w:rsidRDefault="003341ED" w:rsidP="003341ED">
      <w:pPr>
        <w:spacing w:after="160"/>
        <w:ind w:firstLine="720"/>
        <w:rPr>
          <w:rFonts w:eastAsia="Malgun Gothic" w:cs="Times New Roman"/>
          <w:color w:val="auto"/>
          <w:kern w:val="0"/>
          <w:szCs w:val="24"/>
          <w:lang w:eastAsia="ja-JP"/>
          <w14:ligatures w14:val="none"/>
        </w:rPr>
      </w:pPr>
      <w:r w:rsidRPr="003341ED">
        <w:rPr>
          <w:rFonts w:eastAsia="Malgun Gothic" w:cs="Times New Roman"/>
          <w:color w:val="auto"/>
          <w:kern w:val="0"/>
          <w:szCs w:val="24"/>
          <w:lang w:eastAsia="ja-JP"/>
          <w14:ligatures w14:val="none"/>
        </w:rPr>
        <w:t xml:space="preserve">After six months, there is significant variation in the progression of sex change in intermediates. We discovered that one intermediate had fully completed sex change, and two intermediates had a distinctly expanded gonad with no testicular tissue and non-vitellogenic oocytes. We reclassified these intermediates as “New Female” and “Late Intermediate” respectively. Similarly, we reclassified their partners as “New Male” and “Late Intermediate Partner” respectively. In all statistical analyses, these individuals are analyzed separately to the other intermediates and </w:t>
      </w:r>
      <w:r w:rsidR="0057036D">
        <w:rPr>
          <w:rFonts w:eastAsia="Malgun Gothic" w:cs="Times New Roman"/>
          <w:color w:val="auto"/>
          <w:kern w:val="0"/>
          <w:szCs w:val="24"/>
          <w:lang w:eastAsia="ja-JP"/>
          <w14:ligatures w14:val="none"/>
        </w:rPr>
        <w:t>intermediate partners</w:t>
      </w:r>
      <w:r w:rsidRPr="003341ED">
        <w:rPr>
          <w:rFonts w:eastAsia="Malgun Gothic" w:cs="Times New Roman"/>
          <w:color w:val="auto"/>
          <w:kern w:val="0"/>
          <w:szCs w:val="24"/>
          <w:lang w:eastAsia="ja-JP"/>
          <w14:ligatures w14:val="none"/>
        </w:rPr>
        <w:t xml:space="preserve">. Throughout this manuscript, we refer to these classifications of sex change as “phases”. In all experiments, these individuals were compared to the same 6 pairs of males and females (n=12) which served as controls. </w:t>
      </w:r>
    </w:p>
    <w:p w14:paraId="5D0C2781" w14:textId="77777777" w:rsidR="003341ED" w:rsidRPr="003341ED" w:rsidRDefault="003341ED" w:rsidP="003341ED">
      <w:pPr>
        <w:spacing w:after="160"/>
        <w:rPr>
          <w:rFonts w:eastAsia="Malgun Gothic" w:cs="Times New Roman"/>
          <w:b/>
          <w:bCs/>
          <w:color w:val="auto"/>
          <w:kern w:val="0"/>
          <w:szCs w:val="24"/>
          <w:lang w:eastAsia="ja-JP"/>
          <w14:ligatures w14:val="none"/>
        </w:rPr>
      </w:pPr>
      <w:r w:rsidRPr="003341ED">
        <w:rPr>
          <w:rFonts w:eastAsia="Malgun Gothic" w:cs="Times New Roman"/>
          <w:b/>
          <w:bCs/>
          <w:color w:val="auto"/>
          <w:kern w:val="0"/>
          <w:szCs w:val="24"/>
          <w:lang w:eastAsia="ja-JP"/>
          <w14:ligatures w14:val="none"/>
        </w:rPr>
        <w:t>Computation</w:t>
      </w:r>
    </w:p>
    <w:p w14:paraId="36547594" w14:textId="698DBA1B" w:rsidR="003341ED" w:rsidRPr="003341ED" w:rsidRDefault="003341ED" w:rsidP="00555CB5">
      <w:pPr>
        <w:spacing w:after="160"/>
        <w:ind w:firstLine="720"/>
        <w:rPr>
          <w:rFonts w:eastAsia="Malgun Gothic" w:cs="Times New Roman"/>
          <w:color w:val="auto"/>
          <w:kern w:val="0"/>
          <w:szCs w:val="24"/>
          <w:lang w:eastAsia="ja-JP"/>
          <w14:ligatures w14:val="none"/>
        </w:rPr>
      </w:pPr>
      <w:r w:rsidRPr="003341ED">
        <w:rPr>
          <w:rFonts w:eastAsia="Malgun Gothic" w:cs="Times New Roman"/>
          <w:color w:val="auto"/>
          <w:kern w:val="0"/>
          <w:szCs w:val="24"/>
          <w:lang w:eastAsia="ja-JP"/>
          <w14:ligatures w14:val="none"/>
        </w:rPr>
        <w:t xml:space="preserve">All computational analyses described below were performed in R 4.4.2 or Python 3.12.4. In all cases unless otherwise stated, we considered a </w:t>
      </w:r>
      <w:r w:rsidRPr="003341ED">
        <w:rPr>
          <w:rFonts w:eastAsia="Malgun Gothic" w:cs="Times New Roman"/>
          <w:i/>
          <w:color w:val="auto"/>
          <w:kern w:val="0"/>
          <w:szCs w:val="24"/>
          <w:lang w:eastAsia="ja-JP"/>
          <w14:ligatures w14:val="none"/>
        </w:rPr>
        <w:t>p-</w:t>
      </w:r>
      <w:r w:rsidRPr="003341ED">
        <w:rPr>
          <w:rFonts w:eastAsia="Malgun Gothic" w:cs="Times New Roman"/>
          <w:color w:val="auto"/>
          <w:kern w:val="0"/>
          <w:szCs w:val="24"/>
          <w:lang w:eastAsia="ja-JP"/>
          <w14:ligatures w14:val="none"/>
        </w:rPr>
        <w:t xml:space="preserve">value of &lt;0.05 (or false discovery rate </w:t>
      </w:r>
      <w:r w:rsidRPr="003341ED">
        <w:rPr>
          <w:rFonts w:eastAsia="Malgun Gothic" w:cs="Times New Roman"/>
          <w:i/>
          <w:color w:val="auto"/>
          <w:kern w:val="0"/>
          <w:szCs w:val="24"/>
          <w:lang w:eastAsia="ja-JP"/>
          <w14:ligatures w14:val="none"/>
        </w:rPr>
        <w:t>q-</w:t>
      </w:r>
      <w:r w:rsidRPr="003341ED">
        <w:rPr>
          <w:rFonts w:eastAsia="Malgun Gothic" w:cs="Times New Roman"/>
          <w:color w:val="auto"/>
          <w:kern w:val="0"/>
          <w:szCs w:val="24"/>
          <w:lang w:eastAsia="ja-JP"/>
          <w14:ligatures w14:val="none"/>
        </w:rPr>
        <w:t xml:space="preserve">value </w:t>
      </w:r>
      <w:r w:rsidRPr="003341ED">
        <w:rPr>
          <w:rFonts w:eastAsia="Malgun Gothic" w:cs="Times New Roman"/>
          <w:color w:val="auto"/>
          <w:kern w:val="0"/>
          <w:szCs w:val="24"/>
          <w:lang w:eastAsia="ja-JP"/>
          <w14:ligatures w14:val="none"/>
        </w:rPr>
        <w:fldChar w:fldCharType="begin"/>
      </w:r>
      <w:r w:rsidR="00536D5D">
        <w:rPr>
          <w:rFonts w:eastAsia="Malgun Gothic" w:cs="Times New Roman"/>
          <w:color w:val="auto"/>
          <w:kern w:val="0"/>
          <w:szCs w:val="24"/>
          <w:lang w:eastAsia="ja-JP"/>
          <w14:ligatures w14:val="none"/>
        </w:rPr>
        <w:instrText xml:space="preserve"> ADDIN ZOTERO_ITEM CSL_CITATION {"citationID":"hepfyYRE","properties":{"formattedCitation":"(63)","plainCitation":"(63)","noteIndex":0},"citationItems":[{"id":2567,"uris":["http://zotero.org/users/11313215/items/VFIVI5RB"],"itemData":{"id":2567,"type":"article-journal","abstract":"The common approach to the multiplicity problem calls for controlling the familywise error rate (FWER). This approach, though, has faults, and we point out a few. A different approach to problems of multiple significance testing is presented. It calls for controlling the expected proportion of falsely rejected hypotheses-the false discovery rate. This error rate is equivalent to the FWER when all hypotheses are true but is smaller otherwise. Therefore, in problems where the control of the false discovery rate rather than that of the FWER is desired, there is potential for a gain in power. A simple sequential Bonferroni-type procedure is proved to control the false discovery rate for independent test statistics, and a simulation study shows that the gain in power is substantial. The use of the new procedure and the appropriateness of the criterion are illustrated with examples.","container-title":"Journal of the Royal Statistical Society. Series B (Methodological)","ISSN":"0035-9246","issue":"1","page":"289-300","publisher":"[Royal Statistical Society, Oxford University Press]","source":"JSTOR","title":"Controlling the False Discovery Rate: A Practical and Powerful Approach to Multiple Testing","title-short":"Controlling the False Discovery Rate","volume":"57","author":[{"family":"Benjamini","given":"Yoav"},{"family":"Hochberg","given":"Yosef"}],"issued":{"date-parts":[["1995"]]}}}],"schema":"https://github.com/citation-style-language/schema/raw/master/csl-citation.json"} </w:instrText>
      </w:r>
      <w:r w:rsidRPr="003341ED">
        <w:rPr>
          <w:rFonts w:eastAsia="Malgun Gothic" w:cs="Times New Roman"/>
          <w:color w:val="auto"/>
          <w:kern w:val="0"/>
          <w:szCs w:val="24"/>
          <w:lang w:eastAsia="ja-JP"/>
          <w14:ligatures w14:val="none"/>
        </w:rPr>
        <w:fldChar w:fldCharType="separate"/>
      </w:r>
      <w:r w:rsidR="00536D5D" w:rsidRPr="00536D5D">
        <w:rPr>
          <w:rFonts w:cs="Times New Roman"/>
          <w:lang w:eastAsia="ja-JP"/>
        </w:rPr>
        <w:t>(63)</w:t>
      </w:r>
      <w:r w:rsidRPr="003341ED">
        <w:rPr>
          <w:rFonts w:eastAsia="Malgun Gothic" w:cs="Times New Roman"/>
          <w:color w:val="auto"/>
          <w:kern w:val="0"/>
          <w:szCs w:val="24"/>
          <w:lang w:eastAsia="ja-JP"/>
          <w14:ligatures w14:val="none"/>
        </w:rPr>
        <w:fldChar w:fldCharType="end"/>
      </w:r>
      <w:r w:rsidRPr="003341ED">
        <w:rPr>
          <w:rFonts w:eastAsia="Malgun Gothic" w:cs="Times New Roman"/>
          <w:color w:val="auto"/>
          <w:kern w:val="0"/>
          <w:szCs w:val="24"/>
          <w:lang w:eastAsia="ja-JP"/>
          <w14:ligatures w14:val="none"/>
        </w:rPr>
        <w:t xml:space="preserve">  where relevant) to be statistically significant. For pairwise comparisons, we used the “emmeans” package with no </w:t>
      </w:r>
      <w:r w:rsidRPr="003341ED">
        <w:rPr>
          <w:rFonts w:eastAsia="Malgun Gothic" w:cs="Times New Roman"/>
          <w:i/>
          <w:color w:val="auto"/>
          <w:kern w:val="0"/>
          <w:szCs w:val="24"/>
          <w:lang w:eastAsia="ja-JP"/>
          <w14:ligatures w14:val="none"/>
        </w:rPr>
        <w:t>p-</w:t>
      </w:r>
      <w:r w:rsidRPr="003341ED">
        <w:rPr>
          <w:rFonts w:eastAsia="Malgun Gothic" w:cs="Times New Roman"/>
          <w:color w:val="auto"/>
          <w:kern w:val="0"/>
          <w:szCs w:val="24"/>
          <w:lang w:eastAsia="ja-JP"/>
          <w14:ligatures w14:val="none"/>
        </w:rPr>
        <w:t>value adjustment specified</w:t>
      </w:r>
      <w:r w:rsidR="008D0F6D">
        <w:rPr>
          <w:rFonts w:eastAsia="Malgun Gothic" w:cs="Times New Roman"/>
          <w:color w:val="auto"/>
          <w:kern w:val="0"/>
          <w:szCs w:val="24"/>
          <w:lang w:eastAsia="ja-JP"/>
          <w14:ligatures w14:val="none"/>
        </w:rPr>
        <w:t xml:space="preserve"> </w:t>
      </w:r>
      <w:r w:rsidRPr="003341ED">
        <w:rPr>
          <w:rFonts w:eastAsia="Malgun Gothic" w:cs="Times New Roman"/>
          <w:color w:val="auto"/>
          <w:kern w:val="0"/>
          <w:szCs w:val="24"/>
          <w:lang w:eastAsia="ja-JP"/>
          <w14:ligatures w14:val="none"/>
        </w:rPr>
        <w:fldChar w:fldCharType="begin"/>
      </w:r>
      <w:r w:rsidR="00536D5D">
        <w:rPr>
          <w:rFonts w:eastAsia="Malgun Gothic" w:cs="Times New Roman"/>
          <w:color w:val="auto"/>
          <w:kern w:val="0"/>
          <w:szCs w:val="24"/>
          <w:lang w:eastAsia="ja-JP"/>
          <w14:ligatures w14:val="none"/>
        </w:rPr>
        <w:instrText xml:space="preserve"> ADDIN ZOTERO_ITEM CSL_CITATION {"citationID":"z9QRuDUO","properties":{"formattedCitation":"(64)","plainCitation":"(64)","noteIndex":0},"citationItems":[{"id":2503,"uris":["http://zotero.org/users/11313215/items/XGHQM7ML"],"itemData":{"id":2503,"type":"software","abstract":"Obtain estimated marginal means (EMMs) for many linear, generalized linear, and mixed models. Compute contrasts or linear functions of EMMs, trends, and comparisons of slopes. Plots and other displays. Least-squares means are discussed, and the term \"estimated marginal means\" is suggested, in Searle, Speed, and Milliken (1980) Population marginal means in the linear model: An alternative to least squares means, The American Statistician 34(4), 216-221 &lt;doi:10.1080/00031305.1980.10483031&gt;.","license":"GPL-2 | GPL-3","source":"R-Packages","title":"emmeans: Estimated Marginal Means, aka Least-Squares Means","title-short":"emmeans","URL":"https://cran.r-project.org/web/packages/emmeans/index.html","version":"1.10.4","author":[{"family":"Lenth","given":"Russell V."},{"family":"Bolker","given":"Ben"},{"family":"Buerkner","given":"Paul"},{"family":"Giné-Vázquez","given":"Iago"},{"family":"Herve","given":"Maxime"},{"family":"Jung","given":"Maarten"},{"family":"Love","given":"Jonathon"},{"family":"Miguez","given":"Fernando"},{"family":"Piaskowski","given":"Julia"},{"family":"Riebl","given":"Hannes"},{"family":"Singmann","given":"Henrik"}],"accessed":{"date-parts":[["2024",9,15]]},"issued":{"date-parts":[["2024",8,21]]}}}],"schema":"https://github.com/citation-style-language/schema/raw/master/csl-citation.json"} </w:instrText>
      </w:r>
      <w:r w:rsidRPr="003341ED">
        <w:rPr>
          <w:rFonts w:eastAsia="Malgun Gothic" w:cs="Times New Roman"/>
          <w:color w:val="auto"/>
          <w:kern w:val="0"/>
          <w:szCs w:val="24"/>
          <w:lang w:eastAsia="ja-JP"/>
          <w14:ligatures w14:val="none"/>
        </w:rPr>
        <w:fldChar w:fldCharType="separate"/>
      </w:r>
      <w:r w:rsidR="00536D5D" w:rsidRPr="00536D5D">
        <w:rPr>
          <w:rFonts w:cs="Times New Roman"/>
          <w:lang w:eastAsia="ja-JP"/>
        </w:rPr>
        <w:t>(64)</w:t>
      </w:r>
      <w:r w:rsidRPr="003341ED">
        <w:rPr>
          <w:rFonts w:eastAsia="Malgun Gothic" w:cs="Times New Roman"/>
          <w:color w:val="auto"/>
          <w:kern w:val="0"/>
          <w:szCs w:val="24"/>
          <w:lang w:eastAsia="ja-JP"/>
          <w14:ligatures w14:val="none"/>
        </w:rPr>
        <w:fldChar w:fldCharType="end"/>
      </w:r>
      <w:r w:rsidRPr="003341ED">
        <w:rPr>
          <w:rFonts w:eastAsia="Malgun Gothic" w:cs="Times New Roman"/>
          <w:color w:val="auto"/>
          <w:kern w:val="0"/>
          <w:szCs w:val="24"/>
          <w:lang w:eastAsia="ja-JP"/>
          <w14:ligatures w14:val="none"/>
        </w:rPr>
        <w:t>. Type-III tests for mixed effects</w:t>
      </w:r>
      <w:r w:rsidR="00FC1908">
        <w:rPr>
          <w:rFonts w:eastAsia="Malgun Gothic" w:cs="Times New Roman"/>
          <w:color w:val="auto"/>
          <w:kern w:val="0"/>
          <w:szCs w:val="24"/>
          <w:lang w:eastAsia="ja-JP"/>
          <w14:ligatures w14:val="none"/>
        </w:rPr>
        <w:t xml:space="preserve"> (lmer)</w:t>
      </w:r>
      <w:r w:rsidRPr="003341ED">
        <w:rPr>
          <w:rFonts w:eastAsia="Malgun Gothic" w:cs="Times New Roman"/>
          <w:color w:val="auto"/>
          <w:kern w:val="0"/>
          <w:szCs w:val="24"/>
          <w:lang w:eastAsia="ja-JP"/>
          <w14:ligatures w14:val="none"/>
        </w:rPr>
        <w:t xml:space="preserve"> models were computed using the “Anova” function from the package “car”</w:t>
      </w:r>
      <w:r w:rsidRPr="003341ED">
        <w:rPr>
          <w:rFonts w:eastAsia="Malgun Gothic" w:cs="Times New Roman"/>
          <w:color w:val="auto"/>
          <w:kern w:val="0"/>
          <w:szCs w:val="24"/>
          <w:lang w:eastAsia="ja-JP"/>
          <w14:ligatures w14:val="none"/>
        </w:rPr>
        <w:fldChar w:fldCharType="begin"/>
      </w:r>
      <w:r w:rsidR="00536D5D">
        <w:rPr>
          <w:rFonts w:eastAsia="Malgun Gothic" w:cs="Times New Roman"/>
          <w:color w:val="auto"/>
          <w:kern w:val="0"/>
          <w:szCs w:val="24"/>
          <w:lang w:eastAsia="ja-JP"/>
          <w14:ligatures w14:val="none"/>
        </w:rPr>
        <w:instrText xml:space="preserve"> ADDIN ZOTERO_ITEM CSL_CITATION {"citationID":"V25i9dI8","properties":{"formattedCitation":"(65)","plainCitation":"(65)","noteIndex":0},"citationItems":[{"id":2495,"uris":["http://zotero.org/users/11313215/items/675QPKLN"],"itemData":{"id":2495,"type":"standard","publisher-place":"Sage, Thousand Oaks CA","title":"An R Companion to Applied Regression, Third edition","URL":"https://socialsciences.mcmaster.ca/jfox/Books/Companion/.","author":[{"family":"Fox","given":"J"},{"family":"Weisberg","given":"S"}],"issued":{"date-parts":[["2019"]]}}}],"schema":"https://github.com/citation-style-language/schema/raw/master/csl-citation.json"} </w:instrText>
      </w:r>
      <w:r w:rsidRPr="003341ED">
        <w:rPr>
          <w:rFonts w:eastAsia="Malgun Gothic" w:cs="Times New Roman"/>
          <w:color w:val="auto"/>
          <w:kern w:val="0"/>
          <w:szCs w:val="24"/>
          <w:lang w:eastAsia="ja-JP"/>
          <w14:ligatures w14:val="none"/>
        </w:rPr>
        <w:fldChar w:fldCharType="separate"/>
      </w:r>
      <w:r w:rsidR="00536D5D" w:rsidRPr="00536D5D">
        <w:rPr>
          <w:rFonts w:cs="Times New Roman"/>
          <w:lang w:eastAsia="ja-JP"/>
        </w:rPr>
        <w:t>(65)</w:t>
      </w:r>
      <w:r w:rsidRPr="003341ED">
        <w:rPr>
          <w:rFonts w:eastAsia="Malgun Gothic" w:cs="Times New Roman"/>
          <w:color w:val="auto"/>
          <w:kern w:val="0"/>
          <w:szCs w:val="24"/>
          <w:lang w:eastAsia="ja-JP"/>
          <w14:ligatures w14:val="none"/>
        </w:rPr>
        <w:fldChar w:fldCharType="end"/>
      </w:r>
      <w:r w:rsidR="005A5924">
        <w:rPr>
          <w:rFonts w:eastAsia="Malgun Gothic" w:cs="Times New Roman"/>
          <w:color w:val="auto"/>
          <w:kern w:val="0"/>
          <w:szCs w:val="24"/>
          <w:lang w:eastAsia="ja-JP"/>
          <w14:ligatures w14:val="none"/>
        </w:rPr>
        <w:t>, and for fixed effects models</w:t>
      </w:r>
      <w:r w:rsidR="00FC1908">
        <w:rPr>
          <w:rFonts w:eastAsia="Malgun Gothic" w:cs="Times New Roman"/>
          <w:color w:val="auto"/>
          <w:kern w:val="0"/>
          <w:szCs w:val="24"/>
          <w:lang w:eastAsia="ja-JP"/>
          <w14:ligatures w14:val="none"/>
        </w:rPr>
        <w:t xml:space="preserve"> (lm and glm)</w:t>
      </w:r>
      <w:r w:rsidR="005A5924">
        <w:rPr>
          <w:rFonts w:eastAsia="Malgun Gothic" w:cs="Times New Roman"/>
          <w:color w:val="auto"/>
          <w:kern w:val="0"/>
          <w:szCs w:val="24"/>
          <w:lang w:eastAsia="ja-JP"/>
          <w14:ligatures w14:val="none"/>
        </w:rPr>
        <w:t xml:space="preserve"> were computed using the R’s “anova” with t</w:t>
      </w:r>
      <w:r w:rsidR="00BA4CCE">
        <w:rPr>
          <w:rFonts w:eastAsia="Malgun Gothic" w:cs="Times New Roman"/>
          <w:color w:val="auto"/>
          <w:kern w:val="0"/>
          <w:szCs w:val="24"/>
          <w:lang w:eastAsia="ja-JP"/>
          <w14:ligatures w14:val="none"/>
        </w:rPr>
        <w:t>est = “Chisq” specified</w:t>
      </w:r>
      <w:r w:rsidR="005A5924">
        <w:rPr>
          <w:rFonts w:eastAsia="Malgun Gothic" w:cs="Times New Roman"/>
          <w:color w:val="auto"/>
          <w:kern w:val="0"/>
          <w:szCs w:val="24"/>
          <w:lang w:eastAsia="ja-JP"/>
          <w14:ligatures w14:val="none"/>
        </w:rPr>
        <w:t xml:space="preserve"> </w:t>
      </w:r>
      <w:r w:rsidRPr="003341ED">
        <w:rPr>
          <w:rFonts w:eastAsia="Malgun Gothic" w:cs="Times New Roman"/>
          <w:color w:val="auto"/>
          <w:kern w:val="0"/>
          <w:szCs w:val="24"/>
          <w:lang w:eastAsia="ja-JP"/>
          <w14:ligatures w14:val="none"/>
        </w:rPr>
        <w:t>.</w:t>
      </w:r>
    </w:p>
    <w:p w14:paraId="612F7B6A" w14:textId="77777777" w:rsidR="003341ED" w:rsidRPr="003341ED" w:rsidRDefault="003341ED" w:rsidP="003341ED">
      <w:pPr>
        <w:spacing w:after="160"/>
        <w:rPr>
          <w:rFonts w:eastAsia="Malgun Gothic" w:cs="Times New Roman"/>
          <w:b/>
          <w:bCs/>
          <w:color w:val="auto"/>
          <w:kern w:val="0"/>
          <w:szCs w:val="24"/>
          <w:lang w:eastAsia="ja-JP"/>
          <w14:ligatures w14:val="none"/>
        </w:rPr>
      </w:pPr>
      <w:r w:rsidRPr="003341ED">
        <w:rPr>
          <w:rFonts w:eastAsia="Malgun Gothic" w:cs="Times New Roman"/>
          <w:b/>
          <w:bCs/>
          <w:color w:val="auto"/>
          <w:kern w:val="0"/>
          <w:szCs w:val="24"/>
          <w:lang w:eastAsia="ja-JP"/>
          <w14:ligatures w14:val="none"/>
        </w:rPr>
        <w:t>Parental Care Assay</w:t>
      </w:r>
    </w:p>
    <w:p w14:paraId="5E3D70D1" w14:textId="6C243BEE" w:rsidR="003341ED" w:rsidRPr="003341ED" w:rsidRDefault="003341ED" w:rsidP="00555CB5">
      <w:pPr>
        <w:spacing w:after="160"/>
        <w:ind w:firstLine="720"/>
        <w:rPr>
          <w:rFonts w:eastAsia="Malgun Gothic" w:cs="Times New Roman"/>
          <w:color w:val="auto"/>
          <w:kern w:val="0"/>
          <w:szCs w:val="24"/>
          <w:lang w:eastAsia="ja-JP"/>
          <w14:ligatures w14:val="none"/>
        </w:rPr>
      </w:pPr>
      <w:r w:rsidRPr="003341ED">
        <w:rPr>
          <w:rFonts w:eastAsia="Malgun Gothic" w:cs="Times New Roman"/>
          <w:color w:val="auto"/>
          <w:kern w:val="0"/>
          <w:szCs w:val="24"/>
          <w:lang w:eastAsia="ja-JP"/>
          <w14:ligatures w14:val="none"/>
        </w:rPr>
        <w:t xml:space="preserve">Six months following the initiation of sex change, we assessed male-like behaviors using a parental care assay known to produce robust and reproducible sex differences in anemonefish as described previously </w:t>
      </w:r>
      <w:r w:rsidRPr="003341ED">
        <w:rPr>
          <w:rFonts w:eastAsia="Malgun Gothic" w:cs="Times New Roman"/>
          <w:color w:val="auto"/>
          <w:kern w:val="0"/>
          <w:szCs w:val="24"/>
          <w:lang w:eastAsia="ja-JP"/>
          <w14:ligatures w14:val="none"/>
        </w:rPr>
        <w:fldChar w:fldCharType="begin"/>
      </w:r>
      <w:r w:rsidR="002F2A67">
        <w:rPr>
          <w:rFonts w:eastAsia="Malgun Gothic" w:cs="Times New Roman"/>
          <w:color w:val="auto"/>
          <w:kern w:val="0"/>
          <w:szCs w:val="24"/>
          <w:lang w:eastAsia="ja-JP"/>
          <w14:ligatures w14:val="none"/>
        </w:rPr>
        <w:instrText xml:space="preserve"> ADDIN ZOTERO_ITEM CSL_CITATION {"citationID":"mComr0wk","properties":{"unsorted":false,"formattedCitation":"(1\\uc0\\u8211{}6)","plainCitation":"(1–6)","noteIndex":0},"citationItems":[{"id":29,"uris":["http://zotero.org/users/11313215/items/TBICN8KA"],"itemData":{"id":29,"type":"article-journal","abstract":"Many fish species exhibit natural sex change as part of their life, providing unique opportunities to study sexually-differentiated social behaviors and their plasticity. Past research has shown that behavioral sex change in the female-to-male (protogynous) direction occurs rapidly and well before gonadal sex change. However, little is known about the timecourse of behavioral sex change in male-to-female (protandrous) sex-changing species, limiting our ability to compare patterns of behavioral sex change across species and identify conserved or divergent underlying mechanisms. Using the protandrous sex changing anemonefish Amphiprion ocellaris, we assessed behavior (aggression and parental care) and hormones (estradiol and 11-ketotestosterone) in fish over six months of sex change, and compared those fish against their non-changing partners as well as control males and females. Contrary to expectations, we found that sex-changing fish displayed behavior that was persistently male-like, and that their behavior did not become progressively female-like as sex change progressed. Hormones shifted to an intermediate profile between males and females and remained stable until gonads changed. These results support a new perspective that the timecourse for protandrous sex change in anemonefish is completely distinct from other well-established models, such that behavioral sex change does not occur until after gonadal sex change is complete, and that sex-changing fish have a stable and unique behavioral and hormonal phenotype that is distinct from a male-typical or female-typical phenotype. The results also identify aspects of sex change that may fundamentally differ between protandrous and protogynous modes, motivating further research into these remarkable examples of phenotypic plasticity.","container-title":"Hormones and Behavior","DOI":"10.1016/j.yhbeh.2022.105239","ISSN":"0018506X","journalAbbreviation":"Hormones and Behavior","language":"en","page":"105239","source":"DOI.org (Crossref)","title":"Stable and persistent male-like behavior during male-to-female sex change in the common clownfish Amphiprion ocellaris","volume":"145","author":[{"family":"Parker","given":"Coltan G."},{"family":"Lee","given":"Joanne S."},{"family":"Histed","given":"Abigail R."},{"family":"Craig","given":"Sarah E."},{"family":"Rhodes","given":"Justin S."}],"issued":{"date-parts":[["2022",9]]}}},{"id":38,"uris":["http://zotero.org/users/11313215/items/ISXWL2QW"],"itemData":{"id":38,"type":"article-journal","abstract":"Abstract\n            \n              Many species display alloparental care, where individuals care for offspring that are not their own, but usually the behavior is contingent on the individual receiving some direct or indirect benefit. In anemonefish, after removing the breeding male, non-breeders have been observed providing care for eggs they did not sire and which are not kin. Previously this behavior was interpreted as coerced by the female. The purpose of this study was to test the alternative hypothesis that the alloparental care occurs spontaneously without prodding by the female. Groups of\n              Amphiprion ocellaris\n              (male, female and non-breeder) were maintained in the laboratory and behavior monitored after removing the male and both the male and female. Non-breeders began to care for eggs after male removal and further increased parental care after male and female removal. Level of care was not as high as experienced males, but additional experiments showed performance increases with experience. In a separate experiment, non-breeders were placed alone in a novel aquarium and eggs from an established spawning pair were introduced. Approximately 30% of the fish displayed extensive fathering behavior within 90 min. Taken together, our results demonstrate that fathering behavior in\n              A. ocellaris\n              occurs spontaneously, independent of paternity or kinship.","container-title":"Scientific Reports","DOI":"10.1038/s41598-020-61537-7","ISSN":"2045-2322","issue":"1","journalAbbreviation":"Sci Rep","language":"en","page":"4610","source":"DOI.org (Crossref)","title":"Spontaneous alloparental care of unrelated offspring by non-breeding Amphiprion ocellaris in absence of the biological parents","volume":"10","author":[{"family":"Phillips","given":"Elizabeth"},{"family":"DeAngelis","given":"Ross"},{"family":"Gogola","given":"Joseph V."},{"family":"Rhodes","given":"Justin S."}],"issued":{"date-parts":[["2020",3,12]]}}},{"id":33,"uris":["http://zotero.org/users/11313215/items/KYBLED4Z"],"itemData":{"id":33,"type":"article-journal","container-title":"Copeia","DOI":"10.1643/CI-15-305","ISSN":"0045-8511, 1938-5110","issue":"2","journalAbbreviation":"Copeia","language":"en","page":"586-593","source":"DOI.org (Crossref)","title":"Sex Differences in Steroid Hormones and Parental Effort across the Breeding Cycle in &lt;i&gt;Amphiprion ocellaris&lt;/i&gt;","volume":"104","author":[{"family":"DeAngelis","given":"Ross"},{"family":"Rhodes","given":"Justin S."}],"issued":{"date-parts":[["2016",7]]}}},{"id":35,"uris":["http://zotero.org/users/11313215/items/HCQ99MMR"],"itemData":{"id":35,"type":"article-journal","abstract":"Fathering behavior is critical for oﬀspring survival in many species across diverse taxa, but our understanding of the neuroendocrine mechanisms regulating paternal care is limited in part because of the few primarily paternal species among the common animal models. However, many teleosts display primarily paternal care, and among the teleosts, anemoneﬁsh species are particularly well suited for isolating molecular mechanisms of fathering as they perform parental care in isolation of many other typically competing behaviors such as territorial defense and nest building. The goal of this study was to determine the extent to which whole brain gene expression levels of isotocin receptors, arginine vasotocin receptors, and aromatase as well as circulating levels of the bioactive sex steroid hormones estradiol (E2) and 11-ketotestosterone (11KT) vary in association with parenting behavior in Amphiprion ocellaris. Brain aromatase and IT receptor gene expression were higher in both males and females that were parenting versus not. IT receptor expression was overall higher in males than females, which we interpret is a reﬂection of the greater parental eﬀort that males display. Aromatase was overall higher in females than males, which we conclude is related to the higher circulating E2, which crosses into the brain and increases aromatase transcription. Results suggest both aromatase and IT receptors are dynamically upregulated in the brains of A. ocellaris males and females to support high levels of parental eﬀort.","container-title":"Hormones and Behavior","DOI":"10.1016/j.yhbeh.2018.06.006","ISSN":"0018506X","journalAbbreviation":"Hormones and Behavior","language":"en","page":"62-70","source":"DOI.org (Crossref)","title":"Dynamic regulation of brain aromatase and isotocin receptor gene expression depends on parenting status","volume":"103","author":[{"family":"DeAngelis","given":"Ross"},{"family":"Dodd","given":"Logan"},{"family":"Snyder","given":"Amanda"},{"family":"Rhodes","given":"Justin S."}],"issued":{"date-parts":[["2018",7]]}}},{"id":30,"uris":["http://zotero.org/users/11313215/items/FDL58D2Z"],"itemData":{"id":30,"type":"article-journal","abstract":"Parental care represents a suite of distinct behaviors performed by parents to maximize ﬁtness. Dynamic shifts in parental care behaviors, such as between nest defense and direct provisioning of the oﬀspring, are required in response to environmental variation. However, the neural mechanisms which mediate such behavioral shifts remain a mystery. The anemoneﬁsh, Amphiprion ocellaris, represents an experimentally valuable model in social neuroscience which is conducive to manipulating the environment while simultaneously measuring parental care. The goal of this study was to determine the extent to which arginine vasotocin (AVT) and isotocin (IT) signaling are necessary for males to shift between direct egg care and aggressive nest defense in the presence of intruders, Domino damselﬁsh (Dascyllus trimaculatus). The IT receptor antagonist desGly-NH2-d(CH2)5[DTyr2,Thr4]OVT, signiﬁcantly reduced direct egg care, while at the same time increased levels of aggressive nest defense relative to vehicle. Conversely, blockade of AVT using the antagonist d(CH2)5[Tyr(Me)2]AVP, reduced aggression and tended to increase egg care. Results demonstrate that male anemoneﬁsh alter their parental strategy in response to allospeciﬁc intruders, and that IT and AVT signaling oppositely regulate parental care displays of aggression versus egg care.","container-title":"Hormones and Behavior","DOI":"10.1016/j.yhbeh.2020.104717","ISSN":"0018506X","journalAbbreviation":"Hormones and Behavior","language":"en","page":"104717","source":"DOI.org (Crossref)","title":"Nonapeptides mediate trade-offs in parental care strategy","volume":"121","author":[{"family":"DeAngelis","given":"Ross"},{"family":"Dodd","given":"Logan"},{"family":"Rhodes","given":"Justin"}],"issued":{"date-parts":[["2020",5]]}}},{"id":5847,"uris":["http://zotero.org/users/11313215/items/5853CUE6"],"itemData":{"id":5847,"type":"article-journal","abstract":"Individual differences in behaviour and behavioural plasticity have been extensively studied in a variety of animals across the phylogenetic spectrum. Amphiprion species bring distinct insight into the topic because of their unique life history, mating system, and extraordinary degree of behavioural plasticity associated with protandrous (male-to-female) sex change. Several laboratory studies have begun characterizing individual differences in behaviour and behavioural plasticity in this species. The goals of this study were to expand the repertoire of behavioural assays available for Amphiprion ocellaris, establish repeatability of individual differences, identify sex differences, and explore whether individual differences in correlated behaviours can be detected consistently across experimental contexts (i.e., whether behavioural syndromes can be detected). We measured 35 behaviours across 7 behavioural assays in 9 reproductively active A. ocellaris pairs under 3 different reproductive contexts. Behaviours were repeatedly measured three separate times (rounds) over repeated spawning cycles. We found that 33 out of 35 behaviours were significantly individually repeatable across reproductive contexts and rounds. We found parental care, large intruder aggression, and female-oriented aggression assays produced the largest sex differences. Males performed 7-fold more egg care behaviours than females, whereas females performed significantly more aggressive behaviours toward a large heterospecific intruder (Dascyllus trimaculatus). Further, females displayed significantly more direct aggression toward a stimulus female than males. Three different behavioural syndromes were observed in males and none in females. These results expand our understanding of sex differences in behaviour and the division of labour in the iconic anemonefish. Future studies can use these assays to study the behaviour of fish in the middle of sex change or in the study of behavioural plasticity in this unique species.","container-title":"Journal of Fish Biology","DOI":"10.1111/jfb.16069","ISSN":"1095-8649","issue":"6","journalAbbreviation":"J Fish Biol","language":"eng","page":"1845-1862","PMID":"39963894","PMCID":"PMC12244313","source":"PubMed","title":"Novel behavioural assays reveal sex-specific behavioural syndromes in anemonefish","volume":"106","author":[{"family":"Graham","given":"Gabriel J."},{"family":"Wilton","given":"Isabella M."},{"family":"Panczyk","given":"Emily K."},{"family":"Rhodes","given":"Justin S."}],"issued":{"date-parts":[["2025",6]]}}}],"schema":"https://github.com/citation-style-language/schema/raw/master/csl-citation.json"} </w:instrText>
      </w:r>
      <w:r w:rsidRPr="003341ED">
        <w:rPr>
          <w:rFonts w:eastAsia="Malgun Gothic" w:cs="Times New Roman"/>
          <w:color w:val="auto"/>
          <w:kern w:val="0"/>
          <w:szCs w:val="24"/>
          <w:lang w:eastAsia="ja-JP"/>
          <w14:ligatures w14:val="none"/>
        </w:rPr>
        <w:fldChar w:fldCharType="separate"/>
      </w:r>
      <w:r w:rsidR="002F2A67" w:rsidRPr="002F2A67">
        <w:rPr>
          <w:rFonts w:cs="Times New Roman"/>
          <w:kern w:val="0"/>
        </w:rPr>
        <w:t>(1–6)</w:t>
      </w:r>
      <w:r w:rsidRPr="003341ED">
        <w:rPr>
          <w:rFonts w:eastAsia="Malgun Gothic" w:cs="Times New Roman"/>
          <w:color w:val="auto"/>
          <w:kern w:val="0"/>
          <w:szCs w:val="24"/>
          <w:lang w:eastAsia="ja-JP"/>
          <w14:ligatures w14:val="none"/>
        </w:rPr>
        <w:fldChar w:fldCharType="end"/>
      </w:r>
      <w:r w:rsidRPr="003341ED">
        <w:rPr>
          <w:rFonts w:eastAsia="Malgun Gothic" w:cs="Times New Roman"/>
          <w:color w:val="auto"/>
          <w:kern w:val="0"/>
          <w:szCs w:val="24"/>
          <w:lang w:eastAsia="ja-JP"/>
          <w14:ligatures w14:val="none"/>
        </w:rPr>
        <w:t>.</w:t>
      </w:r>
      <w:r w:rsidR="00467056">
        <w:rPr>
          <w:rFonts w:eastAsia="Malgun Gothic" w:cs="Times New Roman"/>
          <w:color w:val="auto"/>
          <w:kern w:val="0"/>
          <w:szCs w:val="24"/>
          <w:lang w:eastAsia="ja-JP"/>
          <w14:ligatures w14:val="none"/>
        </w:rPr>
        <w:t xml:space="preserve"> </w:t>
      </w:r>
      <w:r w:rsidRPr="003341ED">
        <w:rPr>
          <w:rFonts w:eastAsia="Malgun Gothic" w:cs="Times New Roman"/>
          <w:color w:val="auto"/>
          <w:kern w:val="0"/>
          <w:szCs w:val="24"/>
          <w:lang w:eastAsia="ja-JP"/>
          <w14:ligatures w14:val="none"/>
        </w:rPr>
        <w:t xml:space="preserve"> </w:t>
      </w:r>
      <w:r w:rsidR="00467056">
        <w:rPr>
          <w:rFonts w:eastAsia="Malgun Gothic" w:cs="Times New Roman"/>
          <w:color w:val="auto"/>
          <w:kern w:val="0"/>
          <w:szCs w:val="24"/>
          <w:lang w:eastAsia="ja-JP"/>
          <w14:ligatures w14:val="none"/>
        </w:rPr>
        <w:t>To do this, w</w:t>
      </w:r>
      <w:r w:rsidRPr="003341ED">
        <w:rPr>
          <w:rFonts w:eastAsia="Malgun Gothic" w:cs="Times New Roman"/>
          <w:color w:val="auto"/>
          <w:kern w:val="0"/>
          <w:szCs w:val="24"/>
          <w:lang w:eastAsia="ja-JP"/>
          <w14:ligatures w14:val="none"/>
        </w:rPr>
        <w:t xml:space="preserve">e replaced the terra cotta pot serving as the </w:t>
      </w:r>
      <w:r w:rsidR="00BA4CCE" w:rsidRPr="003341ED">
        <w:rPr>
          <w:rFonts w:eastAsia="Malgun Gothic" w:cs="Times New Roman"/>
          <w:color w:val="auto"/>
          <w:kern w:val="0"/>
          <w:szCs w:val="24"/>
          <w:lang w:eastAsia="ja-JP"/>
          <w14:ligatures w14:val="none"/>
        </w:rPr>
        <w:t>pair’s</w:t>
      </w:r>
      <w:r w:rsidRPr="003341ED">
        <w:rPr>
          <w:rFonts w:eastAsia="Malgun Gothic" w:cs="Times New Roman"/>
          <w:color w:val="auto"/>
          <w:kern w:val="0"/>
          <w:szCs w:val="24"/>
          <w:lang w:eastAsia="ja-JP"/>
          <w14:ligatures w14:val="none"/>
        </w:rPr>
        <w:t xml:space="preserve"> nest with a terra cotta pot containing eggs from another pair. Anemonefish do not discriminate between their own eggs and unrelated eggs, and parent them with similar vigor to their own</w:t>
      </w:r>
      <w:r w:rsidRPr="003341ED">
        <w:rPr>
          <w:rFonts w:eastAsia="Malgun Gothic" w:cs="Times New Roman"/>
          <w:color w:val="auto"/>
          <w:kern w:val="0"/>
          <w:szCs w:val="24"/>
          <w:lang w:eastAsia="ja-JP"/>
          <w14:ligatures w14:val="none"/>
        </w:rPr>
        <w:fldChar w:fldCharType="begin"/>
      </w:r>
      <w:r w:rsidR="00706198">
        <w:rPr>
          <w:rFonts w:eastAsia="Malgun Gothic" w:cs="Times New Roman"/>
          <w:color w:val="auto"/>
          <w:kern w:val="0"/>
          <w:szCs w:val="24"/>
          <w:lang w:eastAsia="ja-JP"/>
          <w14:ligatures w14:val="none"/>
        </w:rPr>
        <w:instrText xml:space="preserve"> ADDIN ZOTERO_ITEM CSL_CITATION {"citationID":"dqMS0aXB","properties":{"unsorted":false,"formattedCitation":"(2, 6)","plainCitation":"(2, 6)","noteIndex":0},"citationItems":[{"id":38,"uris":["http://zotero.org/users/11313215/items/ISXWL2QW"],"itemData":{"id":38,"type":"article-journal","abstract":"Abstract\n            \n              Many species display alloparental care, where individuals care for offspring that are not their own, but usually the behavior is contingent on the individual receiving some direct or indirect benefit. In anemonefish, after removing the breeding male, non-breeders have been observed providing care for eggs they did not sire and which are not kin. Previously this behavior was interpreted as coerced by the female. The purpose of this study was to test the alternative hypothesis that the alloparental care occurs spontaneously without prodding by the female. Groups of\n              Amphiprion ocellaris\n              (male, female and non-breeder) were maintained in the laboratory and behavior monitored after removing the male and both the male and female. Non-breeders began to care for eggs after male removal and further increased parental care after male and female removal. Level of care was not as high as experienced males, but additional experiments showed performance increases with experience. In a separate experiment, non-breeders were placed alone in a novel aquarium and eggs from an established spawning pair were introduced. Approximately 30% of the fish displayed extensive fathering behavior within 90 min. Taken together, our results demonstrate that fathering behavior in\n              A. ocellaris\n              occurs spontaneously, independent of paternity or kinship.","container-title":"Scientific Reports","DOI":"10.1038/s41598-020-61537-7","ISSN":"2045-2322","issue":"1","journalAbbreviation":"Sci Rep","language":"en","page":"4610","source":"DOI.org (Crossref)","title":"Spontaneous alloparental care of unrelated offspring by non-breeding Amphiprion ocellaris in absence of the biological parents","volume":"10","author":[{"family":"Phillips","given":"Elizabeth"},{"family":"DeAngelis","given":"Ross"},{"family":"Gogola","given":"Joseph V."},{"family":"Rhodes","given":"Justin S."}],"issued":{"date-parts":[["2020",3,12]]}}},{"id":5847,"uris":["http://zotero.org/users/11313215/items/5853CUE6"],"itemData":{"id":5847,"type":"article-journal","abstract":"Individual differences in behaviour and behavioural plasticity have been extensively studied in a variety of animals across the phylogenetic spectrum. Amphiprion species bring distinct insight into the topic because of their unique life history, mating system, and extraordinary degree of behavioural plasticity associated with protandrous (male-to-female) sex change. Several laboratory studies have begun characterizing individual differences in behaviour and behavioural plasticity in this species. The goals of this study were to expand the repertoire of behavioural assays available for Amphiprion ocellaris, establish repeatability of individual differences, identify sex differences, and explore whether individual differences in correlated behaviours can be detected consistently across experimental contexts (i.e., whether behavioural syndromes can be detected). We measured 35 behaviours across 7 behavioural assays in 9 reproductively active A. ocellaris pairs under 3 different reproductive contexts. Behaviours were repeatedly measured three separate times (rounds) over repeated spawning cycles. We found that 33 out of 35 behaviours were significantly individually repeatable across reproductive contexts and rounds. We found parental care, large intruder aggression, and female-oriented aggression assays produced the largest sex differences. Males performed 7-fold more egg care behaviours than females, whereas females performed significantly more aggressive behaviours toward a large heterospecific intruder (Dascyllus trimaculatus). Further, females displayed significantly more direct aggression toward a stimulus female than males. Three different behavioural syndromes were observed in males and none in females. These results expand our understanding of sex differences in behaviour and the division of labour in the iconic anemonefish. Future studies can use these assays to study the behaviour of fish in the middle of sex change or in the study of behavioural plasticity in this unique species.","container-title":"Journal of Fish Biology","DOI":"10.1111/jfb.16069","ISSN":"1095-8649","issue":"6","journalAbbreviation":"J Fish Biol","language":"eng","page":"1845-1862","PMID":"39963894","PMCID":"PMC12244313","source":"PubMed","title":"Novel behavioural assays reveal sex-specific behavioural syndromes in anemonefish","volume":"106","author":[{"family":"Graham","given":"Gabriel J."},{"family":"Wilton","given":"Isabella M."},{"family":"Panczyk","given":"Emily K."},{"family":"Rhodes","given":"Justin S."}],"issued":{"date-parts":[["2025",6]]}}}],"schema":"https://github.com/citation-style-language/schema/raw/master/csl-citation.json"} </w:instrText>
      </w:r>
      <w:r w:rsidRPr="003341ED">
        <w:rPr>
          <w:rFonts w:eastAsia="Malgun Gothic" w:cs="Times New Roman"/>
          <w:color w:val="auto"/>
          <w:kern w:val="0"/>
          <w:szCs w:val="24"/>
          <w:lang w:eastAsia="ja-JP"/>
          <w14:ligatures w14:val="none"/>
        </w:rPr>
        <w:fldChar w:fldCharType="separate"/>
      </w:r>
      <w:r w:rsidR="00706198" w:rsidRPr="00706198">
        <w:rPr>
          <w:rFonts w:cs="Times New Roman"/>
          <w:lang w:eastAsia="ja-JP"/>
        </w:rPr>
        <w:t>(2, 6)</w:t>
      </w:r>
      <w:r w:rsidRPr="003341ED">
        <w:rPr>
          <w:rFonts w:eastAsia="Malgun Gothic" w:cs="Times New Roman"/>
          <w:color w:val="auto"/>
          <w:kern w:val="0"/>
          <w:szCs w:val="24"/>
          <w:lang w:eastAsia="ja-JP"/>
          <w14:ligatures w14:val="none"/>
        </w:rPr>
        <w:fldChar w:fldCharType="end"/>
      </w:r>
      <w:r w:rsidRPr="003341ED">
        <w:rPr>
          <w:rFonts w:eastAsia="Malgun Gothic" w:cs="Times New Roman"/>
          <w:color w:val="auto"/>
          <w:kern w:val="0"/>
          <w:szCs w:val="24"/>
          <w:lang w:eastAsia="ja-JP"/>
          <w14:ligatures w14:val="none"/>
        </w:rPr>
        <w:t xml:space="preserve">. We then allowed 24 hours for the fish to acclimate to the new pot. One hour prior to recording, we placed a camera in front of the tank to allow acclimation. We then recorded </w:t>
      </w:r>
      <w:r w:rsidRPr="003341ED">
        <w:rPr>
          <w:rFonts w:eastAsia="Malgun Gothic" w:cs="Times New Roman"/>
          <w:color w:val="auto"/>
          <w:kern w:val="0"/>
          <w:szCs w:val="24"/>
          <w:lang w:eastAsia="ja-JP"/>
          <w14:ligatures w14:val="none"/>
        </w:rPr>
        <w:lastRenderedPageBreak/>
        <w:t>parental care behaviors</w:t>
      </w:r>
      <w:r w:rsidR="00467056">
        <w:rPr>
          <w:rFonts w:eastAsia="Malgun Gothic" w:cs="Times New Roman"/>
          <w:color w:val="auto"/>
          <w:kern w:val="0"/>
          <w:szCs w:val="24"/>
          <w:lang w:eastAsia="ja-JP"/>
          <w14:ligatures w14:val="none"/>
        </w:rPr>
        <w:t xml:space="preserve"> (</w:t>
      </w:r>
      <w:r w:rsidR="009208CE">
        <w:rPr>
          <w:rFonts w:eastAsia="Malgun Gothic" w:cs="Times New Roman"/>
          <w:color w:val="auto"/>
          <w:kern w:val="0"/>
          <w:szCs w:val="24"/>
          <w:lang w:eastAsia="ja-JP"/>
          <w14:ligatures w14:val="none"/>
        </w:rPr>
        <w:t>fanning, nipping, and wiggling) as well as the time spent in the nest</w:t>
      </w:r>
      <w:r w:rsidRPr="003341ED">
        <w:rPr>
          <w:rFonts w:eastAsia="Malgun Gothic" w:cs="Times New Roman"/>
          <w:color w:val="auto"/>
          <w:kern w:val="0"/>
          <w:szCs w:val="24"/>
          <w:lang w:eastAsia="ja-JP"/>
          <w14:ligatures w14:val="none"/>
        </w:rPr>
        <w:t xml:space="preserve"> for 10 minutes</w:t>
      </w:r>
      <w:r w:rsidR="003A38D8">
        <w:rPr>
          <w:rFonts w:eastAsia="Malgun Gothic" w:cs="Times New Roman"/>
          <w:color w:val="auto"/>
          <w:kern w:val="0"/>
          <w:szCs w:val="24"/>
          <w:lang w:eastAsia="ja-JP"/>
          <w14:ligatures w14:val="none"/>
        </w:rPr>
        <w:t xml:space="preserve"> (</w:t>
      </w:r>
      <w:r w:rsidR="003A38D8" w:rsidRPr="003A38D8">
        <w:rPr>
          <w:rFonts w:eastAsia="Malgun Gothic" w:cs="Times New Roman"/>
          <w:color w:val="auto"/>
          <w:kern w:val="0"/>
          <w:szCs w:val="24"/>
          <w:highlight w:val="yellow"/>
          <w:lang w:eastAsia="ja-JP"/>
          <w14:ligatures w14:val="none"/>
        </w:rPr>
        <w:t>Appendix SX</w:t>
      </w:r>
      <w:r w:rsidR="003A38D8">
        <w:rPr>
          <w:rFonts w:eastAsia="Malgun Gothic" w:cs="Times New Roman"/>
          <w:color w:val="auto"/>
          <w:kern w:val="0"/>
          <w:szCs w:val="24"/>
          <w:lang w:eastAsia="ja-JP"/>
          <w14:ligatures w14:val="none"/>
        </w:rPr>
        <w:t>)</w:t>
      </w:r>
      <w:r w:rsidRPr="003341ED">
        <w:rPr>
          <w:rFonts w:eastAsia="Malgun Gothic" w:cs="Times New Roman"/>
          <w:color w:val="auto"/>
          <w:kern w:val="0"/>
          <w:szCs w:val="24"/>
          <w:lang w:eastAsia="ja-JP"/>
          <w14:ligatures w14:val="none"/>
        </w:rPr>
        <w:t>. We analyzed these data using two linear regressions, one fitting the time spent in the nest to phase, and another fitting the sum of parental care behaviors to phase.</w:t>
      </w:r>
    </w:p>
    <w:p w14:paraId="761DDB03" w14:textId="77777777" w:rsidR="003341ED" w:rsidRPr="003341ED" w:rsidRDefault="003341ED" w:rsidP="003341ED">
      <w:pPr>
        <w:spacing w:after="160"/>
        <w:rPr>
          <w:rFonts w:eastAsia="Malgun Gothic" w:cs="Times New Roman"/>
          <w:b/>
          <w:bCs/>
          <w:color w:val="auto"/>
          <w:kern w:val="0"/>
          <w:szCs w:val="24"/>
          <w:lang w:eastAsia="ja-JP"/>
          <w14:ligatures w14:val="none"/>
        </w:rPr>
      </w:pPr>
      <w:r w:rsidRPr="003341ED">
        <w:rPr>
          <w:rFonts w:eastAsia="Malgun Gothic" w:cs="Times New Roman"/>
          <w:b/>
          <w:bCs/>
          <w:color w:val="auto"/>
          <w:kern w:val="0"/>
          <w:szCs w:val="24"/>
          <w:lang w:eastAsia="ja-JP"/>
          <w14:ligatures w14:val="none"/>
        </w:rPr>
        <w:t>Serum Hormone Analysis</w:t>
      </w:r>
    </w:p>
    <w:p w14:paraId="7268012A" w14:textId="77777777" w:rsidR="003341ED" w:rsidRPr="003341ED" w:rsidRDefault="003341ED" w:rsidP="00555CB5">
      <w:pPr>
        <w:spacing w:after="160"/>
        <w:ind w:firstLine="720"/>
        <w:rPr>
          <w:rFonts w:eastAsia="Malgun Gothic" w:cs="Times New Roman"/>
          <w:color w:val="auto"/>
          <w:kern w:val="0"/>
          <w:szCs w:val="24"/>
          <w:lang w:eastAsia="ja-JP"/>
          <w14:ligatures w14:val="none"/>
        </w:rPr>
      </w:pPr>
      <w:r w:rsidRPr="003341ED">
        <w:rPr>
          <w:rFonts w:eastAsia="Malgun Gothic" w:cs="Times New Roman"/>
          <w:color w:val="auto"/>
          <w:kern w:val="0"/>
          <w:szCs w:val="24"/>
          <w:lang w:eastAsia="ja-JP"/>
          <w14:ligatures w14:val="none"/>
        </w:rPr>
        <w:t>Following behavioral analysis, blood was drawn from individuals’ caudal veins using a 0.9% heparinized needle. Samples were stored on ice and then centrifuged at 1250 RCF at 4°C for 15 minutes. Plasma was stored at -80°C prior to analysis. We then assessed 11KT levels using a Cayman Chemical 11KT kit (Cayman Chemical, #582751). Plasma samples were diluted to 1:30 in assay buffer and analyzed following manufacturers guidelines using an Epoch Microplate Spectrophotometer (BioTek Instruments) at 412 nm. We analyzed all samples as duplicates.</w:t>
      </w:r>
    </w:p>
    <w:p w14:paraId="1B01AADC" w14:textId="77777777" w:rsidR="003341ED" w:rsidRPr="003341ED" w:rsidRDefault="003341ED" w:rsidP="00555CB5">
      <w:pPr>
        <w:spacing w:after="160"/>
        <w:ind w:firstLine="720"/>
        <w:rPr>
          <w:rFonts w:eastAsia="Malgun Gothic" w:cs="Times New Roman"/>
          <w:color w:val="auto"/>
          <w:kern w:val="0"/>
          <w:szCs w:val="24"/>
          <w:lang w:eastAsia="ja-JP"/>
          <w14:ligatures w14:val="none"/>
        </w:rPr>
      </w:pPr>
      <w:r w:rsidRPr="003341ED">
        <w:rPr>
          <w:rFonts w:eastAsia="Malgun Gothic" w:cs="Times New Roman"/>
          <w:color w:val="auto"/>
          <w:kern w:val="0"/>
          <w:szCs w:val="24"/>
          <w:lang w:eastAsia="ja-JP"/>
          <w14:ligatures w14:val="none"/>
        </w:rPr>
        <w:t xml:space="preserve">We were unable to measure the plasma 11KT from two individuals, one male and one female; these individuals were omitted in analyses of 11KT levels. Phase differences in 11KT levels were analyzed using a linear regression fitting log10 transformed 11KT values by phase. </w:t>
      </w:r>
    </w:p>
    <w:p w14:paraId="2A04847A" w14:textId="77777777" w:rsidR="003341ED" w:rsidRPr="003341ED" w:rsidRDefault="003341ED" w:rsidP="003341ED">
      <w:pPr>
        <w:spacing w:after="160"/>
        <w:rPr>
          <w:rFonts w:eastAsia="Malgun Gothic" w:cs="Times New Roman"/>
          <w:b/>
          <w:bCs/>
          <w:color w:val="auto"/>
          <w:kern w:val="0"/>
          <w:szCs w:val="24"/>
          <w:lang w:eastAsia="ja-JP"/>
          <w14:ligatures w14:val="none"/>
        </w:rPr>
      </w:pPr>
      <w:r w:rsidRPr="003341ED">
        <w:rPr>
          <w:rFonts w:eastAsia="Malgun Gothic" w:cs="Times New Roman"/>
          <w:b/>
          <w:bCs/>
          <w:color w:val="auto"/>
          <w:kern w:val="0"/>
          <w:szCs w:val="24"/>
          <w:lang w:eastAsia="ja-JP"/>
          <w14:ligatures w14:val="none"/>
        </w:rPr>
        <w:t>Gonads</w:t>
      </w:r>
    </w:p>
    <w:p w14:paraId="0A5B0BE6" w14:textId="087D1A33" w:rsidR="003341ED" w:rsidRPr="003341ED" w:rsidRDefault="003341ED" w:rsidP="00555CB5">
      <w:pPr>
        <w:spacing w:after="160"/>
        <w:ind w:firstLine="720"/>
        <w:rPr>
          <w:rFonts w:eastAsia="Malgun Gothic" w:cs="Times New Roman"/>
          <w:color w:val="auto"/>
          <w:kern w:val="0"/>
          <w:szCs w:val="24"/>
          <w:lang w:eastAsia="ja-JP"/>
          <w14:ligatures w14:val="none"/>
        </w:rPr>
      </w:pPr>
      <w:r w:rsidRPr="003341ED">
        <w:rPr>
          <w:rFonts w:eastAsia="Malgun Gothic" w:cs="Times New Roman"/>
          <w:color w:val="auto"/>
          <w:kern w:val="0"/>
          <w:szCs w:val="24"/>
          <w:lang w:eastAsia="ja-JP"/>
          <w14:ligatures w14:val="none"/>
        </w:rPr>
        <w:t>Individuals were</w:t>
      </w:r>
      <w:r w:rsidR="001942D0">
        <w:rPr>
          <w:rFonts w:eastAsia="Malgun Gothic" w:cs="Times New Roman"/>
          <w:color w:val="auto"/>
          <w:kern w:val="0"/>
          <w:szCs w:val="24"/>
          <w:lang w:eastAsia="ja-JP"/>
          <w14:ligatures w14:val="none"/>
        </w:rPr>
        <w:t xml:space="preserve"> then </w:t>
      </w:r>
      <w:r w:rsidR="001A15EB">
        <w:rPr>
          <w:rFonts w:eastAsia="Malgun Gothic" w:cs="Times New Roman"/>
          <w:color w:val="auto"/>
          <w:kern w:val="0"/>
          <w:szCs w:val="24"/>
          <w:lang w:eastAsia="ja-JP"/>
          <w14:ligatures w14:val="none"/>
        </w:rPr>
        <w:t>weighed and</w:t>
      </w:r>
      <w:r w:rsidR="001942D0">
        <w:rPr>
          <w:rFonts w:eastAsia="Malgun Gothic" w:cs="Times New Roman"/>
          <w:color w:val="auto"/>
          <w:kern w:val="0"/>
          <w:szCs w:val="24"/>
          <w:lang w:eastAsia="ja-JP"/>
          <w14:ligatures w14:val="none"/>
        </w:rPr>
        <w:t xml:space="preserve"> measured again. Individuals were then</w:t>
      </w:r>
      <w:r w:rsidRPr="003341ED">
        <w:rPr>
          <w:rFonts w:eastAsia="Malgun Gothic" w:cs="Times New Roman"/>
          <w:color w:val="auto"/>
          <w:kern w:val="0"/>
          <w:szCs w:val="24"/>
          <w:lang w:eastAsia="ja-JP"/>
          <w14:ligatures w14:val="none"/>
        </w:rPr>
        <w:t xml:space="preserve"> euthanized via </w:t>
      </w:r>
      <w:r w:rsidR="001942D0" w:rsidRPr="003341ED">
        <w:rPr>
          <w:rFonts w:eastAsia="Malgun Gothic" w:cs="Times New Roman"/>
          <w:color w:val="auto"/>
          <w:kern w:val="0"/>
          <w:szCs w:val="24"/>
          <w:lang w:eastAsia="ja-JP"/>
          <w14:ligatures w14:val="none"/>
        </w:rPr>
        <w:t>decapitation,</w:t>
      </w:r>
      <w:r w:rsidRPr="003341ED">
        <w:rPr>
          <w:rFonts w:eastAsia="Malgun Gothic" w:cs="Times New Roman"/>
          <w:color w:val="auto"/>
          <w:kern w:val="0"/>
          <w:szCs w:val="24"/>
          <w:lang w:eastAsia="ja-JP"/>
          <w14:ligatures w14:val="none"/>
        </w:rPr>
        <w:t xml:space="preserve"> and the body was stored in 4% paraformaldehyde (PFA) at 2°C for 48 hours. Following PFA fixation, bodies were cryoprotected in 30% sucrose for 48 hours at 2°C. Bodies were then mounted in OCT (Tissue-Tek, Sakura Finetek) and stored at -80 °C. Gonads were then cryosectioned in the sagittal plane at 40μm (Microm HM 550, Thermo Scientific), mounted on charged slides, and stained with hematoxylin and eosin using standard procedures.</w:t>
      </w:r>
    </w:p>
    <w:p w14:paraId="5F99EA51" w14:textId="2ED3B386" w:rsidR="00F02AF1" w:rsidRDefault="003341ED" w:rsidP="00555CB5">
      <w:pPr>
        <w:spacing w:after="160"/>
        <w:ind w:firstLine="720"/>
        <w:rPr>
          <w:rFonts w:eastAsia="Malgun Gothic" w:cs="Times New Roman"/>
          <w:color w:val="auto"/>
          <w:kern w:val="0"/>
          <w:szCs w:val="24"/>
          <w:lang w:eastAsia="ja-JP"/>
          <w14:ligatures w14:val="none"/>
        </w:rPr>
      </w:pPr>
      <w:r w:rsidRPr="003341ED">
        <w:rPr>
          <w:rFonts w:eastAsia="Malgun Gothic" w:cs="Times New Roman"/>
          <w:color w:val="auto"/>
          <w:kern w:val="0"/>
          <w:szCs w:val="24"/>
          <w:lang w:eastAsia="ja-JP"/>
          <w14:ligatures w14:val="none"/>
        </w:rPr>
        <w:t>To analyze the gonadal composition of individuals (excluding females and the new female which only have ovarian tissue</w:t>
      </w:r>
      <w:r w:rsidRPr="003341ED">
        <w:rPr>
          <w:rFonts w:eastAsia="Malgun Gothic" w:cs="Times New Roman"/>
          <w:color w:val="auto"/>
          <w:kern w:val="0"/>
          <w:szCs w:val="24"/>
          <w:lang w:eastAsia="ja-JP"/>
          <w14:ligatures w14:val="none"/>
        </w:rPr>
        <w:fldChar w:fldCharType="begin"/>
      </w:r>
      <w:r w:rsidR="00536D5D">
        <w:rPr>
          <w:rFonts w:eastAsia="Malgun Gothic" w:cs="Times New Roman"/>
          <w:color w:val="auto"/>
          <w:kern w:val="0"/>
          <w:szCs w:val="24"/>
          <w:lang w:eastAsia="ja-JP"/>
          <w14:ligatures w14:val="none"/>
        </w:rPr>
        <w:instrText xml:space="preserve"> ADDIN ZOTERO_ITEM CSL_CITATION {"citationID":"fIZ9OmsB","properties":{"formattedCitation":"(66)","plainCitation":"(66)","noteIndex":0},"citationItems":[{"id":4892,"uris":["http://zotero.org/users/11313215/items/M6NB57BA"],"itemData":{"id":4892,"type":"article-journal","abstract":". Behavioural and endocrine differences between males and females, and during protandrous sex change were characterized in the anemonefish, Amphiprion melanopus. Females are the largest and behaviourally dominant members of social groups, displaying frequent aggression towards their smaller male mates and other smaller non-reproductive individuals. Sex change was stimulated experimentally through female removals in 1989 and 1991. Behavioural samples were taken prior to female removal and from 10 to 45 days after removal in 1989 and 1-20 days after removal in 1991. Sex-changing individuals showed striking increases in aggression within 1 day following female removal. While the frequency of aggressive acts initiated by sex-changing individuals decreased gradually over the 5-, 10- and 20-day samples, it remained significantly elevated over baseline male levels. A decrease in aggression was also observed from 20 to 45 days after female removal in 1989. Presentations of a model intruder to sex-changing individuals at various stages revealed changes to a pattern of territorial defence characteristic of females. Overall aggression increased and the ratio of attacks at the periphery of the territory to those at the centre increased with time after female removal. There was no convincing evidence of a relationship between plasma levels of the five steroids measured and (1) male/female behavioural differences or (2) behavioural changes with sex change.","container-title":"Animal Behaviour","DOI":"10.1006/anbe.1994.1275","ISSN":"0003-3472","issue":"3","journalAbbreviation":"Animal Behaviour","page":"551-567","source":"ScienceDirect","title":"Behavioural aspects of protandrous sex change in the anemonefish, &lt;i&gt;Amphiprion melanopus&lt;/i&gt;, and endocrine correlates","volume":"48","author":[{"family":"Godwin","given":"John"}],"issued":{"date-parts":[["1994",9,1]]}}}],"schema":"https://github.com/citation-style-language/schema/raw/master/csl-citation.json"} </w:instrText>
      </w:r>
      <w:r w:rsidRPr="003341ED">
        <w:rPr>
          <w:rFonts w:eastAsia="Malgun Gothic" w:cs="Times New Roman"/>
          <w:color w:val="auto"/>
          <w:kern w:val="0"/>
          <w:szCs w:val="24"/>
          <w:lang w:eastAsia="ja-JP"/>
          <w14:ligatures w14:val="none"/>
        </w:rPr>
        <w:fldChar w:fldCharType="separate"/>
      </w:r>
      <w:r w:rsidR="00536D5D" w:rsidRPr="00536D5D">
        <w:rPr>
          <w:rFonts w:cs="Times New Roman"/>
          <w:lang w:eastAsia="ja-JP"/>
        </w:rPr>
        <w:t>(66)</w:t>
      </w:r>
      <w:r w:rsidRPr="003341ED">
        <w:rPr>
          <w:rFonts w:eastAsia="Malgun Gothic" w:cs="Times New Roman"/>
          <w:color w:val="auto"/>
          <w:kern w:val="0"/>
          <w:szCs w:val="24"/>
          <w:lang w:eastAsia="ja-JP"/>
          <w14:ligatures w14:val="none"/>
        </w:rPr>
        <w:fldChar w:fldCharType="end"/>
      </w:r>
      <w:r w:rsidRPr="003341ED">
        <w:rPr>
          <w:rFonts w:eastAsia="Malgun Gothic" w:cs="Times New Roman"/>
          <w:color w:val="auto"/>
          <w:kern w:val="0"/>
          <w:szCs w:val="24"/>
          <w:lang w:eastAsia="ja-JP"/>
          <w14:ligatures w14:val="none"/>
        </w:rPr>
        <w:t>), 20 random sections from each individual were imaged using a Zeiss Axioskop 40 (Carl Zeiss Microscopy LLC, White Plains, NY) at 10x magnification. These images were analyzed in Photoshop by selecting regions of testicular tissue, ovarian tissue, connective tissue, and recording the number of pixels of each type. We then calculated the proportion of gonad that was testicular or ovarian by dividing the total respective area by the total recorded gonad area (gonadal + ovarian + connective) excluding empty space.</w:t>
      </w:r>
      <w:r w:rsidR="00C054BD">
        <w:rPr>
          <w:rFonts w:eastAsia="Malgun Gothic" w:cs="Times New Roman"/>
          <w:color w:val="auto"/>
          <w:kern w:val="0"/>
          <w:szCs w:val="24"/>
          <w:lang w:eastAsia="ja-JP"/>
          <w14:ligatures w14:val="none"/>
        </w:rPr>
        <w:t xml:space="preserve"> Proportion of testicular or gonadal tissue was </w:t>
      </w:r>
      <w:r w:rsidR="00F02AF1">
        <w:rPr>
          <w:rFonts w:eastAsia="Malgun Gothic" w:cs="Times New Roman"/>
          <w:color w:val="auto"/>
          <w:kern w:val="0"/>
          <w:szCs w:val="24"/>
          <w:lang w:eastAsia="ja-JP"/>
          <w14:ligatures w14:val="none"/>
        </w:rPr>
        <w:t>analyzed using a linear regression fitting the proportion of gonad made up of the associated tissue type by phase.</w:t>
      </w:r>
    </w:p>
    <w:p w14:paraId="089D8D0C" w14:textId="5054C86D" w:rsidR="003341ED" w:rsidRPr="003341ED" w:rsidRDefault="003341ED" w:rsidP="00555CB5">
      <w:pPr>
        <w:spacing w:after="160"/>
        <w:ind w:firstLine="720"/>
        <w:rPr>
          <w:rFonts w:eastAsia="Malgun Gothic" w:cs="Times New Roman"/>
          <w:color w:val="auto"/>
          <w:kern w:val="0"/>
          <w:szCs w:val="24"/>
          <w:lang w:eastAsia="ja-JP"/>
          <w14:ligatures w14:val="none"/>
        </w:rPr>
      </w:pPr>
      <w:r w:rsidRPr="003341ED">
        <w:rPr>
          <w:rFonts w:eastAsia="Malgun Gothic" w:cs="Times New Roman"/>
          <w:color w:val="auto"/>
          <w:kern w:val="0"/>
          <w:szCs w:val="24"/>
          <w:lang w:eastAsia="ja-JP"/>
          <w14:ligatures w14:val="none"/>
        </w:rPr>
        <w:t xml:space="preserve">To quantify gonadal volume, we also imaged a random 20 sections of gonad at 2.5x magnification using a Zeiss AxioScope A1 (Carl Zeiss Microscopy LLC, White Plains, NY) such that the entire gonad was within frame. If this was not the case, several images were taken. We then used Photoshop </w:t>
      </w:r>
      <w:r w:rsidR="003139C8" w:rsidRPr="003341ED">
        <w:rPr>
          <w:rFonts w:eastAsia="Malgun Gothic" w:cs="Times New Roman"/>
          <w:color w:val="auto"/>
          <w:kern w:val="0"/>
          <w:szCs w:val="24"/>
          <w:lang w:eastAsia="ja-JP"/>
          <w14:ligatures w14:val="none"/>
        </w:rPr>
        <w:t>to measure</w:t>
      </w:r>
      <w:r w:rsidRPr="003341ED">
        <w:rPr>
          <w:rFonts w:eastAsia="Malgun Gothic" w:cs="Times New Roman"/>
          <w:color w:val="auto"/>
          <w:kern w:val="0"/>
          <w:szCs w:val="24"/>
          <w:lang w:eastAsia="ja-JP"/>
          <w14:ligatures w14:val="none"/>
        </w:rPr>
        <w:t xml:space="preserve"> the area of the gonad in each slide. From this sample, we were able to estimate the total volume of the entire gonad in pixels for each individual. Due to large differences between the phases, we log10 transformed this value in all analyses.</w:t>
      </w:r>
      <w:r w:rsidR="001942D0">
        <w:rPr>
          <w:rFonts w:eastAsia="Malgun Gothic" w:cs="Times New Roman"/>
          <w:color w:val="auto"/>
          <w:kern w:val="0"/>
          <w:szCs w:val="24"/>
          <w:lang w:eastAsia="ja-JP"/>
          <w14:ligatures w14:val="none"/>
        </w:rPr>
        <w:t xml:space="preserve"> Because, gonadal volume is correlated with body size,</w:t>
      </w:r>
      <w:r w:rsidR="00E1687F">
        <w:rPr>
          <w:rFonts w:eastAsia="Malgun Gothic" w:cs="Times New Roman"/>
          <w:color w:val="auto"/>
          <w:kern w:val="0"/>
          <w:szCs w:val="24"/>
          <w:lang w:eastAsia="ja-JP"/>
          <w14:ligatures w14:val="none"/>
        </w:rPr>
        <w:t xml:space="preserve"> we analyzed </w:t>
      </w:r>
      <w:r w:rsidR="003E4DDF">
        <w:rPr>
          <w:rFonts w:eastAsia="Malgun Gothic" w:cs="Times New Roman"/>
          <w:color w:val="auto"/>
          <w:kern w:val="0"/>
          <w:szCs w:val="24"/>
          <w:lang w:eastAsia="ja-JP"/>
          <w14:ligatures w14:val="none"/>
        </w:rPr>
        <w:t xml:space="preserve">gonadal volume with phase and body length as covariates. For </w:t>
      </w:r>
      <w:r w:rsidR="00FD5498">
        <w:rPr>
          <w:rFonts w:eastAsia="Malgun Gothic" w:cs="Times New Roman"/>
          <w:color w:val="auto"/>
          <w:kern w:val="0"/>
          <w:szCs w:val="24"/>
          <w:lang w:eastAsia="ja-JP"/>
          <w14:ligatures w14:val="none"/>
        </w:rPr>
        <w:t xml:space="preserve">the bottom panel in Figure 1B, we plot the residuals of a </w:t>
      </w:r>
      <w:r w:rsidR="005777FD">
        <w:rPr>
          <w:rFonts w:eastAsia="Malgun Gothic" w:cs="Times New Roman"/>
          <w:color w:val="auto"/>
          <w:kern w:val="0"/>
          <w:szCs w:val="24"/>
          <w:lang w:eastAsia="ja-JP"/>
          <w14:ligatures w14:val="none"/>
        </w:rPr>
        <w:t>line</w:t>
      </w:r>
      <w:r w:rsidR="00C054BD">
        <w:rPr>
          <w:rFonts w:eastAsia="Malgun Gothic" w:cs="Times New Roman"/>
          <w:color w:val="auto"/>
          <w:kern w:val="0"/>
          <w:szCs w:val="24"/>
          <w:lang w:eastAsia="ja-JP"/>
          <w14:ligatures w14:val="none"/>
        </w:rPr>
        <w:t>a</w:t>
      </w:r>
      <w:r w:rsidR="005777FD">
        <w:rPr>
          <w:rFonts w:eastAsia="Malgun Gothic" w:cs="Times New Roman"/>
          <w:color w:val="auto"/>
          <w:kern w:val="0"/>
          <w:szCs w:val="24"/>
          <w:lang w:eastAsia="ja-JP"/>
          <w14:ligatures w14:val="none"/>
        </w:rPr>
        <w:t>r regression</w:t>
      </w:r>
      <w:r w:rsidR="00FD5498">
        <w:rPr>
          <w:rFonts w:eastAsia="Malgun Gothic" w:cs="Times New Roman"/>
          <w:color w:val="auto"/>
          <w:kern w:val="0"/>
          <w:szCs w:val="24"/>
          <w:lang w:eastAsia="ja-JP"/>
          <w14:ligatures w14:val="none"/>
        </w:rPr>
        <w:t xml:space="preserve"> only including </w:t>
      </w:r>
      <w:r w:rsidR="005777FD">
        <w:rPr>
          <w:rFonts w:eastAsia="Malgun Gothic" w:cs="Times New Roman"/>
          <w:color w:val="auto"/>
          <w:kern w:val="0"/>
          <w:szCs w:val="24"/>
          <w:lang w:eastAsia="ja-JP"/>
          <w14:ligatures w14:val="none"/>
        </w:rPr>
        <w:t>body length as a fixed effect such that</w:t>
      </w:r>
      <w:r w:rsidR="00C054BD">
        <w:rPr>
          <w:rFonts w:eastAsia="Malgun Gothic" w:cs="Times New Roman"/>
          <w:color w:val="auto"/>
          <w:kern w:val="0"/>
          <w:szCs w:val="24"/>
          <w:lang w:eastAsia="ja-JP"/>
          <w14:ligatures w14:val="none"/>
        </w:rPr>
        <w:t xml:space="preserve"> the phases could be directly comparable.</w:t>
      </w:r>
    </w:p>
    <w:p w14:paraId="6028A39E" w14:textId="77777777" w:rsidR="003341ED" w:rsidRPr="003341ED" w:rsidRDefault="003341ED" w:rsidP="003341ED">
      <w:pPr>
        <w:spacing w:after="160"/>
        <w:rPr>
          <w:rFonts w:eastAsia="Malgun Gothic" w:cs="Times New Roman"/>
          <w:b/>
          <w:bCs/>
          <w:color w:val="auto"/>
          <w:kern w:val="0"/>
          <w:szCs w:val="24"/>
          <w:lang w:eastAsia="ja-JP"/>
          <w14:ligatures w14:val="none"/>
        </w:rPr>
      </w:pPr>
      <w:r w:rsidRPr="003341ED">
        <w:rPr>
          <w:rFonts w:eastAsia="Malgun Gothic" w:cs="Times New Roman"/>
          <w:b/>
          <w:bCs/>
          <w:color w:val="auto"/>
          <w:kern w:val="0"/>
          <w:szCs w:val="24"/>
          <w:lang w:eastAsia="ja-JP"/>
          <w14:ligatures w14:val="none"/>
        </w:rPr>
        <w:t>POA Dissection</w:t>
      </w:r>
    </w:p>
    <w:p w14:paraId="1219C6C8" w14:textId="3ED4C410" w:rsidR="003341ED" w:rsidRPr="003341ED" w:rsidRDefault="003341ED" w:rsidP="00555CB5">
      <w:pPr>
        <w:spacing w:after="160"/>
        <w:ind w:firstLine="720"/>
        <w:rPr>
          <w:rFonts w:eastAsia="Malgun Gothic" w:cs="Times New Roman"/>
          <w:color w:val="auto"/>
          <w:kern w:val="0"/>
          <w:szCs w:val="24"/>
          <w:lang w:eastAsia="ja-JP"/>
          <w14:ligatures w14:val="none"/>
        </w:rPr>
      </w:pPr>
      <w:r w:rsidRPr="003341ED">
        <w:rPr>
          <w:rFonts w:eastAsia="Malgun Gothic" w:cs="Times New Roman"/>
          <w:color w:val="auto"/>
          <w:kern w:val="0"/>
          <w:szCs w:val="24"/>
          <w:lang w:eastAsia="ja-JP"/>
          <w14:ligatures w14:val="none"/>
        </w:rPr>
        <w:lastRenderedPageBreak/>
        <w:t xml:space="preserve">Following decapitation, the brain was exposed and immediately treated with chilled dissection medium by pipetting a small volume over the dorsal surface. Dissection medium consisted of Hibernate AB complete medium (with 2% B27 and 0.5 mM Glutamax; BrainBits, LLC, Springfield, IL) with 200 U/mL of Protector RNase Inhibitor (Roche, Basel, Switzerland). The brain was then removed and placed in a petri dish containing chilled dissection medium. We then isolated the </w:t>
      </w:r>
      <w:r w:rsidR="00B91E4A">
        <w:rPr>
          <w:rFonts w:eastAsia="Malgun Gothic" w:cs="Times New Roman"/>
          <w:color w:val="auto"/>
          <w:kern w:val="0"/>
          <w:szCs w:val="24"/>
          <w:lang w:eastAsia="ja-JP"/>
          <w14:ligatures w14:val="none"/>
        </w:rPr>
        <w:t>ventrocaudal telencephala</w:t>
      </w:r>
      <w:r w:rsidRPr="003341ED">
        <w:rPr>
          <w:rFonts w:eastAsia="Malgun Gothic" w:cs="Times New Roman"/>
          <w:color w:val="auto"/>
          <w:kern w:val="0"/>
          <w:szCs w:val="24"/>
          <w:lang w:eastAsia="ja-JP"/>
          <w14:ligatures w14:val="none"/>
        </w:rPr>
        <w:t xml:space="preserve"> (</w:t>
      </w:r>
      <w:commentRangeStart w:id="560"/>
      <w:r w:rsidRPr="003341ED">
        <w:rPr>
          <w:rFonts w:eastAsia="Malgun Gothic" w:cs="Times New Roman"/>
          <w:color w:val="auto"/>
          <w:kern w:val="0"/>
          <w:szCs w:val="24"/>
          <w:lang w:eastAsia="ja-JP"/>
          <w14:ligatures w14:val="none"/>
        </w:rPr>
        <w:t>s</w:t>
      </w:r>
      <w:r w:rsidRPr="003341ED">
        <w:rPr>
          <w:rFonts w:eastAsia="Malgun Gothic" w:cs="Times New Roman"/>
          <w:color w:val="auto"/>
          <w:kern w:val="0"/>
          <w:szCs w:val="24"/>
          <w:highlight w:val="yellow"/>
          <w:lang w:eastAsia="ja-JP"/>
          <w14:ligatures w14:val="none"/>
        </w:rPr>
        <w:t>ee supplementary … for details</w:t>
      </w:r>
      <w:commentRangeEnd w:id="560"/>
      <w:r w:rsidR="00753C87" w:rsidRPr="003341ED">
        <w:rPr>
          <w:rStyle w:val="CommentReference"/>
          <w:rFonts w:eastAsia="Malgun Gothic" w:cs="Times New Roman"/>
          <w:color w:val="auto"/>
          <w:kern w:val="0"/>
          <w:sz w:val="24"/>
          <w:szCs w:val="24"/>
          <w:lang w:eastAsia="ja-JP"/>
          <w14:ligatures w14:val="none"/>
        </w:rPr>
        <w:commentReference w:id="560"/>
      </w:r>
      <w:r w:rsidRPr="003341ED">
        <w:rPr>
          <w:rFonts w:eastAsia="Malgun Gothic" w:cs="Times New Roman"/>
          <w:color w:val="auto"/>
          <w:kern w:val="0"/>
          <w:szCs w:val="24"/>
          <w:lang w:eastAsia="ja-JP"/>
          <w14:ligatures w14:val="none"/>
        </w:rPr>
        <w:t>) and placed them in RNAse free tubes and stored them at -80°C.</w:t>
      </w:r>
    </w:p>
    <w:p w14:paraId="43E1C64E" w14:textId="32487C14" w:rsidR="003341ED" w:rsidRDefault="003341ED" w:rsidP="00753C87">
      <w:pPr>
        <w:rPr>
          <w:b/>
          <w:bCs/>
        </w:rPr>
      </w:pPr>
      <w:commentRangeStart w:id="561"/>
      <w:r>
        <w:rPr>
          <w:b/>
          <w:bCs/>
        </w:rPr>
        <w:t xml:space="preserve">snMultiome </w:t>
      </w:r>
      <w:commentRangeEnd w:id="561"/>
      <w:r w:rsidR="00753C87">
        <w:rPr>
          <w:rStyle w:val="CommentReference"/>
          <w:b/>
          <w:bCs/>
          <w:sz w:val="24"/>
          <w:szCs w:val="30"/>
        </w:rPr>
        <w:commentReference w:id="561"/>
      </w:r>
    </w:p>
    <w:p w14:paraId="4C8C6DD5" w14:textId="079A1E9B" w:rsidR="003341ED" w:rsidRDefault="003341ED" w:rsidP="00753C87">
      <w:r>
        <w:t>…</w:t>
      </w:r>
    </w:p>
    <w:p w14:paraId="4CE98E10" w14:textId="5A7240A6" w:rsidR="00991F18" w:rsidRDefault="00991F18" w:rsidP="00753C87">
      <w:pPr>
        <w:rPr>
          <w:b/>
          <w:bCs/>
        </w:rPr>
      </w:pPr>
      <w:commentRangeStart w:id="562"/>
      <w:r>
        <w:rPr>
          <w:b/>
          <w:bCs/>
        </w:rPr>
        <w:t>Spatial Transcriptomics</w:t>
      </w:r>
      <w:commentRangeEnd w:id="562"/>
      <w:r w:rsidR="00753C87">
        <w:rPr>
          <w:rStyle w:val="CommentReference"/>
          <w:b/>
          <w:bCs/>
          <w:sz w:val="24"/>
          <w:szCs w:val="30"/>
        </w:rPr>
        <w:commentReference w:id="562"/>
      </w:r>
    </w:p>
    <w:p w14:paraId="32DDB200" w14:textId="48F2142A" w:rsidR="00991F18" w:rsidRDefault="00991F18" w:rsidP="00753C87">
      <w:r>
        <w:t>…</w:t>
      </w:r>
    </w:p>
    <w:p w14:paraId="74E2F449" w14:textId="510AF7B4" w:rsidR="00686A03" w:rsidRDefault="00686A03" w:rsidP="00753C87">
      <w:pPr>
        <w:rPr>
          <w:b/>
          <w:bCs/>
        </w:rPr>
      </w:pPr>
      <w:r>
        <w:rPr>
          <w:b/>
          <w:bCs/>
        </w:rPr>
        <w:t>Neuroanatomical Annotation</w:t>
      </w:r>
    </w:p>
    <w:p w14:paraId="63C82243" w14:textId="48982BA4" w:rsidR="00686A03" w:rsidRPr="00485133" w:rsidRDefault="00FA7CDB" w:rsidP="00555CB5">
      <w:pPr>
        <w:ind w:firstLine="720"/>
      </w:pPr>
      <w:r>
        <w:t xml:space="preserve">Because there is no published atlas for any anemonefish brain, we relied </w:t>
      </w:r>
      <w:r w:rsidR="006056B6">
        <w:t xml:space="preserve">on a published atlas from </w:t>
      </w:r>
      <w:r w:rsidR="006056B6">
        <w:rPr>
          <w:i/>
          <w:iCs/>
        </w:rPr>
        <w:t>Astatotilapia burtoni</w:t>
      </w:r>
      <w:r w:rsidR="0005005F">
        <w:t xml:space="preserve"> </w:t>
      </w:r>
      <w:r w:rsidR="0005005F">
        <w:fldChar w:fldCharType="begin"/>
      </w:r>
      <w:r w:rsidR="0005005F">
        <w:instrText xml:space="preserve"> ADDIN ZOTERO_ITEM CSL_CITATION {"citationID":"pOiFwZiB","properties":{"unsorted":false,"formattedCitation":"(7)","plainCitation":"(7)","noteIndex":0},"citationItems":[{"id":6323,"uris":["http://zotero.org/users/11313215/items/QTQQG9ZG"],"itemData":{"id":6323,"type":"article-journal","abstract":"Neural communication depends on release and reception of different neurotransmitters within complex circuits that ultimately mediate basic biological functions. We mapped the distribution of glutamatergic, GABAergic, and cholinergic neurons in the brain of the African cichlid fish Astatotilapia burtoni using in situ hybridization to label vesicular glutamate transporters (vglut1, vglut2.1, vglut3), glutamate decarboxylases (gad1, gad2), and choline acetyltransferase (chat). Cells expressing the glutamatergic markers vgluts 1-3 show primarily nonoverlapping distribution patterns, with the most widespread expression observed for vglut2.1, and more restricted expression of vglut1 and vglut3. vglut1 is prominent in granular layers of the cerebellum, habenula, preglomerular nuclei, and several other diencephalic, mesencephalic, and rhombencephalic regions. vglut2.1 is widely expressed in many nuclei from the olfactory bulbs to the hindbrain, while vglut3 is restricted to the hypothalamus and hindbrain. GABAergic cells show largely overlapping gad1 and gad2 expression in most brain regions. GABAergic expression dominates nuclei of the subpallial ventral telencephalon, while glutamatergic expression dominates nuclei of the pallial dorsal telencephalon. chat-expressing cells are prominent in motor cranial nerve nuclei, and some scattered cells lie in the preoptic area and ventral part of the ventral telencephalon. A localization summary of these markers within regions of the conserved social decision-making network reveals a predominance of either GABAergic or glutamatergic cells within individual nuclei. The neurotransmitter distributions described here in the brain of a single fish species provide an important resource for identification of brain nuclei in other fishes, as well as future comparative studies on circuit organization and function. J. Comp. Neurol. 525:610-638, 2017. © 2016 Wiley Periodicals, Inc.","container-title":"The Journal of Comparative Neurology","DOI":"10.1002/cne.24092","ISSN":"1096-9861","issue":"3","journalAbbreviation":"J Comp Neurol","language":"eng","page":"610-638","PMID":"27507772","source":"PubMed","title":"Localization of glutamatergic, GABAergic, and cholinergic neurons in the brain of the African cichlid fish, Astatotilapia burtoni","volume":"525","author":[{"family":"Maruska","given":"Karen P."},{"family":"Butler","given":"Julie M."},{"family":"Field","given":"Karen E."},{"family":"Porter","given":"Danielle T."}],"issued":{"date-parts":[["2017",2,15]]}}}],"schema":"https://github.com/citation-style-language/schema/raw/master/csl-citation.json"} </w:instrText>
      </w:r>
      <w:r w:rsidR="0005005F">
        <w:fldChar w:fldCharType="separate"/>
      </w:r>
      <w:r w:rsidR="0005005F" w:rsidRPr="0005005F">
        <w:rPr>
          <w:rFonts w:cs="Times New Roman"/>
        </w:rPr>
        <w:t>(7)</w:t>
      </w:r>
      <w:r w:rsidR="0005005F">
        <w:fldChar w:fldCharType="end"/>
      </w:r>
      <w:r w:rsidR="0005005F">
        <w:t xml:space="preserve"> </w:t>
      </w:r>
      <w:r w:rsidR="00364E61">
        <w:t xml:space="preserve">in combination with unbiased clustering and gene expression </w:t>
      </w:r>
      <w:r w:rsidR="007B3AC0">
        <w:t>(see “Spatial Transcriptomics”)</w:t>
      </w:r>
      <w:r w:rsidR="00364E61">
        <w:t xml:space="preserve"> </w:t>
      </w:r>
      <w:r w:rsidR="0005005F">
        <w:t xml:space="preserve">for </w:t>
      </w:r>
      <w:r w:rsidR="007B3AC0">
        <w:t>our annotations</w:t>
      </w:r>
      <w:r w:rsidR="006056B6">
        <w:t>.</w:t>
      </w:r>
      <w:r w:rsidR="007B3AC0">
        <w:t xml:space="preserve"> Interestingly, we noted a few differences between the </w:t>
      </w:r>
      <w:r w:rsidR="007B3AC0">
        <w:rPr>
          <w:i/>
          <w:iCs/>
        </w:rPr>
        <w:t xml:space="preserve">A. ocellaris </w:t>
      </w:r>
      <w:r w:rsidR="007B3AC0">
        <w:t xml:space="preserve">and </w:t>
      </w:r>
      <w:r w:rsidR="007B3AC0">
        <w:rPr>
          <w:i/>
          <w:iCs/>
        </w:rPr>
        <w:t xml:space="preserve">A. burtoni </w:t>
      </w:r>
      <w:r w:rsidR="007B3AC0">
        <w:t xml:space="preserve">brains. </w:t>
      </w:r>
      <w:r w:rsidR="0026691F">
        <w:t>Transcriptomically, Dl-v2</w:t>
      </w:r>
      <w:r w:rsidR="00685644">
        <w:t xml:space="preserve"> (</w:t>
      </w:r>
      <w:r w:rsidR="00685644" w:rsidRPr="00685644">
        <w:t>ventral part of the lateral zone of the dorsal telencephalon, subdivision 2</w:t>
      </w:r>
      <w:r w:rsidR="00685644">
        <w:t>)</w:t>
      </w:r>
      <w:r w:rsidR="00765A31">
        <w:t xml:space="preserve"> and</w:t>
      </w:r>
      <w:r w:rsidR="0009486A">
        <w:t xml:space="preserve"> Dl-g</w:t>
      </w:r>
      <w:r w:rsidR="00685644">
        <w:t xml:space="preserve"> (</w:t>
      </w:r>
      <w:r w:rsidR="00685644" w:rsidRPr="00685644">
        <w:t>granular zone of lateral zone of the dorsal telencephalon</w:t>
      </w:r>
      <w:r w:rsidR="00685644">
        <w:t>)</w:t>
      </w:r>
      <w:r w:rsidR="004958FF">
        <w:t>, were distinct in their transcriptomes depending on rostral versus caudal position</w:t>
      </w:r>
      <w:r w:rsidR="00C05010">
        <w:t xml:space="preserve"> or dorsal versus ventral position</w:t>
      </w:r>
      <w:r w:rsidR="004958FF">
        <w:t>. Thus, we reannotated them as Dl-v2d</w:t>
      </w:r>
      <w:r w:rsidR="00765A31">
        <w:t xml:space="preserve"> and </w:t>
      </w:r>
      <w:r w:rsidR="00F20567">
        <w:t>Dl-gd</w:t>
      </w:r>
      <w:r w:rsidR="004958FF">
        <w:t xml:space="preserve"> (dor</w:t>
      </w:r>
      <w:r w:rsidR="00C05010">
        <w:t xml:space="preserve">sal </w:t>
      </w:r>
      <w:r w:rsidR="00485133">
        <w:t>part</w:t>
      </w:r>
      <w:r w:rsidR="00C05010">
        <w:t>)</w:t>
      </w:r>
      <w:r w:rsidR="00296CF0">
        <w:t xml:space="preserve">. </w:t>
      </w:r>
      <w:r w:rsidR="00085EC5">
        <w:t>We also noted a neuronal cluster of high cell density in the dorsolateral pallium</w:t>
      </w:r>
      <w:r w:rsidR="00685644">
        <w:t xml:space="preserve"> ne</w:t>
      </w:r>
      <w:r w:rsidR="00C4164E">
        <w:t>ar Dl-g</w:t>
      </w:r>
      <w:r w:rsidR="00085EC5">
        <w:t xml:space="preserve"> that appeared to have no equivalent</w:t>
      </w:r>
      <w:r w:rsidR="00485133">
        <w:t xml:space="preserve"> in </w:t>
      </w:r>
      <w:r w:rsidR="00485133">
        <w:rPr>
          <w:i/>
          <w:iCs/>
        </w:rPr>
        <w:t>A. burtoni</w:t>
      </w:r>
      <w:r w:rsidR="00485133">
        <w:t xml:space="preserve"> and had unique rostral and caudal transcriptomes. Thus, we labeled this dorsolateral</w:t>
      </w:r>
      <w:r w:rsidR="006915ED">
        <w:t xml:space="preserve"> nucleus rostral and caudal parts (Dln-r and Dln-c)</w:t>
      </w:r>
      <w:r w:rsidR="00C4164E">
        <w:t xml:space="preserve"> (</w:t>
      </w:r>
      <w:r w:rsidR="00C4164E" w:rsidRPr="00065EE2">
        <w:rPr>
          <w:highlight w:val="yellow"/>
        </w:rPr>
        <w:t>Figure S</w:t>
      </w:r>
      <w:r w:rsidR="00065EE2" w:rsidRPr="00065EE2">
        <w:rPr>
          <w:highlight w:val="yellow"/>
        </w:rPr>
        <w:t>xx</w:t>
      </w:r>
      <w:r w:rsidR="00065EE2">
        <w:t>)</w:t>
      </w:r>
      <w:r w:rsidR="006915ED">
        <w:t xml:space="preserve">. </w:t>
      </w:r>
      <w:r w:rsidR="00277795">
        <w:t xml:space="preserve">Because this cell type was largely dissected out in our dataset, we did not examine it farther. </w:t>
      </w:r>
    </w:p>
    <w:p w14:paraId="3485FDED" w14:textId="17B68A1F" w:rsidR="00686A03" w:rsidRDefault="006145D5" w:rsidP="00753C87">
      <w:pPr>
        <w:rPr>
          <w:b/>
          <w:bCs/>
        </w:rPr>
      </w:pPr>
      <w:r>
        <w:rPr>
          <w:b/>
          <w:bCs/>
        </w:rPr>
        <w:t>Projection of snMultiome Data Onto VisiumHD Data</w:t>
      </w:r>
      <w:r w:rsidR="009F4952">
        <w:rPr>
          <w:b/>
          <w:bCs/>
        </w:rPr>
        <w:t xml:space="preserve"> </w:t>
      </w:r>
    </w:p>
    <w:p w14:paraId="501CF65B" w14:textId="5F6EA8BD" w:rsidR="006145D5" w:rsidRPr="0057324D" w:rsidRDefault="0057324D" w:rsidP="00753C87">
      <w:r>
        <w:tab/>
        <w:t xml:space="preserve">To map our snMultiome clusters onto the VisiumHD sections, we used </w:t>
      </w:r>
      <w:r w:rsidR="00B5051C">
        <w:t>C</w:t>
      </w:r>
      <w:r w:rsidR="001E145A">
        <w:t>ell2location</w:t>
      </w:r>
      <w:r w:rsidR="000A694F">
        <w:t xml:space="preserve"> </w:t>
      </w:r>
      <w:r>
        <w:fldChar w:fldCharType="begin"/>
      </w:r>
      <w:r>
        <w:instrText xml:space="preserve"> ADDIN ZOTERO_ITEM CSL_CITATION {"citationID":"IS8MyP8B","properties":{"unsorted":false,"formattedCitation":"(8)","plainCitation":"(8)","noteIndex":0},"citationItems":[{"id":6452,"uris":["http://zotero.org/users/11313215/items/BC3FN9G6"],"itemData":{"id":6452,"type":"article-journal","abstract":"Spatial transcriptomic technologies promise to resolve cellular wiring diagrams of tissues in health and disease, but comprehensive mapping of cell types in situ remains a challenge. Here we present сell2location, a Bayesian model that can resolve fine-grained cell types in spatial transcriptomic data and create comprehensive cellular maps of diverse tissues. Cell2location accounts for technical sources of variation and borrows statistical strength across locations, thereby enabling the integration of single-cell and spatial transcriptomics with higher sensitivity and resolution than existing tools. We assessed cell2location in three different tissues and show improved mapping of fine-grained cell types. In the mouse brain, we discovered fine regional astrocyte subtypes across the thalamus and hypothalamus. In the human lymph node, we spatially mapped a rare pre-germinal center B cell population. In the human gut, we resolved fine immune cell populations in lymphoid follicles. Collectively, our results present сell2location as a versatile analysis tool for mapping tissue architectures in a comprehensive manner.","container-title":"Nature Biotechnology","DOI":"10.1038/s41587-021-01139-4","ISSN":"1546-1696","issue":"5","journalAbbreviation":"Nat Biotechnol","language":"en","license":"2022 The Author(s), under exclusive licence to Springer Nature America, Inc.","page":"661-671","publisher":"Nature Publishing Group","source":"www.nature.com","title":"Cell2location maps fine-grained cell types in spatial transcriptomics","volume":"40","author":[{"family":"Kleshchevnikov","given":"Vitalii"},{"family":"Shmatko","given":"Artem"},{"family":"Dann","given":"Emma"},{"family":"Aivazidis","given":"Alexander"},{"family":"King","given":"Hamish W."},{"family":"Li","given":"Tong"},{"family":"Elmentaite","given":"Rasa"},{"family":"Lomakin","given":"Artem"},{"family":"Kedlian","given":"Veronika"},{"family":"Gayoso","given":"Adam"},{"family":"Jain","given":"Mika Sarkin"},{"family":"Park","given":"Jun Sung"},{"family":"Ramona","given":"Lauma"},{"family":"Tuck","given":"Elizabeth"},{"family":"Arutyunyan","given":"Anna"},{"family":"Vento-Tormo","given":"Roser"},{"family":"Gerstung","given":"Moritz"},{"family":"James","given":"Louisa"},{"family":"Stegle","given":"Oliver"},{"family":"Bayraktar","given":"Omer Ali"}],"issued":{"date-parts":[["2022",5]]}}}],"schema":"https://github.com/citation-style-language/schema/raw/master/csl-citation.json"} </w:instrText>
      </w:r>
      <w:r>
        <w:fldChar w:fldCharType="separate"/>
      </w:r>
      <w:r w:rsidRPr="0057324D">
        <w:rPr>
          <w:rFonts w:cs="Times New Roman"/>
        </w:rPr>
        <w:t>(8)</w:t>
      </w:r>
      <w:r>
        <w:fldChar w:fldCharType="end"/>
      </w:r>
      <w:r w:rsidR="000A694F">
        <w:t>.</w:t>
      </w:r>
      <w:r w:rsidR="007D4E1D">
        <w:t xml:space="preserve"> To do this, we first </w:t>
      </w:r>
      <w:r w:rsidR="00636B11">
        <w:t xml:space="preserve">trained </w:t>
      </w:r>
      <w:r w:rsidR="00A967A5">
        <w:t>regression models</w:t>
      </w:r>
      <w:r w:rsidR="00CF51E5">
        <w:t xml:space="preserve"> (RegressionModel)</w:t>
      </w:r>
      <w:r w:rsidR="00A967A5">
        <w:t xml:space="preserve"> on </w:t>
      </w:r>
      <w:r w:rsidR="008252DF">
        <w:t>raw RNA counts</w:t>
      </w:r>
      <w:r w:rsidR="00B56453">
        <w:t xml:space="preserve"> </w:t>
      </w:r>
      <w:r w:rsidR="000A04FB">
        <w:t>excluding g</w:t>
      </w:r>
      <w:r w:rsidR="000A7BB6">
        <w:t>e</w:t>
      </w:r>
      <w:r w:rsidR="00B56453">
        <w:t>nes that were present in fewer than 10 cells</w:t>
      </w:r>
      <w:r w:rsidR="000A7BB6">
        <w:t>.</w:t>
      </w:r>
      <w:r w:rsidR="000A04FB">
        <w:t xml:space="preserve"> </w:t>
      </w:r>
      <w:r w:rsidR="000A04FB" w:rsidRPr="000A04FB">
        <w:t>The model was conditioned on sample/pool identity as a batch covariate and on cluster identity</w:t>
      </w:r>
      <w:r w:rsidR="000A04FB">
        <w:t xml:space="preserve"> </w:t>
      </w:r>
      <w:r w:rsidR="00CF0966">
        <w:t>as the</w:t>
      </w:r>
      <w:r w:rsidR="000A04FB">
        <w:t xml:space="preserve"> cell type label.</w:t>
      </w:r>
      <w:r w:rsidR="00CF0966">
        <w:t xml:space="preserve"> The model was trained for 250 epochs with batch size set to </w:t>
      </w:r>
      <w:r w:rsidR="009B0FE5">
        <w:t>4096 and posterior distributions were exported using 1000 posterior samples. Mean expression per cell cluster was extracted from the posterior</w:t>
      </w:r>
      <w:r w:rsidR="00CF51E5">
        <w:t xml:space="preserve"> (</w:t>
      </w:r>
      <w:r w:rsidR="00CF51E5" w:rsidRPr="00CF51E5">
        <w:t>means_per_cluster_mu_fg</w:t>
      </w:r>
      <w:r w:rsidR="00CF51E5">
        <w:t>)</w:t>
      </w:r>
      <w:r w:rsidR="009B0FE5">
        <w:t xml:space="preserve"> to construct the reference signature matrix </w:t>
      </w:r>
      <w:r w:rsidR="00CF51E5">
        <w:t>for downstream mapping.</w:t>
      </w:r>
      <w:r w:rsidR="00FF1F55">
        <w:t xml:space="preserve"> Next, we </w:t>
      </w:r>
      <w:r w:rsidR="00173A1E">
        <w:t>fit the</w:t>
      </w:r>
      <w:r w:rsidR="00E71627">
        <w:t xml:space="preserve"> model to the</w:t>
      </w:r>
      <w:r w:rsidR="00173A1E">
        <w:t xml:space="preserve"> VisiumHD sketch assay</w:t>
      </w:r>
      <w:r w:rsidR="008E5D07">
        <w:t xml:space="preserve"> (bin level)</w:t>
      </w:r>
      <w:r w:rsidR="00B965EE">
        <w:t xml:space="preserve"> only including bins that would have been included in our dissection of the </w:t>
      </w:r>
      <w:r w:rsidR="002C130D">
        <w:t>ventrocaudal telencephalon during snMultiome sequencing</w:t>
      </w:r>
      <w:r w:rsidR="00B73602">
        <w:t xml:space="preserve">. </w:t>
      </w:r>
      <w:r w:rsidR="00B73602" w:rsidRPr="00B73602">
        <w:t>Genes were intersected between the spatial sketch dataset and the reference signature matrix to restrict analysis to a shared gene set. The cell2location spatial mapping model (Cell2location) was then fit to the sketch data, using slice identity as a batch covariate, an expected cell abundance per spot prior of N_cells_per_location = 3, and a detection_alpha of 200 to account for technical variation in detection sensitivity across slices. The model was trained for up to 1,000 epochs (batch size 2048, full training set, no held-out validation split). Posterior cell type abundances were exported using 100 posterior samples, yielding per-spot mean, 5th percentile (q05), and 95th percentile (q95) estimates of absolute cell type abundance for each reference-derived cell type.</w:t>
      </w:r>
      <w:r w:rsidR="009076FF">
        <w:t xml:space="preserve"> </w:t>
      </w:r>
      <w:r w:rsidR="00C76F28" w:rsidRPr="00C76F28">
        <w:t xml:space="preserve">For each sketch spot, the cell type with the highest 5th-percentile (q05) posterior abundance estimate was assigned as the spot's dominant cell type. These categorical dominant-cell-type labels were then projected from the sketch assay to the full-resolution Visium HD dataset using Seurat's ProjectData function, which maps sketch-level </w:t>
      </w:r>
      <w:r w:rsidR="00C76F28" w:rsidRPr="00C76F28">
        <w:lastRenderedPageBreak/>
        <w:t>metadata onto the full dataset via a shared PCA embedding (15 dimensions)</w:t>
      </w:r>
      <w:r w:rsidR="00C76F28">
        <w:t xml:space="preserve">. </w:t>
      </w:r>
      <w:r w:rsidR="00C76F28" w:rsidRPr="00C76F28">
        <w:t>This yielded a full-resolution spatial map of predicted dominant cell type identity across all tissue bins.</w:t>
      </w:r>
    </w:p>
    <w:p w14:paraId="44D96C0D" w14:textId="5C4B57C5" w:rsidR="00277514" w:rsidRPr="00266E78" w:rsidRDefault="00277514" w:rsidP="00753C87">
      <w:r w:rsidRPr="00277514">
        <w:rPr>
          <w:b/>
          <w:bCs/>
        </w:rPr>
        <w:t>Cell Type Annotation</w:t>
      </w:r>
      <w:r>
        <w:rPr>
          <w:b/>
          <w:bCs/>
        </w:rPr>
        <w:br/>
      </w:r>
      <w:r w:rsidR="005F2690">
        <w:rPr>
          <w:b/>
          <w:bCs/>
        </w:rPr>
        <w:tab/>
      </w:r>
      <w:r w:rsidR="00266E78">
        <w:t xml:space="preserve">We annotated our snMultiome clusters using a combination of </w:t>
      </w:r>
      <w:r w:rsidR="00266E78">
        <w:rPr>
          <w:i/>
          <w:iCs/>
        </w:rPr>
        <w:t xml:space="preserve">a priori </w:t>
      </w:r>
      <w:r w:rsidR="00266E78">
        <w:t>marker genes</w:t>
      </w:r>
      <w:r w:rsidR="006A74D0">
        <w:t xml:space="preserve"> (see Results)</w:t>
      </w:r>
      <w:r w:rsidR="00266E78">
        <w:t xml:space="preserve"> </w:t>
      </w:r>
      <w:r w:rsidR="00740D5D">
        <w:t>and spatial mapping from Cell2location.</w:t>
      </w:r>
      <w:r w:rsidR="00615890">
        <w:t xml:space="preserve"> We annotated cell types first</w:t>
      </w:r>
      <w:r w:rsidR="006E1E2E">
        <w:t xml:space="preserve"> by cluster number, then</w:t>
      </w:r>
      <w:r w:rsidR="00615890">
        <w:t xml:space="preserve"> by primary cell type, </w:t>
      </w:r>
      <w:r w:rsidR="00AC133B">
        <w:t xml:space="preserve">(e.g., </w:t>
      </w:r>
      <w:r w:rsidR="00F53B62">
        <w:t>1_</w:t>
      </w:r>
      <w:r w:rsidR="00AC133B">
        <w:t xml:space="preserve">RGC = Radial Glial cell, </w:t>
      </w:r>
      <w:r w:rsidR="00F53B62">
        <w:t>2_</w:t>
      </w:r>
      <w:r w:rsidR="00AC133B">
        <w:t>OL = Oligodendrocyte, GABA = GABAergic Neuron)</w:t>
      </w:r>
      <w:r w:rsidR="004828F1">
        <w:t>, then if we determined based on spatial mappin</w:t>
      </w:r>
      <w:r w:rsidR="00DE38F9">
        <w:t>g</w:t>
      </w:r>
      <w:r w:rsidR="004828F1">
        <w:t xml:space="preserve"> that </w:t>
      </w:r>
      <w:r w:rsidR="00DE38F9">
        <w:t xml:space="preserve">a cell type was localized to a specific subdivision of the brain </w:t>
      </w:r>
      <w:r w:rsidR="006E1E2E">
        <w:t xml:space="preserve">or neuroanatomical region, we added that to the cell type classification. Many neuronal types did not </w:t>
      </w:r>
      <w:r w:rsidR="00F53B62">
        <w:t xml:space="preserve">map to specific spatial regions, so we only annotated them by cluster number and neurotransmitter. A dotplot of the </w:t>
      </w:r>
      <w:r w:rsidR="00123917">
        <w:t xml:space="preserve">strongest marker genes found by Seurat’s “FindAllMarkers” function with only.pos = TRUE specified is shown in </w:t>
      </w:r>
      <w:r w:rsidR="00123917" w:rsidRPr="00123917">
        <w:rPr>
          <w:highlight w:val="yellow"/>
        </w:rPr>
        <w:t>Figure 2B.</w:t>
      </w:r>
      <w:r w:rsidR="00123917">
        <w:t xml:space="preserve"> </w:t>
      </w:r>
    </w:p>
    <w:p w14:paraId="5F670870" w14:textId="789988BE" w:rsidR="00921CD4" w:rsidRDefault="00921CD4" w:rsidP="00753C87">
      <w:pPr>
        <w:rPr>
          <w:b/>
          <w:bCs/>
        </w:rPr>
      </w:pPr>
      <w:r>
        <w:rPr>
          <w:b/>
          <w:bCs/>
        </w:rPr>
        <w:t>C</w:t>
      </w:r>
      <w:r w:rsidR="00991F18">
        <w:rPr>
          <w:b/>
          <w:bCs/>
        </w:rPr>
        <w:t>ell Type Composition Analysis</w:t>
      </w:r>
    </w:p>
    <w:p w14:paraId="232FDE79" w14:textId="3503E187" w:rsidR="00991F18" w:rsidRPr="00555E1C" w:rsidRDefault="00555E1C" w:rsidP="00753C87">
      <w:r>
        <w:rPr>
          <w:b/>
          <w:bCs/>
        </w:rPr>
        <w:tab/>
      </w:r>
      <w:r>
        <w:t xml:space="preserve">We calculated </w:t>
      </w:r>
      <w:r w:rsidR="008F5F53">
        <w:t xml:space="preserve">differences in cell population for each cluster using a logistic regression fitting a matrix </w:t>
      </w:r>
      <w:r w:rsidR="00FC1908">
        <w:t xml:space="preserve">of </w:t>
      </w:r>
      <w:r w:rsidR="008F5F53">
        <w:t xml:space="preserve">successes (number of cells in a cluster) versus failures (number of cells not in that cluster) by phase. </w:t>
      </w:r>
    </w:p>
    <w:p w14:paraId="3E64FA78" w14:textId="77777777" w:rsidR="00921CD4" w:rsidRPr="00753C87" w:rsidRDefault="00921CD4" w:rsidP="002B52D9">
      <w:pPr>
        <w:rPr>
          <w:b/>
          <w:bCs/>
          <w:lang w:eastAsia="ja-JP"/>
        </w:rPr>
      </w:pPr>
      <w:r w:rsidRPr="00753C87">
        <w:rPr>
          <w:b/>
          <w:bCs/>
          <w:lang w:eastAsia="ja-JP"/>
        </w:rPr>
        <w:t>DEG Analysis</w:t>
      </w:r>
    </w:p>
    <w:p w14:paraId="5A0024B0" w14:textId="77777777" w:rsidR="002B52D9" w:rsidRDefault="00921CD4" w:rsidP="002B52D9">
      <w:pPr>
        <w:spacing w:after="160"/>
        <w:ind w:firstLine="720"/>
        <w:rPr>
          <w:rFonts w:eastAsia="Malgun Gothic" w:cs="Times New Roman"/>
          <w:color w:val="auto"/>
          <w:kern w:val="0"/>
          <w:szCs w:val="24"/>
          <w:lang w:eastAsia="ja-JP"/>
          <w14:ligatures w14:val="none"/>
        </w:rPr>
      </w:pPr>
      <w:r w:rsidRPr="00921CD4">
        <w:rPr>
          <w:rFonts w:eastAsia="Malgun Gothic" w:cs="Times New Roman"/>
          <w:color w:val="auto"/>
          <w:kern w:val="0"/>
          <w:szCs w:val="24"/>
          <w:lang w:eastAsia="ja-JP"/>
          <w14:ligatures w14:val="none"/>
        </w:rPr>
        <w:t>To calculate differentially expressed genes (DEGs), we used a similar approach to Parker et al.</w:t>
      </w:r>
      <w:r w:rsidRPr="00921CD4">
        <w:rPr>
          <w:rFonts w:eastAsia="Malgun Gothic" w:cs="Times New Roman"/>
          <w:color w:val="auto"/>
          <w:kern w:val="0"/>
          <w:szCs w:val="24"/>
          <w:lang w:eastAsia="ja-JP"/>
          <w14:ligatures w14:val="none"/>
        </w:rPr>
        <w:fldChar w:fldCharType="begin"/>
      </w:r>
      <w:r w:rsidR="00536D5D">
        <w:rPr>
          <w:rFonts w:eastAsia="Malgun Gothic" w:cs="Times New Roman"/>
          <w:color w:val="auto"/>
          <w:kern w:val="0"/>
          <w:szCs w:val="24"/>
          <w:lang w:eastAsia="ja-JP"/>
          <w14:ligatures w14:val="none"/>
        </w:rPr>
        <w:instrText xml:space="preserve"> ADDIN ZOTERO_ITEM CSL_CITATION {"citationID":"FBMcnYbn","properties":{"unsorted":false,"formattedCitation":"(15)","plainCitation":"(15)","noteIndex":0},"citationItems":[{"id":3213,"uris":["http://zotero.org/users/11313215/items/RWMZ9QFA"],"itemData":{"id":3213,"type":"article-journal","abstract":"BACKGROUND: Sexual differentiation of the brain occurs in all major vertebrate lineages but is not well understood at a molecular and cellular level. Unlike most vertebrates, sex-changing fishes have the remarkable ability to change reproductive sex during adulthood in response to social stimuli, offering a unique opportunity to understand mechanisms by which the nervous system can initiate and coordinate sexual differentiation.\nMETHODS: This study explores sexual differentiation of the forebrain using single nucleus RNA-sequencing in the anemonefish Amphiprion ocellaris, producing the first cellular atlas of a sex-changing brain.\nRESULTS: We uncover extensive sex differences in cell type-specific gene expression, relative proportions of cells, baseline neuronal excitation, and predicted inter-neuronal communication. Additionally, we identify the cholecystokinin, galanin, and estrogen systems as central molecular axes of sexual differentiation. Supported by these findings, we propose a model of sexual differentiation in the conserved vertebrate social decision-making network spanning multiple subtypes of neurons and glia, including neuronal subpopulations within the preoptic area that are positioned to regulate gonadal differentiation.\nCONCLUSIONS: This work deepens our understanding of sexual differentiation in the vertebrate brain and defines a rich suite of molecular and cellular pathways that differentiate during adult sex change in anemonefish.","container-title":"Biology of Sex Differences","DOI":"10.1186/s13293-024-00632-0","ISSN":"2042-6410","issue":"1","journalAbbreviation":"Biol Sex Differ","language":"eng","page":"58","PMID":"39044232","PMCID":"PMC11267845","source":"PubMed","title":"Adult sex change leads to extensive forebrain reorganization in clownfish","volume":"15","author":[{"family":"Parker","given":"Coltan G."},{"family":"Gruenhagen","given":"George W."},{"family":"Hegarty","given":"Brianna E."},{"family":"Histed","given":"Abigail R."},{"family":"Streelman","given":"Jeffrey T."},{"family":"Rhodes","given":"Justin S."},{"family":"Johnson","given":"Zachary V."}],"issued":{"date-parts":[["2024",7,23]]}}}],"schema":"https://github.com/citation-style-language/schema/raw/master/csl-citation.json"} </w:instrText>
      </w:r>
      <w:r w:rsidRPr="00921CD4">
        <w:rPr>
          <w:rFonts w:eastAsia="Malgun Gothic" w:cs="Times New Roman"/>
          <w:color w:val="auto"/>
          <w:kern w:val="0"/>
          <w:szCs w:val="24"/>
          <w:lang w:eastAsia="ja-JP"/>
          <w14:ligatures w14:val="none"/>
        </w:rPr>
        <w:fldChar w:fldCharType="separate"/>
      </w:r>
      <w:r w:rsidR="00536D5D" w:rsidRPr="00536D5D">
        <w:rPr>
          <w:rFonts w:cs="Times New Roman"/>
          <w:lang w:eastAsia="ja-JP"/>
        </w:rPr>
        <w:t>(15)</w:t>
      </w:r>
      <w:r w:rsidRPr="00921CD4">
        <w:rPr>
          <w:rFonts w:eastAsia="Malgun Gothic" w:cs="Times New Roman"/>
          <w:color w:val="auto"/>
          <w:kern w:val="0"/>
          <w:szCs w:val="24"/>
          <w:lang w:eastAsia="ja-JP"/>
          <w14:ligatures w14:val="none"/>
        </w:rPr>
        <w:fldChar w:fldCharType="end"/>
      </w:r>
      <w:r w:rsidRPr="00921CD4">
        <w:rPr>
          <w:rFonts w:eastAsia="Malgun Gothic" w:cs="Times New Roman"/>
          <w:color w:val="auto"/>
          <w:kern w:val="0"/>
          <w:szCs w:val="24"/>
          <w:lang w:eastAsia="ja-JP"/>
          <w14:ligatures w14:val="none"/>
        </w:rPr>
        <w:t xml:space="preserve">, Johnson et al. </w:t>
      </w:r>
      <w:r w:rsidRPr="00921CD4">
        <w:rPr>
          <w:rFonts w:eastAsia="Malgun Gothic" w:cs="Times New Roman"/>
          <w:color w:val="auto"/>
          <w:kern w:val="0"/>
          <w:szCs w:val="24"/>
          <w:lang w:eastAsia="ja-JP"/>
          <w14:ligatures w14:val="none"/>
        </w:rPr>
        <w:fldChar w:fldCharType="begin"/>
      </w:r>
      <w:r w:rsidR="00536D5D">
        <w:rPr>
          <w:rFonts w:eastAsia="Malgun Gothic" w:cs="Times New Roman"/>
          <w:color w:val="auto"/>
          <w:kern w:val="0"/>
          <w:szCs w:val="24"/>
          <w:lang w:eastAsia="ja-JP"/>
          <w14:ligatures w14:val="none"/>
        </w:rPr>
        <w:instrText xml:space="preserve"> ADDIN ZOTERO_ITEM CSL_CITATION {"citationID":"ypAhlNF0","properties":{"formattedCitation":"(67)","plainCitation":"(67)","noteIndex":0},"citationItems":[{"id":374,"uris":["http://zotero.org/users/11313215/items/YNY22WA2"],"itemData":{"id":374,"type":"article-journal","abstract":"Social behaviors are diverse in nature, but it is unclear how conserved genes, brain regions, and cell populations generate this diversity. Here we investigate bower-building, a recently-evolved social behavior in cichlid fishes. We use single nucleus RNA-sequencing in 38 individuals to show signatures of recent behavior in specific neuronal populations, and building-associated rebalancing of neuronal proportions in the putative homolog of the hippocampal formation. Using comparative genomics across 27 species, we trace bower-associated genome evolution to a subpopulation of glia lining the dorsal telencephalon. We show evidence that building-associated neural activity and a departure from quiescence in this glial subpopulation together regulate hippocampal-like neuronal rebalancing. Our work links behavior-associated genomic variation to specific brain cell types and their functions, and suggests a social behavior has evolved through changes in glia.","container-title":"Nature Communications","DOI":"10.1038/s41467-023-40331-9","ISSN":"2041-1723","issue":"1","journalAbbreviation":"Nat Commun","language":"en","license":"2023 Springer Nature Limited","note":"number: 1","page":"4891","publisher":"Nature Publishing Group","source":"www.nature.com","title":"Cellular profiling of a recently-evolved social behavior in cichlid fishes","volume":"14","author":[{"family":"Johnson","given":"Zachary V."},{"family":"Hegarty","given":"Brianna E."},{"family":"Gruenhagen","given":"George W."},{"family":"Lancaster","given":"Tucker J."},{"family":"McGrath","given":"Patrick T."},{"family":"Streelman","given":"Jeffrey T."}],"issued":{"date-parts":[["2023",8,14]]}}}],"schema":"https://github.com/citation-style-language/schema/raw/master/csl-citation.json"} </w:instrText>
      </w:r>
      <w:r w:rsidRPr="00921CD4">
        <w:rPr>
          <w:rFonts w:eastAsia="Malgun Gothic" w:cs="Times New Roman"/>
          <w:color w:val="auto"/>
          <w:kern w:val="0"/>
          <w:szCs w:val="24"/>
          <w:lang w:eastAsia="ja-JP"/>
          <w14:ligatures w14:val="none"/>
        </w:rPr>
        <w:fldChar w:fldCharType="separate"/>
      </w:r>
      <w:r w:rsidR="00536D5D" w:rsidRPr="00536D5D">
        <w:rPr>
          <w:rFonts w:cs="Times New Roman"/>
          <w:lang w:eastAsia="ja-JP"/>
        </w:rPr>
        <w:t>(67)</w:t>
      </w:r>
      <w:r w:rsidRPr="00921CD4">
        <w:rPr>
          <w:rFonts w:eastAsia="Malgun Gothic" w:cs="Times New Roman"/>
          <w:color w:val="auto"/>
          <w:kern w:val="0"/>
          <w:szCs w:val="24"/>
          <w:lang w:eastAsia="ja-JP"/>
          <w14:ligatures w14:val="none"/>
        </w:rPr>
        <w:fldChar w:fldCharType="end"/>
      </w:r>
      <w:r w:rsidRPr="00921CD4">
        <w:rPr>
          <w:rFonts w:eastAsia="Malgun Gothic" w:cs="Times New Roman"/>
          <w:color w:val="auto"/>
          <w:kern w:val="0"/>
          <w:szCs w:val="24"/>
          <w:lang w:eastAsia="ja-JP"/>
          <w14:ligatures w14:val="none"/>
        </w:rPr>
        <w:t xml:space="preserve">, and Connolly et al. </w:t>
      </w:r>
      <w:r w:rsidRPr="00921CD4">
        <w:rPr>
          <w:rFonts w:eastAsia="Malgun Gothic" w:cs="Times New Roman"/>
          <w:color w:val="auto"/>
          <w:kern w:val="0"/>
          <w:szCs w:val="24"/>
          <w:lang w:eastAsia="ja-JP"/>
          <w14:ligatures w14:val="none"/>
        </w:rPr>
        <w:fldChar w:fldCharType="begin"/>
      </w:r>
      <w:r w:rsidR="00536D5D">
        <w:rPr>
          <w:rFonts w:eastAsia="Malgun Gothic" w:cs="Times New Roman"/>
          <w:color w:val="auto"/>
          <w:kern w:val="0"/>
          <w:szCs w:val="24"/>
          <w:lang w:eastAsia="ja-JP"/>
          <w14:ligatures w14:val="none"/>
        </w:rPr>
        <w:instrText xml:space="preserve"> ADDIN ZOTERO_ITEM CSL_CITATION {"citationID":"fBAI2p66","properties":{"unsorted":false,"formattedCitation":"(68)","plainCitation":"(68)","noteIndex":0},"citationItems":[{"id":6456,"uris":["http://zotero.org/users/11313215/items/UEWU6DK3"],"itemData":{"id":6456,"type":"article-journal","abstract":"Acute stress has enduring effects on the brain and motivated behavior across species. For example, acute stress produces persisting decreases in voluntary physical activity as well as molecular changes in the striatum, a brain region that regulates voluntary physical activity and other motivated behaviors. Microglia, the primary immune cells of the central nervous system, are positioned at the interface between neural responses to stress and neural coordination of voluntary activity in that they respond to stress, sense molecular changes in the striatum, and modulate neuronal activity. However, the role of striatal microglia in stress-induced long-term suppression of voluntary activity is unknown. Here, we employ single-nucleus RNA sequencing to investigate how stress and exercise impact the biology of microglia in the striatum. We find that striatal microglia display altered activation profiles 6 weeks after an acute stressor. Furthermore, we show that access to a running wheel is associated with an additional and distinct microglial activation profile characterized by upregulation of genes related to complement components and phagocytosis pathways. Finally, we find that distinct gene sets show expression changes associated with general access to a running wheel versus variation in running levels. Taken together, our results deepen our understanding of the diverse molecular states that striatal microglia assume in response to stress and exercise and suggest that microglia exhibit a broader range of functional states than previously thought.","container-title":"Genes, Brain and Behavior","DOI":"10.1111/gbb.70019","ISSN":"1601-183X","issue":"2","language":"en","license":"© 2025 The Author(s). Genes, Brain and Behavior published by International Behavioural and Neural Genetics Society and John Wiley &amp; Sons Ltd.","note":"_eprint: https://onlinelibrary.wiley.com/doi/pdf/10.1111/gbb.70019","page":"e70019","source":"Wiley Online Library","title":"Single-Nucleus RNA Sequencing Reveals Enduring Signatures of Acute Stress and Chronic Exercise in Striatal Microglia","volume":"24","author":[{"family":"Connolly","given":"Meghan G."},{"family":"Johnson","given":"Zachary V."},{"family":"Chu","given":"Lynna"},{"family":"Johnson","given":"Nicholas D."},{"family":"Buhr","given":"Trevor J."},{"family":"McNeill","given":"Elizabeth M."},{"family":"Clark","given":"Peter J."},{"family":"Rhodes","given":"Justin S."}],"issued":{"date-parts":[["2025"]]}}}],"schema":"https://github.com/citation-style-language/schema/raw/master/csl-citation.json"} </w:instrText>
      </w:r>
      <w:r w:rsidRPr="00921CD4">
        <w:rPr>
          <w:rFonts w:eastAsia="Malgun Gothic" w:cs="Times New Roman"/>
          <w:color w:val="auto"/>
          <w:kern w:val="0"/>
          <w:szCs w:val="24"/>
          <w:lang w:eastAsia="ja-JP"/>
          <w14:ligatures w14:val="none"/>
        </w:rPr>
        <w:fldChar w:fldCharType="separate"/>
      </w:r>
      <w:r w:rsidR="00536D5D" w:rsidRPr="00536D5D">
        <w:rPr>
          <w:rFonts w:cs="Times New Roman"/>
          <w:lang w:eastAsia="ja-JP"/>
        </w:rPr>
        <w:t>(68)</w:t>
      </w:r>
      <w:r w:rsidRPr="00921CD4">
        <w:rPr>
          <w:rFonts w:eastAsia="Malgun Gothic" w:cs="Times New Roman"/>
          <w:color w:val="auto"/>
          <w:kern w:val="0"/>
          <w:szCs w:val="24"/>
          <w:lang w:eastAsia="ja-JP"/>
          <w14:ligatures w14:val="none"/>
        </w:rPr>
        <w:fldChar w:fldCharType="end"/>
      </w:r>
      <w:r w:rsidRPr="00921CD4">
        <w:rPr>
          <w:rFonts w:eastAsia="Malgun Gothic" w:cs="Times New Roman"/>
          <w:color w:val="auto"/>
          <w:kern w:val="0"/>
          <w:szCs w:val="24"/>
          <w:lang w:eastAsia="ja-JP"/>
          <w14:ligatures w14:val="none"/>
        </w:rPr>
        <w:t xml:space="preserve">. For each cluster, we used a negative binomial mixed regression using the “glmer” package </w:t>
      </w:r>
      <w:r w:rsidRPr="00921CD4">
        <w:rPr>
          <w:rFonts w:eastAsia="Malgun Gothic" w:cs="Times New Roman"/>
          <w:color w:val="auto"/>
          <w:kern w:val="0"/>
          <w:szCs w:val="24"/>
          <w:lang w:eastAsia="ja-JP"/>
          <w14:ligatures w14:val="none"/>
        </w:rPr>
        <w:fldChar w:fldCharType="begin"/>
      </w:r>
      <w:r w:rsidR="00536D5D">
        <w:rPr>
          <w:rFonts w:eastAsia="Malgun Gothic" w:cs="Times New Roman"/>
          <w:color w:val="auto"/>
          <w:kern w:val="0"/>
          <w:szCs w:val="24"/>
          <w:lang w:eastAsia="ja-JP"/>
          <w14:ligatures w14:val="none"/>
        </w:rPr>
        <w:instrText xml:space="preserve"> ADDIN ZOTERO_ITEM CSL_CITATION {"citationID":"5Hb4v1ar","properties":{"formattedCitation":"(69)","plainCitation":"(69)","noteIndex":0},"citationItems":[{"id":2501,"uris":["http://zotero.org/users/11313215/items/TTU6U7SR"],"itemData":{"id":2501,"type":"software","abstract":"Fit linear and generalized linear mixed-effects models. The models and their components are represented using S4 classes and methods. The core computational algorithms are implemented using the 'Eigen' C++ library for numerical linear </w:instrText>
      </w:r>
      <w:r w:rsidR="00536D5D">
        <w:rPr>
          <w:rFonts w:eastAsia="Malgun Gothic" w:cs="Times New Roman" w:hint="eastAsia"/>
          <w:color w:val="auto"/>
          <w:kern w:val="0"/>
          <w:szCs w:val="24"/>
          <w:lang w:eastAsia="ja-JP"/>
          <w14:ligatures w14:val="none"/>
        </w:rPr>
        <w:instrText>algebra and 'RcppEigen' \"glue\".","license":"GPL-2 | GPL-3 [expanded from: GPL (</w:instrText>
      </w:r>
      <w:r w:rsidR="00536D5D">
        <w:rPr>
          <w:rFonts w:eastAsia="Malgun Gothic" w:cs="Times New Roman" w:hint="eastAsia"/>
          <w:color w:val="auto"/>
          <w:kern w:val="0"/>
          <w:szCs w:val="24"/>
          <w:lang w:eastAsia="ja-JP"/>
          <w14:ligatures w14:val="none"/>
        </w:rPr>
        <w:instrText>≥</w:instrText>
      </w:r>
      <w:r w:rsidR="00536D5D">
        <w:rPr>
          <w:rFonts w:eastAsia="Malgun Gothic" w:cs="Times New Roman" w:hint="eastAsia"/>
          <w:color w:val="auto"/>
          <w:kern w:val="0"/>
          <w:szCs w:val="24"/>
          <w:lang w:eastAsia="ja-JP"/>
          <w14:ligatures w14:val="none"/>
        </w:rPr>
        <w:instrText xml:space="preserve"> 2)]","source":"R-Packages","title":"lme4: Linear Mixed-Effects Models using 'Eigen' and S4","title-short":"lme4","URL":"https://cran.r-project.org/web/packages/lme4/index.h</w:instrText>
      </w:r>
      <w:r w:rsidR="00536D5D">
        <w:rPr>
          <w:rFonts w:eastAsia="Malgun Gothic" w:cs="Times New Roman"/>
          <w:color w:val="auto"/>
          <w:kern w:val="0"/>
          <w:szCs w:val="24"/>
          <w:lang w:eastAsia="ja-JP"/>
          <w14:ligatures w14:val="none"/>
        </w:rPr>
        <w:instrText xml:space="preserve">tml","version":"1.1-35.5","author":[{"family":"Bates","given":"Douglas"},{"family":"Maechler","given":"Martin"},{"family":"Bolker  [aut","given":"Ben"},{"family":"cre","given":""},{"family":"Walker","given":"Steven"},{"family":"Christensen","given":"Rune Haubo Bojesen"},{"family":"Singmann","given":"Henrik"},{"family":"Dai","given":"Bin"},{"family":"Scheipl","given":"Fabian"},{"family":"Grothendieck","given":"Gabor"},{"family":"Green","given":"Peter"},{"family":"Fox","given":"John"},{"family":"Bauer","given":"Alexander"},{"family":"simulate.formula)","given":"Pavel N. Krivitsky (shared","dropping-particle":"copyright on"},{"family":"Tanaka","given":"Emi"},{"family":"Jagan","given":"Mikael"}],"accessed":{"date-parts":[["2024",9,15]]},"issued":{"date-parts":[["2024",7,3]]}}}],"schema":"https://github.com/citation-style-language/schema/raw/master/csl-citation.json"} </w:instrText>
      </w:r>
      <w:r w:rsidRPr="00921CD4">
        <w:rPr>
          <w:rFonts w:eastAsia="Malgun Gothic" w:cs="Times New Roman"/>
          <w:color w:val="auto"/>
          <w:kern w:val="0"/>
          <w:szCs w:val="24"/>
          <w:lang w:eastAsia="ja-JP"/>
          <w14:ligatures w14:val="none"/>
        </w:rPr>
        <w:fldChar w:fldCharType="separate"/>
      </w:r>
      <w:r w:rsidR="00536D5D" w:rsidRPr="00536D5D">
        <w:rPr>
          <w:rFonts w:cs="Times New Roman"/>
          <w:lang w:eastAsia="ja-JP"/>
        </w:rPr>
        <w:t>(69)</w:t>
      </w:r>
      <w:r w:rsidRPr="00921CD4">
        <w:rPr>
          <w:rFonts w:eastAsia="Malgun Gothic" w:cs="Times New Roman"/>
          <w:color w:val="auto"/>
          <w:kern w:val="0"/>
          <w:szCs w:val="24"/>
          <w:lang w:eastAsia="ja-JP"/>
          <w14:ligatures w14:val="none"/>
        </w:rPr>
        <w:fldChar w:fldCharType="end"/>
      </w:r>
      <w:r w:rsidRPr="00921CD4">
        <w:rPr>
          <w:rFonts w:eastAsia="Malgun Gothic" w:cs="Times New Roman"/>
          <w:color w:val="auto"/>
          <w:kern w:val="0"/>
          <w:szCs w:val="24"/>
          <w:lang w:eastAsia="ja-JP"/>
          <w14:ligatures w14:val="none"/>
        </w:rPr>
        <w:t>. The response variable was the raw counts of the gene, the predictor variable was phase, and a random effect of individual ID was included. Dispersions were estimated using a gamma-Poisson model. We also included an offset term of the natural logarithm of the library sizes per nucleus to normalize variation in sequencing depth across the nuclei. For each gene, once the model was fit, type-III tests were computed and the false discovery rate (</w:t>
      </w:r>
      <w:r w:rsidRPr="00921CD4">
        <w:rPr>
          <w:rFonts w:eastAsia="Malgun Gothic" w:cs="Times New Roman"/>
          <w:i/>
          <w:color w:val="auto"/>
          <w:kern w:val="0"/>
          <w:szCs w:val="24"/>
          <w:lang w:eastAsia="ja-JP"/>
          <w14:ligatures w14:val="none"/>
        </w:rPr>
        <w:t>q-</w:t>
      </w:r>
      <w:r w:rsidRPr="00921CD4">
        <w:rPr>
          <w:rFonts w:eastAsia="Malgun Gothic" w:cs="Times New Roman"/>
          <w:color w:val="auto"/>
          <w:kern w:val="0"/>
          <w:szCs w:val="24"/>
          <w:lang w:eastAsia="ja-JP"/>
          <w14:ligatures w14:val="none"/>
        </w:rPr>
        <w:t xml:space="preserve">value) </w:t>
      </w:r>
      <w:r w:rsidRPr="00921CD4">
        <w:rPr>
          <w:rFonts w:eastAsia="Malgun Gothic" w:cs="Times New Roman"/>
          <w:color w:val="auto"/>
          <w:kern w:val="0"/>
          <w:szCs w:val="24"/>
          <w:lang w:eastAsia="ja-JP"/>
          <w14:ligatures w14:val="none"/>
        </w:rPr>
        <w:fldChar w:fldCharType="begin"/>
      </w:r>
      <w:r w:rsidR="00536D5D">
        <w:rPr>
          <w:rFonts w:eastAsia="Malgun Gothic" w:cs="Times New Roman"/>
          <w:color w:val="auto"/>
          <w:kern w:val="0"/>
          <w:szCs w:val="24"/>
          <w:lang w:eastAsia="ja-JP"/>
          <w14:ligatures w14:val="none"/>
        </w:rPr>
        <w:instrText xml:space="preserve"> ADDIN ZOTERO_ITEM CSL_CITATION {"citationID":"YgQMrcyW","properties":{"formattedCitation":"(63)","plainCitation":"(63)","noteIndex":0},"citationItems":[{"id":2567,"uris":["http://zotero.org/users/11313215/items/VFIVI5RB"],"itemData":{"id":2567,"type":"article-journal","abstract":"The common approach to the multiplicity problem calls for controlling the familywise error rate (FWER). This approach, though, has faults, and we point out a few. A different approach to problems of multiple significance testing is presented. It calls for controlling the expected proportion of falsely rejected hypotheses-the false discovery rate. This error rate is equivalent to the FWER when all hypotheses are true but is smaller otherwise. Therefore, in problems where the control of the false discovery rate rather than that of the FWER is desired, there is potential for a gain in power. A simple sequential Bonferroni-type procedure is proved to control the false discovery rate for independent test statistics, and a simulation study shows that the gain in power is substantial. The use of the new procedure and the appropriateness of the criterion are illustrated with examples.","container-title":"Journal of the Royal Statistical Society. Series B (Methodological)","ISSN":"0035-9246","issue":"1","page":"289-300","publisher":"[Royal Statistical Society, Oxford University Press]","source":"JSTOR","title":"Controlling the False Discovery Rate: A Practical and Powerful Approach to Multiple Testing","title-short":"Controlling the False Discovery Rate","volume":"57","author":[{"family":"Benjamini","given":"Yoav"},{"family":"Hochberg","given":"Yosef"}],"issued":{"date-parts":[["1995"]]}}}],"schema":"https://github.com/citation-style-language/schema/raw/master/csl-citation.json"} </w:instrText>
      </w:r>
      <w:r w:rsidRPr="00921CD4">
        <w:rPr>
          <w:rFonts w:eastAsia="Malgun Gothic" w:cs="Times New Roman"/>
          <w:color w:val="auto"/>
          <w:kern w:val="0"/>
          <w:szCs w:val="24"/>
          <w:lang w:eastAsia="ja-JP"/>
          <w14:ligatures w14:val="none"/>
        </w:rPr>
        <w:fldChar w:fldCharType="separate"/>
      </w:r>
      <w:r w:rsidR="00536D5D" w:rsidRPr="00536D5D">
        <w:rPr>
          <w:rFonts w:cs="Times New Roman"/>
          <w:lang w:eastAsia="ja-JP"/>
        </w:rPr>
        <w:t>(63)</w:t>
      </w:r>
      <w:r w:rsidRPr="00921CD4">
        <w:rPr>
          <w:rFonts w:eastAsia="Malgun Gothic" w:cs="Times New Roman"/>
          <w:color w:val="auto"/>
          <w:kern w:val="0"/>
          <w:szCs w:val="24"/>
          <w:lang w:eastAsia="ja-JP"/>
          <w14:ligatures w14:val="none"/>
        </w:rPr>
        <w:fldChar w:fldCharType="end"/>
      </w:r>
      <w:r w:rsidRPr="00921CD4">
        <w:rPr>
          <w:rFonts w:eastAsia="Malgun Gothic" w:cs="Times New Roman"/>
          <w:color w:val="auto"/>
          <w:kern w:val="0"/>
          <w:szCs w:val="24"/>
          <w:lang w:eastAsia="ja-JP"/>
          <w14:ligatures w14:val="none"/>
        </w:rPr>
        <w:t xml:space="preserve"> for the “Phase” term was calculated within each cluster. A gene was considered a DEG if the </w:t>
      </w:r>
      <w:r w:rsidRPr="00921CD4">
        <w:rPr>
          <w:rFonts w:eastAsia="Malgun Gothic" w:cs="Times New Roman"/>
          <w:i/>
          <w:color w:val="auto"/>
          <w:kern w:val="0"/>
          <w:szCs w:val="24"/>
          <w:lang w:eastAsia="ja-JP"/>
          <w14:ligatures w14:val="none"/>
        </w:rPr>
        <w:t>q-</w:t>
      </w:r>
      <w:r w:rsidRPr="00921CD4">
        <w:rPr>
          <w:rFonts w:eastAsia="Malgun Gothic" w:cs="Times New Roman"/>
          <w:color w:val="auto"/>
          <w:kern w:val="0"/>
          <w:szCs w:val="24"/>
          <w:lang w:eastAsia="ja-JP"/>
          <w14:ligatures w14:val="none"/>
        </w:rPr>
        <w:t xml:space="preserve">value of </w:t>
      </w:r>
      <w:r w:rsidR="00B57B95">
        <w:rPr>
          <w:rFonts w:eastAsia="Malgun Gothic" w:cs="Times New Roman"/>
          <w:color w:val="auto"/>
          <w:kern w:val="0"/>
          <w:szCs w:val="24"/>
          <w:lang w:eastAsia="ja-JP"/>
          <w14:ligatures w14:val="none"/>
        </w:rPr>
        <w:t>type-III tests was</w:t>
      </w:r>
      <w:r w:rsidRPr="00921CD4">
        <w:rPr>
          <w:rFonts w:eastAsia="Malgun Gothic" w:cs="Times New Roman"/>
          <w:color w:val="auto"/>
          <w:kern w:val="0"/>
          <w:szCs w:val="24"/>
          <w:lang w:eastAsia="ja-JP"/>
          <w14:ligatures w14:val="none"/>
        </w:rPr>
        <w:t xml:space="preserve"> &lt; 0.05</w:t>
      </w:r>
      <w:r w:rsidR="00B57B95">
        <w:rPr>
          <w:rFonts w:eastAsia="Malgun Gothic" w:cs="Times New Roman"/>
          <w:color w:val="auto"/>
          <w:kern w:val="0"/>
          <w:szCs w:val="24"/>
          <w:lang w:eastAsia="ja-JP"/>
          <w14:ligatures w14:val="none"/>
        </w:rPr>
        <w:t xml:space="preserve"> and</w:t>
      </w:r>
      <w:r w:rsidRPr="00921CD4">
        <w:rPr>
          <w:rFonts w:eastAsia="Malgun Gothic" w:cs="Times New Roman"/>
          <w:color w:val="auto"/>
          <w:kern w:val="0"/>
          <w:szCs w:val="24"/>
          <w:lang w:eastAsia="ja-JP"/>
          <w14:ligatures w14:val="none"/>
        </w:rPr>
        <w:t xml:space="preserve"> the model successfully converged</w:t>
      </w:r>
      <w:r w:rsidR="002B52D9">
        <w:rPr>
          <w:rFonts w:eastAsia="Malgun Gothic" w:cs="Times New Roman"/>
          <w:color w:val="auto"/>
          <w:kern w:val="0"/>
          <w:szCs w:val="24"/>
          <w:lang w:eastAsia="ja-JP"/>
          <w14:ligatures w14:val="none"/>
        </w:rPr>
        <w:t>.</w:t>
      </w:r>
    </w:p>
    <w:p w14:paraId="1556A6B4" w14:textId="77777777" w:rsidR="00921CD4" w:rsidRPr="00921CD4" w:rsidRDefault="00921CD4" w:rsidP="00921CD4">
      <w:pPr>
        <w:spacing w:after="160"/>
        <w:rPr>
          <w:del w:id="563" w:author="Rhodes, Justin S" w:date="2026-08-04T14:17:00Z" w16du:dateUtc="2026-08-04T18:17:00Z"/>
          <w:rFonts w:eastAsia="Malgun Gothic" w:cs="Times New Roman"/>
          <w:b/>
          <w:bCs/>
          <w:color w:val="auto"/>
          <w:kern w:val="0"/>
          <w:szCs w:val="24"/>
          <w:lang w:eastAsia="ja-JP"/>
          <w14:ligatures w14:val="none"/>
        </w:rPr>
      </w:pPr>
      <w:del w:id="564" w:author="Rhodes, Justin S" w:date="2026-08-04T14:17:00Z" w16du:dateUtc="2026-08-04T18:17:00Z">
        <w:r w:rsidRPr="00921CD4">
          <w:rPr>
            <w:rFonts w:eastAsia="Malgun Gothic" w:cs="Times New Roman"/>
            <w:b/>
            <w:bCs/>
            <w:color w:val="auto"/>
            <w:kern w:val="0"/>
            <w:szCs w:val="24"/>
            <w:lang w:eastAsia="ja-JP"/>
            <w14:ligatures w14:val="none"/>
          </w:rPr>
          <w:delText>Interpretations of Pairwise Differences between Males, Intermediates, and Females</w:delText>
        </w:r>
      </w:del>
    </w:p>
    <w:p w14:paraId="332F4481" w14:textId="0313E4CF" w:rsidR="002B52D9" w:rsidRPr="002B52D9" w:rsidRDefault="002B52D9" w:rsidP="002B52D9">
      <w:pPr>
        <w:spacing w:after="160"/>
        <w:rPr>
          <w:ins w:id="565" w:author="Rhodes, Justin S" w:date="2026-08-04T14:17:00Z" w16du:dateUtc="2026-08-04T18:17:00Z"/>
          <w:rFonts w:eastAsia="Malgun Gothic" w:cs="Times New Roman"/>
          <w:b/>
          <w:bCs/>
          <w:color w:val="auto"/>
          <w:kern w:val="0"/>
          <w:szCs w:val="24"/>
          <w:lang w:eastAsia="ja-JP"/>
          <w14:ligatures w14:val="none"/>
        </w:rPr>
      </w:pPr>
      <w:ins w:id="566" w:author="Rhodes, Justin S" w:date="2026-08-04T14:17:00Z" w16du:dateUtc="2026-08-04T18:17:00Z">
        <w:r w:rsidRPr="002B52D9">
          <w:rPr>
            <w:rFonts w:eastAsia="Malgun Gothic" w:cs="Times New Roman"/>
            <w:b/>
            <w:bCs/>
            <w:color w:val="auto"/>
            <w:kern w:val="0"/>
            <w:szCs w:val="24"/>
            <w:lang w:eastAsia="ja-JP"/>
            <w14:ligatures w14:val="none"/>
          </w:rPr>
          <w:t>Differentially Accessible Region (DAR) Analysis</w:t>
        </w:r>
      </w:ins>
    </w:p>
    <w:p w14:paraId="0B2B6587" w14:textId="2D3D997D" w:rsidR="002B52D9" w:rsidRPr="002B52D9" w:rsidRDefault="002B52D9" w:rsidP="002B52D9">
      <w:pPr>
        <w:spacing w:after="160"/>
        <w:rPr>
          <w:ins w:id="567" w:author="Rhodes, Justin S" w:date="2026-08-04T14:17:00Z" w16du:dateUtc="2026-08-04T18:17:00Z"/>
          <w:rFonts w:eastAsia="Malgun Gothic" w:cs="Times New Roman"/>
          <w:color w:val="auto"/>
          <w:kern w:val="0"/>
          <w:szCs w:val="24"/>
          <w:lang w:eastAsia="ja-JP"/>
          <w14:ligatures w14:val="none"/>
        </w:rPr>
      </w:pPr>
      <w:ins w:id="568" w:author="Rhodes, Justin S" w:date="2026-08-04T14:17:00Z" w16du:dateUtc="2026-08-04T18:17:00Z">
        <w:r w:rsidRPr="002B52D9">
          <w:rPr>
            <w:rFonts w:eastAsia="Malgun Gothic" w:cs="Times New Roman"/>
            <w:color w:val="auto"/>
            <w:kern w:val="0"/>
            <w:szCs w:val="24"/>
            <w:lang w:eastAsia="ja-JP"/>
            <w14:ligatures w14:val="none"/>
          </w:rPr>
          <w:t>Differentially accessible regions (DARs) were identified independently within each cluster using a pseudobulk approach implemented in edgeR. ATAC fragment counts were summed across nuclei from each individual to generate one pseudobulk accessibility profile per individual. Peaks detected in fewer than 10 individuals or with fewer than 80 total counts were excluded from analysis. Library sizes were normalized using the trimmed mean of M-values (TMM) method, dispersions were estimated with estimateDisp(), and quasi-likelihood generalized linear models were fit using glmQLFit(). Pairwise contrasts (M vs. F, M vs. D, and F vs. D) were tested using quasi-likelihood F-tests (glmQLFTest()), and peaks with a false discovery rate (FDR) &lt; 0.20 in any comparison were considered differentially accessible.</w:t>
        </w:r>
      </w:ins>
    </w:p>
    <w:p w14:paraId="02C6A63A" w14:textId="512B3EC5" w:rsidR="002B52D9" w:rsidRPr="002B52D9" w:rsidRDefault="002B52D9" w:rsidP="002B52D9">
      <w:pPr>
        <w:spacing w:after="160"/>
        <w:rPr>
          <w:ins w:id="569" w:author="Rhodes, Justin S" w:date="2026-08-04T14:17:00Z" w16du:dateUtc="2026-08-04T18:17:00Z"/>
          <w:rFonts w:eastAsia="Malgun Gothic" w:cs="Times New Roman"/>
          <w:b/>
          <w:bCs/>
          <w:color w:val="auto"/>
          <w:kern w:val="0"/>
          <w:szCs w:val="24"/>
          <w:lang w:eastAsia="ja-JP"/>
          <w14:ligatures w14:val="none"/>
        </w:rPr>
      </w:pPr>
      <w:ins w:id="570" w:author="Rhodes, Justin S" w:date="2026-08-04T14:17:00Z" w16du:dateUtc="2026-08-04T18:17:00Z">
        <w:r w:rsidRPr="002B52D9">
          <w:rPr>
            <w:rFonts w:eastAsia="Malgun Gothic" w:cs="Times New Roman"/>
            <w:b/>
            <w:bCs/>
            <w:color w:val="auto"/>
            <w:kern w:val="0"/>
            <w:szCs w:val="24"/>
            <w:lang w:eastAsia="ja-JP"/>
            <w14:ligatures w14:val="none"/>
          </w:rPr>
          <w:t>Interpretation of Temporal Expression and Accessibility Patterns</w:t>
        </w:r>
      </w:ins>
    </w:p>
    <w:p w14:paraId="46F21C0F" w14:textId="559FE642" w:rsidR="002B52D9" w:rsidRDefault="002B52D9" w:rsidP="002B52D9">
      <w:pPr>
        <w:spacing w:after="160"/>
        <w:rPr>
          <w:ins w:id="571" w:author="Rhodes, Justin S" w:date="2026-08-04T14:17:00Z" w16du:dateUtc="2026-08-04T18:17:00Z"/>
          <w:rFonts w:eastAsia="Malgun Gothic" w:cs="Times New Roman"/>
          <w:color w:val="auto"/>
          <w:kern w:val="0"/>
          <w:szCs w:val="24"/>
          <w:lang w:eastAsia="ja-JP"/>
          <w14:ligatures w14:val="none"/>
        </w:rPr>
      </w:pPr>
      <w:r w:rsidRPr="002B52D9">
        <w:rPr>
          <w:rFonts w:eastAsia="Malgun Gothic" w:cs="Times New Roman"/>
          <w:color w:val="auto"/>
          <w:kern w:val="0"/>
          <w:szCs w:val="24"/>
          <w:lang w:eastAsia="ja-JP"/>
          <w14:ligatures w14:val="none"/>
        </w:rPr>
        <w:t xml:space="preserve">Because sex change represents a </w:t>
      </w:r>
      <w:del w:id="572" w:author="Rhodes, Justin S" w:date="2026-08-04T14:17:00Z" w16du:dateUtc="2026-08-04T18:17:00Z">
        <w:r w:rsidR="00921CD4" w:rsidRPr="00624645">
          <w:rPr>
            <w:rFonts w:eastAsia="Malgun Gothic" w:cs="Times New Roman"/>
            <w:color w:val="auto"/>
            <w:kern w:val="0"/>
            <w:szCs w:val="24"/>
            <w:lang w:eastAsia="ja-JP"/>
            <w14:ligatures w14:val="none"/>
          </w:rPr>
          <w:delText xml:space="preserve">time course with </w:delText>
        </w:r>
      </w:del>
      <w:ins w:id="573" w:author="Rhodes, Justin S" w:date="2026-08-04T14:17:00Z" w16du:dateUtc="2026-08-04T18:17:00Z">
        <w:r w:rsidRPr="002B52D9">
          <w:rPr>
            <w:rFonts w:eastAsia="Malgun Gothic" w:cs="Times New Roman"/>
            <w:color w:val="auto"/>
            <w:kern w:val="0"/>
            <w:szCs w:val="24"/>
            <w:lang w:eastAsia="ja-JP"/>
            <w14:ligatures w14:val="none"/>
          </w:rPr>
          <w:t xml:space="preserve">temporal progression from </w:t>
        </w:r>
      </w:ins>
      <w:r w:rsidRPr="002B52D9">
        <w:rPr>
          <w:rFonts w:eastAsia="Malgun Gothic" w:cs="Times New Roman"/>
          <w:color w:val="auto"/>
          <w:kern w:val="0"/>
          <w:szCs w:val="24"/>
          <w:lang w:eastAsia="ja-JP"/>
          <w14:ligatures w14:val="none"/>
        </w:rPr>
        <w:t xml:space="preserve">males </w:t>
      </w:r>
      <w:del w:id="574" w:author="Rhodes, Justin S" w:date="2026-08-04T14:17:00Z" w16du:dateUtc="2026-08-04T18:17:00Z">
        <w:r w:rsidR="00921CD4" w:rsidRPr="00624645">
          <w:rPr>
            <w:rFonts w:eastAsia="Malgun Gothic" w:cs="Times New Roman"/>
            <w:color w:val="auto"/>
            <w:kern w:val="0"/>
            <w:szCs w:val="24"/>
            <w:lang w:eastAsia="ja-JP"/>
            <w14:ligatures w14:val="none"/>
          </w:rPr>
          <w:delText xml:space="preserve">and females at the endpoints and </w:delText>
        </w:r>
      </w:del>
      <w:ins w:id="575" w:author="Rhodes, Justin S" w:date="2026-08-04T14:17:00Z" w16du:dateUtc="2026-08-04T18:17:00Z">
        <w:r w:rsidRPr="002B52D9">
          <w:rPr>
            <w:rFonts w:eastAsia="Malgun Gothic" w:cs="Times New Roman"/>
            <w:color w:val="auto"/>
            <w:kern w:val="0"/>
            <w:szCs w:val="24"/>
            <w:lang w:eastAsia="ja-JP"/>
            <w14:ligatures w14:val="none"/>
          </w:rPr>
          <w:t xml:space="preserve">through </w:t>
        </w:r>
      </w:ins>
      <w:r w:rsidRPr="002B52D9">
        <w:rPr>
          <w:rFonts w:eastAsia="Malgun Gothic" w:cs="Times New Roman"/>
          <w:color w:val="auto"/>
          <w:kern w:val="0"/>
          <w:szCs w:val="24"/>
          <w:lang w:eastAsia="ja-JP"/>
          <w14:ligatures w14:val="none"/>
        </w:rPr>
        <w:t xml:space="preserve">intermediates </w:t>
      </w:r>
      <w:del w:id="576" w:author="Rhodes, Justin S" w:date="2026-08-04T14:17:00Z" w16du:dateUtc="2026-08-04T18:17:00Z">
        <w:r w:rsidR="00921CD4" w:rsidRPr="00624645">
          <w:rPr>
            <w:rFonts w:eastAsia="Malgun Gothic" w:cs="Times New Roman"/>
            <w:color w:val="auto"/>
            <w:kern w:val="0"/>
            <w:szCs w:val="24"/>
            <w:lang w:eastAsia="ja-JP"/>
            <w14:ligatures w14:val="none"/>
          </w:rPr>
          <w:delText>in the middle, we defined</w:delText>
        </w:r>
      </w:del>
      <w:ins w:id="577" w:author="Rhodes, Justin S" w:date="2026-08-04T14:17:00Z" w16du:dateUtc="2026-08-04T18:17:00Z">
        <w:r w:rsidRPr="002B52D9">
          <w:rPr>
            <w:rFonts w:eastAsia="Malgun Gothic" w:cs="Times New Roman"/>
            <w:color w:val="auto"/>
            <w:kern w:val="0"/>
            <w:szCs w:val="24"/>
            <w:lang w:eastAsia="ja-JP"/>
            <w14:ligatures w14:val="none"/>
          </w:rPr>
          <w:t>to females, both</w:t>
        </w:r>
      </w:ins>
      <w:r w:rsidRPr="002B52D9">
        <w:rPr>
          <w:rFonts w:eastAsia="Malgun Gothic" w:cs="Times New Roman"/>
          <w:color w:val="auto"/>
          <w:kern w:val="0"/>
          <w:szCs w:val="24"/>
          <w:lang w:eastAsia="ja-JP"/>
          <w14:ligatures w14:val="none"/>
        </w:rPr>
        <w:t xml:space="preserve"> DEGs and DARs </w:t>
      </w:r>
      <w:del w:id="578" w:author="Rhodes, Justin S" w:date="2026-08-04T14:17:00Z" w16du:dateUtc="2026-08-04T18:17:00Z">
        <w:r w:rsidR="00921CD4" w:rsidRPr="00624645">
          <w:rPr>
            <w:rFonts w:eastAsia="Malgun Gothic" w:cs="Times New Roman"/>
            <w:color w:val="auto"/>
            <w:kern w:val="0"/>
            <w:szCs w:val="24"/>
            <w:lang w:eastAsia="ja-JP"/>
            <w14:ligatures w14:val="none"/>
          </w:rPr>
          <w:delText xml:space="preserve">based on the interpretation of </w:delText>
        </w:r>
      </w:del>
      <w:ins w:id="579" w:author="Rhodes, Justin S" w:date="2026-08-04T14:17:00Z" w16du:dateUtc="2026-08-04T18:17:00Z">
        <w:r w:rsidRPr="002B52D9">
          <w:rPr>
            <w:rFonts w:eastAsia="Malgun Gothic" w:cs="Times New Roman"/>
            <w:color w:val="auto"/>
            <w:kern w:val="0"/>
            <w:szCs w:val="24"/>
            <w:lang w:eastAsia="ja-JP"/>
            <w14:ligatures w14:val="none"/>
          </w:rPr>
          <w:t xml:space="preserve">were classified according to their </w:t>
        </w:r>
      </w:ins>
      <w:r w:rsidRPr="002B52D9">
        <w:rPr>
          <w:rFonts w:eastAsia="Malgun Gothic" w:cs="Times New Roman"/>
          <w:color w:val="auto"/>
          <w:kern w:val="0"/>
          <w:szCs w:val="24"/>
          <w:lang w:eastAsia="ja-JP"/>
          <w14:ligatures w14:val="none"/>
        </w:rPr>
        <w:t xml:space="preserve">pairwise differences </w:t>
      </w:r>
      <w:del w:id="580" w:author="Rhodes, Justin S" w:date="2026-08-04T14:17:00Z" w16du:dateUtc="2026-08-04T18:17:00Z">
        <w:r w:rsidR="00921CD4" w:rsidRPr="00624645">
          <w:rPr>
            <w:rFonts w:eastAsia="Malgun Gothic" w:cs="Times New Roman"/>
            <w:color w:val="auto"/>
            <w:kern w:val="0"/>
            <w:szCs w:val="24"/>
            <w:lang w:eastAsia="ja-JP"/>
            <w14:ligatures w14:val="none"/>
          </w:rPr>
          <w:delText xml:space="preserve">described in </w:delText>
        </w:r>
      </w:del>
      <w:ins w:id="581" w:author="Rhodes, Justin S" w:date="2026-08-04T14:17:00Z" w16du:dateUtc="2026-08-04T18:17:00Z">
        <w:r w:rsidRPr="002B52D9">
          <w:rPr>
            <w:rFonts w:eastAsia="Malgun Gothic" w:cs="Times New Roman"/>
            <w:color w:val="auto"/>
            <w:kern w:val="0"/>
            <w:szCs w:val="24"/>
            <w:lang w:eastAsia="ja-JP"/>
            <w14:ligatures w14:val="none"/>
          </w:rPr>
          <w:t>among these three groups (</w:t>
        </w:r>
      </w:ins>
      <w:r w:rsidRPr="002B52D9">
        <w:rPr>
          <w:rFonts w:eastAsia="Malgun Gothic" w:cs="Times New Roman"/>
          <w:color w:val="auto"/>
          <w:kern w:val="0"/>
          <w:szCs w:val="24"/>
          <w:highlight w:val="yellow"/>
          <w:lang w:eastAsia="ja-JP"/>
          <w14:ligatures w14:val="none"/>
        </w:rPr>
        <w:t>Appendix SX</w:t>
      </w:r>
      <w:del w:id="582" w:author="Rhodes, Justin S" w:date="2026-08-04T14:17:00Z" w16du:dateUtc="2026-08-04T18:17:00Z">
        <w:r w:rsidR="00921CD4" w:rsidRPr="00A66F6A">
          <w:rPr>
            <w:rFonts w:eastAsia="Malgun Gothic" w:cs="Times New Roman"/>
            <w:color w:val="auto"/>
            <w:kern w:val="0"/>
            <w:szCs w:val="24"/>
            <w:highlight w:val="yellow"/>
            <w:lang w:eastAsia="ja-JP"/>
            <w14:ligatures w14:val="none"/>
          </w:rPr>
          <w:delText>.</w:delText>
        </w:r>
        <w:r w:rsidR="002C4026" w:rsidRPr="00624645">
          <w:rPr>
            <w:rFonts w:eastAsia="Malgun Gothic" w:cs="Times New Roman"/>
            <w:color w:val="auto"/>
            <w:kern w:val="0"/>
            <w:szCs w:val="24"/>
            <w:lang w:eastAsia="ja-JP"/>
            <w14:ligatures w14:val="none"/>
          </w:rPr>
          <w:delText xml:space="preserve"> For example, a gene </w:delText>
        </w:r>
      </w:del>
      <w:ins w:id="583" w:author="Rhodes, Justin S" w:date="2026-08-04T14:17:00Z" w16du:dateUtc="2026-08-04T18:17:00Z">
        <w:r w:rsidRPr="002B52D9">
          <w:rPr>
            <w:rFonts w:eastAsia="Malgun Gothic" w:cs="Times New Roman"/>
            <w:color w:val="auto"/>
            <w:kern w:val="0"/>
            <w:szCs w:val="24"/>
            <w:lang w:eastAsia="ja-JP"/>
            <w14:ligatures w14:val="none"/>
          </w:rPr>
          <w:t xml:space="preserve">). Features </w:t>
        </w:r>
      </w:ins>
      <w:r w:rsidRPr="002B52D9">
        <w:rPr>
          <w:rFonts w:eastAsia="Malgun Gothic" w:cs="Times New Roman"/>
          <w:color w:val="auto"/>
          <w:kern w:val="0"/>
          <w:szCs w:val="24"/>
          <w:lang w:eastAsia="ja-JP"/>
          <w14:ligatures w14:val="none"/>
        </w:rPr>
        <w:t xml:space="preserve">that </w:t>
      </w:r>
      <w:del w:id="584" w:author="Rhodes, Justin S" w:date="2026-08-04T14:17:00Z" w16du:dateUtc="2026-08-04T18:17:00Z">
        <w:r w:rsidR="002C4026" w:rsidRPr="00624645">
          <w:rPr>
            <w:rFonts w:eastAsia="Malgun Gothic" w:cs="Times New Roman"/>
            <w:color w:val="auto"/>
            <w:kern w:val="0"/>
            <w:szCs w:val="24"/>
            <w:lang w:eastAsia="ja-JP"/>
            <w14:ligatures w14:val="none"/>
          </w:rPr>
          <w:delText>changes</w:delText>
        </w:r>
      </w:del>
      <w:ins w:id="585" w:author="Rhodes, Justin S" w:date="2026-08-04T14:17:00Z" w16du:dateUtc="2026-08-04T18:17:00Z">
        <w:r w:rsidRPr="002B52D9">
          <w:rPr>
            <w:rFonts w:eastAsia="Malgun Gothic" w:cs="Times New Roman"/>
            <w:color w:val="auto"/>
            <w:kern w:val="0"/>
            <w:szCs w:val="24"/>
            <w:lang w:eastAsia="ja-JP"/>
            <w14:ligatures w14:val="none"/>
          </w:rPr>
          <w:t>differed</w:t>
        </w:r>
      </w:ins>
      <w:r w:rsidRPr="002B52D9">
        <w:rPr>
          <w:rFonts w:eastAsia="Malgun Gothic" w:cs="Times New Roman"/>
          <w:color w:val="auto"/>
          <w:kern w:val="0"/>
          <w:szCs w:val="24"/>
          <w:lang w:eastAsia="ja-JP"/>
          <w14:ligatures w14:val="none"/>
        </w:rPr>
        <w:t xml:space="preserve"> between males and intermediates but </w:t>
      </w:r>
      <w:del w:id="586" w:author="Rhodes, Justin S" w:date="2026-08-04T14:17:00Z" w16du:dateUtc="2026-08-04T18:17:00Z">
        <w:r w:rsidR="002C4026" w:rsidRPr="00624645">
          <w:rPr>
            <w:rFonts w:eastAsia="Malgun Gothic" w:cs="Times New Roman"/>
            <w:color w:val="auto"/>
            <w:kern w:val="0"/>
            <w:szCs w:val="24"/>
            <w:lang w:eastAsia="ja-JP"/>
            <w14:ligatures w14:val="none"/>
          </w:rPr>
          <w:delText xml:space="preserve">does </w:delText>
        </w:r>
      </w:del>
      <w:r w:rsidRPr="002B52D9">
        <w:rPr>
          <w:rFonts w:eastAsia="Malgun Gothic" w:cs="Times New Roman"/>
          <w:color w:val="auto"/>
          <w:kern w:val="0"/>
          <w:szCs w:val="24"/>
          <w:lang w:eastAsia="ja-JP"/>
          <w14:ligatures w14:val="none"/>
        </w:rPr>
        <w:t xml:space="preserve">not </w:t>
      </w:r>
      <w:del w:id="587" w:author="Rhodes, Justin S" w:date="2026-08-04T14:17:00Z" w16du:dateUtc="2026-08-04T18:17:00Z">
        <w:r w:rsidR="002C4026" w:rsidRPr="00624645">
          <w:rPr>
            <w:rFonts w:eastAsia="Malgun Gothic" w:cs="Times New Roman"/>
            <w:color w:val="auto"/>
            <w:kern w:val="0"/>
            <w:szCs w:val="24"/>
            <w:lang w:eastAsia="ja-JP"/>
            <w14:ligatures w14:val="none"/>
          </w:rPr>
          <w:delText xml:space="preserve">change between intermediates and </w:delText>
        </w:r>
      </w:del>
      <w:r w:rsidRPr="002B52D9">
        <w:rPr>
          <w:rFonts w:eastAsia="Malgun Gothic" w:cs="Times New Roman"/>
          <w:color w:val="auto"/>
          <w:kern w:val="0"/>
          <w:szCs w:val="24"/>
          <w:lang w:eastAsia="ja-JP"/>
          <w14:ligatures w14:val="none"/>
        </w:rPr>
        <w:t xml:space="preserve">females </w:t>
      </w:r>
      <w:del w:id="588" w:author="Rhodes, Justin S" w:date="2026-08-04T14:17:00Z" w16du:dateUtc="2026-08-04T18:17:00Z">
        <w:r w:rsidR="002C4026" w:rsidRPr="00624645">
          <w:rPr>
            <w:rFonts w:eastAsia="Malgun Gothic" w:cs="Times New Roman"/>
            <w:color w:val="auto"/>
            <w:kern w:val="0"/>
            <w:szCs w:val="24"/>
            <w:lang w:eastAsia="ja-JP"/>
            <w14:ligatures w14:val="none"/>
          </w:rPr>
          <w:delText>could be thought about</w:delText>
        </w:r>
      </w:del>
      <w:ins w:id="589" w:author="Rhodes, Justin S" w:date="2026-08-04T14:17:00Z" w16du:dateUtc="2026-08-04T18:17:00Z">
        <w:r w:rsidRPr="002B52D9">
          <w:rPr>
            <w:rFonts w:eastAsia="Malgun Gothic" w:cs="Times New Roman"/>
            <w:color w:val="auto"/>
            <w:kern w:val="0"/>
            <w:szCs w:val="24"/>
            <w:lang w:eastAsia="ja-JP"/>
            <w14:ligatures w14:val="none"/>
          </w:rPr>
          <w:t>were classified</w:t>
        </w:r>
      </w:ins>
      <w:r w:rsidRPr="002B52D9">
        <w:rPr>
          <w:rFonts w:eastAsia="Malgun Gothic" w:cs="Times New Roman"/>
          <w:color w:val="auto"/>
          <w:kern w:val="0"/>
          <w:szCs w:val="24"/>
          <w:lang w:eastAsia="ja-JP"/>
          <w14:ligatures w14:val="none"/>
        </w:rPr>
        <w:t xml:space="preserve"> as </w:t>
      </w:r>
      <w:del w:id="590" w:author="Rhodes, Justin S" w:date="2026-08-04T14:17:00Z" w16du:dateUtc="2026-08-04T18:17:00Z">
        <w:r w:rsidR="002C4026" w:rsidRPr="00624645">
          <w:rPr>
            <w:rFonts w:eastAsia="Malgun Gothic" w:cs="Times New Roman"/>
            <w:color w:val="auto"/>
            <w:kern w:val="0"/>
            <w:szCs w:val="24"/>
            <w:lang w:eastAsia="ja-JP"/>
            <w14:ligatures w14:val="none"/>
          </w:rPr>
          <w:delText>changing early in sex change</w:delText>
        </w:r>
        <w:r w:rsidR="00B96A83" w:rsidRPr="00624645">
          <w:rPr>
            <w:rFonts w:eastAsia="Malgun Gothic" w:cs="Times New Roman"/>
            <w:color w:val="auto"/>
            <w:kern w:val="0"/>
            <w:szCs w:val="24"/>
            <w:lang w:eastAsia="ja-JP"/>
            <w14:ligatures w14:val="none"/>
          </w:rPr>
          <w:delText>. Likewise, a gene that is the same between males and intermediates, but different</w:delText>
        </w:r>
      </w:del>
      <w:ins w:id="591" w:author="Rhodes, Justin S" w:date="2026-08-04T14:17:00Z" w16du:dateUtc="2026-08-04T18:17:00Z">
        <w:r>
          <w:rPr>
            <w:rFonts w:eastAsia="Malgun Gothic" w:cs="Times New Roman"/>
            <w:color w:val="auto"/>
            <w:kern w:val="0"/>
            <w:szCs w:val="24"/>
            <w:lang w:eastAsia="ja-JP"/>
            <w14:ligatures w14:val="none"/>
          </w:rPr>
          <w:t>“</w:t>
        </w:r>
        <w:r w:rsidRPr="002B52D9">
          <w:rPr>
            <w:rFonts w:eastAsia="Malgun Gothic" w:cs="Times New Roman"/>
            <w:color w:val="auto"/>
            <w:kern w:val="0"/>
            <w:szCs w:val="24"/>
            <w:lang w:eastAsia="ja-JP"/>
            <w14:ligatures w14:val="none"/>
          </w:rPr>
          <w:t>Early</w:t>
        </w:r>
        <w:r>
          <w:rPr>
            <w:rFonts w:eastAsia="Malgun Gothic" w:cs="Times New Roman"/>
            <w:color w:val="auto"/>
            <w:kern w:val="0"/>
            <w:szCs w:val="24"/>
            <w:lang w:eastAsia="ja-JP"/>
            <w14:ligatures w14:val="none"/>
          </w:rPr>
          <w:t>”</w:t>
        </w:r>
        <w:r w:rsidRPr="002B52D9">
          <w:rPr>
            <w:rFonts w:eastAsia="Malgun Gothic" w:cs="Times New Roman"/>
            <w:color w:val="auto"/>
            <w:kern w:val="0"/>
            <w:szCs w:val="24"/>
            <w:lang w:eastAsia="ja-JP"/>
            <w14:ligatures w14:val="none"/>
          </w:rPr>
          <w:t>, whereas those differing</w:t>
        </w:r>
      </w:ins>
      <w:r w:rsidRPr="002B52D9">
        <w:rPr>
          <w:rFonts w:eastAsia="Malgun Gothic" w:cs="Times New Roman"/>
          <w:color w:val="auto"/>
          <w:kern w:val="0"/>
          <w:szCs w:val="24"/>
          <w:lang w:eastAsia="ja-JP"/>
          <w14:ligatures w14:val="none"/>
        </w:rPr>
        <w:t xml:space="preserve"> between intermediates and females </w:t>
      </w:r>
      <w:del w:id="592" w:author="Rhodes, Justin S" w:date="2026-08-04T14:17:00Z" w16du:dateUtc="2026-08-04T18:17:00Z">
        <w:r w:rsidR="00B96A83" w:rsidRPr="00624645">
          <w:rPr>
            <w:rFonts w:eastAsia="Malgun Gothic" w:cs="Times New Roman"/>
            <w:color w:val="auto"/>
            <w:kern w:val="0"/>
            <w:szCs w:val="24"/>
            <w:lang w:eastAsia="ja-JP"/>
            <w14:ligatures w14:val="none"/>
          </w:rPr>
          <w:delText>would be said to change late in sex change.</w:delText>
        </w:r>
        <w:r w:rsidR="00484C13" w:rsidRPr="00624645">
          <w:rPr>
            <w:rFonts w:eastAsia="Malgun Gothic" w:cs="Times New Roman"/>
            <w:color w:val="auto"/>
            <w:kern w:val="0"/>
            <w:szCs w:val="24"/>
            <w:lang w:eastAsia="ja-JP"/>
            <w14:ligatures w14:val="none"/>
          </w:rPr>
          <w:delText xml:space="preserve"> </w:delText>
        </w:r>
        <w:r w:rsidR="00921CD4" w:rsidRPr="00624645">
          <w:rPr>
            <w:rFonts w:eastAsia="Malgun Gothic" w:cs="Times New Roman"/>
            <w:color w:val="auto"/>
            <w:kern w:val="0"/>
            <w:szCs w:val="24"/>
            <w:lang w:eastAsia="ja-JP"/>
            <w14:ligatures w14:val="none"/>
          </w:rPr>
          <w:delText>We also included</w:delText>
        </w:r>
      </w:del>
      <w:ins w:id="593" w:author="Rhodes, Justin S" w:date="2026-08-04T14:17:00Z" w16du:dateUtc="2026-08-04T18:17:00Z">
        <w:r w:rsidRPr="002B52D9">
          <w:rPr>
            <w:rFonts w:eastAsia="Malgun Gothic" w:cs="Times New Roman"/>
            <w:color w:val="auto"/>
            <w:kern w:val="0"/>
            <w:szCs w:val="24"/>
            <w:lang w:eastAsia="ja-JP"/>
            <w14:ligatures w14:val="none"/>
          </w:rPr>
          <w:t xml:space="preserve">but not males were classified as </w:t>
        </w:r>
        <w:r>
          <w:rPr>
            <w:rFonts w:eastAsia="Malgun Gothic" w:cs="Times New Roman"/>
            <w:color w:val="auto"/>
            <w:kern w:val="0"/>
            <w:szCs w:val="24"/>
            <w:lang w:eastAsia="ja-JP"/>
            <w14:ligatures w14:val="none"/>
          </w:rPr>
          <w:t>“</w:t>
        </w:r>
        <w:r w:rsidRPr="002B52D9">
          <w:rPr>
            <w:rFonts w:eastAsia="Malgun Gothic" w:cs="Times New Roman"/>
            <w:color w:val="auto"/>
            <w:kern w:val="0"/>
            <w:szCs w:val="24"/>
            <w:lang w:eastAsia="ja-JP"/>
            <w14:ligatures w14:val="none"/>
          </w:rPr>
          <w:t>Late</w:t>
        </w:r>
        <w:r>
          <w:rPr>
            <w:rFonts w:eastAsia="Malgun Gothic" w:cs="Times New Roman"/>
            <w:color w:val="auto"/>
            <w:kern w:val="0"/>
            <w:szCs w:val="24"/>
            <w:lang w:eastAsia="ja-JP"/>
            <w14:ligatures w14:val="none"/>
          </w:rPr>
          <w:t>”</w:t>
        </w:r>
        <w:r w:rsidRPr="002B52D9">
          <w:rPr>
            <w:rFonts w:eastAsia="Malgun Gothic" w:cs="Times New Roman"/>
            <w:color w:val="auto"/>
            <w:kern w:val="0"/>
            <w:szCs w:val="24"/>
            <w:lang w:eastAsia="ja-JP"/>
            <w14:ligatures w14:val="none"/>
          </w:rPr>
          <w:t xml:space="preserve">. Features with intermediate values between males and females were classified as </w:t>
        </w:r>
        <w:r>
          <w:rPr>
            <w:rFonts w:eastAsia="Malgun Gothic" w:cs="Times New Roman"/>
            <w:color w:val="auto"/>
            <w:kern w:val="0"/>
            <w:szCs w:val="24"/>
            <w:lang w:eastAsia="ja-JP"/>
            <w14:ligatures w14:val="none"/>
          </w:rPr>
          <w:t>“</w:t>
        </w:r>
        <w:r w:rsidRPr="002B52D9">
          <w:rPr>
            <w:rFonts w:eastAsia="Malgun Gothic" w:cs="Times New Roman"/>
            <w:color w:val="auto"/>
            <w:kern w:val="0"/>
            <w:szCs w:val="24"/>
            <w:lang w:eastAsia="ja-JP"/>
            <w14:ligatures w14:val="none"/>
          </w:rPr>
          <w:t>Progressive</w:t>
        </w:r>
        <w:r>
          <w:rPr>
            <w:rFonts w:eastAsia="Malgun Gothic" w:cs="Times New Roman"/>
            <w:color w:val="auto"/>
            <w:kern w:val="0"/>
            <w:szCs w:val="24"/>
            <w:lang w:eastAsia="ja-JP"/>
            <w14:ligatures w14:val="none"/>
          </w:rPr>
          <w:t>”</w:t>
        </w:r>
        <w:r w:rsidRPr="002B52D9">
          <w:rPr>
            <w:rFonts w:eastAsia="Malgun Gothic" w:cs="Times New Roman"/>
            <w:color w:val="auto"/>
            <w:kern w:val="0"/>
            <w:szCs w:val="24"/>
            <w:lang w:eastAsia="ja-JP"/>
            <w14:ligatures w14:val="none"/>
          </w:rPr>
          <w:t xml:space="preserve">, whereas those uniquely elevated or reduced </w:t>
        </w:r>
        <w:r w:rsidRPr="002B52D9">
          <w:rPr>
            <w:rFonts w:eastAsia="Malgun Gothic" w:cs="Times New Roman"/>
            <w:color w:val="auto"/>
            <w:kern w:val="0"/>
            <w:szCs w:val="24"/>
            <w:lang w:eastAsia="ja-JP"/>
            <w14:ligatures w14:val="none"/>
          </w:rPr>
          <w:lastRenderedPageBreak/>
          <w:t xml:space="preserve">in intermediates were classified as </w:t>
        </w:r>
        <w:r>
          <w:rPr>
            <w:rFonts w:eastAsia="Malgun Gothic" w:cs="Times New Roman"/>
            <w:color w:val="auto"/>
            <w:kern w:val="0"/>
            <w:szCs w:val="24"/>
            <w:lang w:eastAsia="ja-JP"/>
            <w14:ligatures w14:val="none"/>
          </w:rPr>
          <w:t>“</w:t>
        </w:r>
        <w:r w:rsidRPr="002B52D9">
          <w:rPr>
            <w:rFonts w:eastAsia="Malgun Gothic" w:cs="Times New Roman"/>
            <w:color w:val="auto"/>
            <w:kern w:val="0"/>
            <w:szCs w:val="24"/>
            <w:lang w:eastAsia="ja-JP"/>
            <w14:ligatures w14:val="none"/>
          </w:rPr>
          <w:t>Transient</w:t>
        </w:r>
        <w:r>
          <w:rPr>
            <w:rFonts w:eastAsia="Malgun Gothic" w:cs="Times New Roman"/>
            <w:color w:val="auto"/>
            <w:kern w:val="0"/>
            <w:szCs w:val="24"/>
            <w:lang w:eastAsia="ja-JP"/>
            <w14:ligatures w14:val="none"/>
          </w:rPr>
          <w:t>”</w:t>
        </w:r>
        <w:r w:rsidRPr="002B52D9">
          <w:rPr>
            <w:rFonts w:eastAsia="Malgun Gothic" w:cs="Times New Roman"/>
            <w:color w:val="auto"/>
            <w:kern w:val="0"/>
            <w:szCs w:val="24"/>
            <w:lang w:eastAsia="ja-JP"/>
            <w14:ligatures w14:val="none"/>
          </w:rPr>
          <w:t>. Directionality (Upregulated or Downregulated) was assigned according to whether expression or accessibility increased or decreased during sex change.</w:t>
        </w:r>
      </w:ins>
    </w:p>
    <w:p w14:paraId="3FF8ECEE" w14:textId="77777777" w:rsidR="002B52D9" w:rsidRPr="002B52D9" w:rsidRDefault="002B52D9" w:rsidP="002B52D9">
      <w:pPr>
        <w:spacing w:after="160"/>
        <w:rPr>
          <w:ins w:id="594" w:author="Rhodes, Justin S" w:date="2026-08-04T14:17:00Z" w16du:dateUtc="2026-08-04T18:17:00Z"/>
          <w:rFonts w:eastAsia="Malgun Gothic" w:cs="Times New Roman"/>
          <w:b/>
          <w:bCs/>
          <w:color w:val="auto"/>
          <w:kern w:val="0"/>
          <w:szCs w:val="24"/>
          <w:lang w:eastAsia="ja-JP"/>
          <w14:ligatures w14:val="none"/>
        </w:rPr>
      </w:pPr>
      <w:ins w:id="595" w:author="Rhodes, Justin S" w:date="2026-08-04T14:17:00Z" w16du:dateUtc="2026-08-04T18:17:00Z">
        <w:r w:rsidRPr="002B52D9">
          <w:rPr>
            <w:rFonts w:eastAsia="Malgun Gothic" w:cs="Times New Roman"/>
            <w:b/>
            <w:bCs/>
            <w:color w:val="auto"/>
            <w:kern w:val="0"/>
            <w:szCs w:val="24"/>
            <w:lang w:eastAsia="ja-JP"/>
            <w14:ligatures w14:val="none"/>
          </w:rPr>
          <w:t>Integration of Differential Gene Expression and Chromatin Accessibility</w:t>
        </w:r>
      </w:ins>
    </w:p>
    <w:p w14:paraId="4BA63D27" w14:textId="77777777" w:rsidR="002B52D9" w:rsidRPr="002B52D9" w:rsidRDefault="002B52D9" w:rsidP="002B52D9">
      <w:pPr>
        <w:spacing w:after="160"/>
        <w:rPr>
          <w:ins w:id="596" w:author="Rhodes, Justin S" w:date="2026-08-04T14:17:00Z" w16du:dateUtc="2026-08-04T18:17:00Z"/>
          <w:rFonts w:eastAsia="Malgun Gothic" w:cs="Times New Roman"/>
          <w:color w:val="auto"/>
          <w:kern w:val="0"/>
          <w:szCs w:val="24"/>
          <w:lang w:eastAsia="ja-JP"/>
          <w14:ligatures w14:val="none"/>
        </w:rPr>
      </w:pPr>
      <w:ins w:id="597" w:author="Rhodes, Justin S" w:date="2026-08-04T14:17:00Z" w16du:dateUtc="2026-08-04T18:17:00Z">
        <w:r w:rsidRPr="002B52D9">
          <w:rPr>
            <w:rFonts w:eastAsia="Malgun Gothic" w:cs="Times New Roman"/>
            <w:color w:val="auto"/>
            <w:kern w:val="0"/>
            <w:szCs w:val="24"/>
            <w:lang w:eastAsia="ja-JP"/>
            <w14:ligatures w14:val="none"/>
          </w:rPr>
          <w:t>To evaluate the relationship between differential gene expression and chromatin accessibility, we performed two complementary pseudobulk correlation analyses. In both analyses, RNA and ATAC counts were summed across nuclei from each individual within each cluster to generate pseudobulk profiles. Individuals represented by fewer than five nuclei within a cluster were excluded. RNA and ATAC libraries were normalized independently to log counts-per-million (logCPM), and Pearson and Spearman correlations were calculated across individuals. Correlation analyses were considered valid only when at least 18 individuals were available, RNA and ATAC counts were nonzero in at least 18 individuals, and both datasets exhibited non-zero variance.</w:t>
        </w:r>
      </w:ins>
    </w:p>
    <w:p w14:paraId="4384E114" w14:textId="77777777" w:rsidR="002B52D9" w:rsidRPr="002B52D9" w:rsidRDefault="002B52D9" w:rsidP="002B52D9">
      <w:pPr>
        <w:spacing w:after="160"/>
        <w:rPr>
          <w:rFonts w:eastAsia="Malgun Gothic" w:cs="Times New Roman"/>
          <w:color w:val="auto"/>
          <w:kern w:val="0"/>
          <w:szCs w:val="24"/>
          <w:lang w:eastAsia="ja-JP"/>
          <w14:ligatures w14:val="none"/>
        </w:rPr>
        <w:pPrChange w:id="598" w:author="Rhodes, Justin S" w:date="2026-08-04T14:17:00Z" w16du:dateUtc="2026-08-04T18:17:00Z">
          <w:pPr>
            <w:spacing w:after="160"/>
            <w:ind w:firstLine="720"/>
          </w:pPr>
        </w:pPrChange>
      </w:pPr>
      <w:ins w:id="599" w:author="Rhodes, Justin S" w:date="2026-08-04T14:17:00Z" w16du:dateUtc="2026-08-04T18:17:00Z">
        <w:r w:rsidRPr="002B52D9">
          <w:rPr>
            <w:rFonts w:eastAsia="Malgun Gothic" w:cs="Times New Roman"/>
            <w:color w:val="auto"/>
            <w:kern w:val="0"/>
            <w:szCs w:val="24"/>
            <w:lang w:eastAsia="ja-JP"/>
            <w14:ligatures w14:val="none"/>
          </w:rPr>
          <w:t>For the DEG-centered analysis, each DEG was paired with all ATAC peaks overlapping the annotated gene body or a proximal promoter region (2 kb upstream and 500 bp downstream of</w:t>
        </w:r>
      </w:ins>
      <w:r w:rsidRPr="002B52D9">
        <w:rPr>
          <w:rFonts w:eastAsia="Malgun Gothic" w:cs="Times New Roman"/>
          <w:color w:val="auto"/>
          <w:kern w:val="0"/>
          <w:szCs w:val="24"/>
          <w:lang w:eastAsia="ja-JP"/>
          <w14:ligatures w14:val="none"/>
        </w:rPr>
        <w:t xml:space="preserve"> the </w:t>
      </w:r>
      <w:del w:id="600" w:author="Rhodes, Justin S" w:date="2026-08-04T14:17:00Z" w16du:dateUtc="2026-08-04T18:17:00Z">
        <w:r w:rsidR="00921CD4" w:rsidRPr="00624645">
          <w:rPr>
            <w:rFonts w:eastAsia="Malgun Gothic" w:cs="Times New Roman"/>
            <w:color w:val="auto"/>
            <w:kern w:val="0"/>
            <w:szCs w:val="24"/>
            <w:lang w:eastAsia="ja-JP"/>
            <w14:ligatures w14:val="none"/>
          </w:rPr>
          <w:delText xml:space="preserve">direction of </w:delText>
        </w:r>
      </w:del>
      <w:ins w:id="601" w:author="Rhodes, Justin S" w:date="2026-08-04T14:17:00Z" w16du:dateUtc="2026-08-04T18:17:00Z">
        <w:r w:rsidRPr="002B52D9">
          <w:rPr>
            <w:rFonts w:eastAsia="Malgun Gothic" w:cs="Times New Roman"/>
            <w:color w:val="auto"/>
            <w:kern w:val="0"/>
            <w:szCs w:val="24"/>
            <w:lang w:eastAsia="ja-JP"/>
            <w14:ligatures w14:val="none"/>
          </w:rPr>
          <w:t xml:space="preserve">transcription start site). The peak exhibiting </w:t>
        </w:r>
      </w:ins>
      <w:r w:rsidRPr="002B52D9">
        <w:rPr>
          <w:rFonts w:eastAsia="Malgun Gothic" w:cs="Times New Roman"/>
          <w:color w:val="auto"/>
          <w:kern w:val="0"/>
          <w:szCs w:val="24"/>
          <w:lang w:eastAsia="ja-JP"/>
          <w14:ligatures w14:val="none"/>
        </w:rPr>
        <w:t xml:space="preserve">the </w:t>
      </w:r>
      <w:del w:id="602" w:author="Rhodes, Justin S" w:date="2026-08-04T14:17:00Z" w16du:dateUtc="2026-08-04T18:17:00Z">
        <w:r w:rsidR="00921CD4" w:rsidRPr="00624645">
          <w:rPr>
            <w:rFonts w:eastAsia="Malgun Gothic" w:cs="Times New Roman"/>
            <w:color w:val="auto"/>
            <w:kern w:val="0"/>
            <w:szCs w:val="24"/>
            <w:lang w:eastAsia="ja-JP"/>
            <w14:ligatures w14:val="none"/>
          </w:rPr>
          <w:delText xml:space="preserve">effect in this label (e.g., a </w:delText>
        </w:r>
      </w:del>
      <w:ins w:id="603" w:author="Rhodes, Justin S" w:date="2026-08-04T14:17:00Z" w16du:dateUtc="2026-08-04T18:17:00Z">
        <w:r w:rsidRPr="002B52D9">
          <w:rPr>
            <w:rFonts w:eastAsia="Malgun Gothic" w:cs="Times New Roman"/>
            <w:color w:val="auto"/>
            <w:kern w:val="0"/>
            <w:szCs w:val="24"/>
            <w:lang w:eastAsia="ja-JP"/>
            <w14:ligatures w14:val="none"/>
          </w:rPr>
          <w:t xml:space="preserve">strongest absolute Pearson correlation with </w:t>
        </w:r>
      </w:ins>
      <w:r w:rsidRPr="002B52D9">
        <w:rPr>
          <w:rFonts w:eastAsia="Malgun Gothic" w:cs="Times New Roman"/>
          <w:color w:val="auto"/>
          <w:kern w:val="0"/>
          <w:szCs w:val="24"/>
          <w:lang w:eastAsia="ja-JP"/>
          <w14:ligatures w14:val="none"/>
        </w:rPr>
        <w:t xml:space="preserve">gene </w:t>
      </w:r>
      <w:del w:id="604" w:author="Rhodes, Justin S" w:date="2026-08-04T14:17:00Z" w16du:dateUtc="2026-08-04T18:17:00Z">
        <w:r w:rsidR="00E06DBA" w:rsidRPr="00624645">
          <w:rPr>
            <w:rFonts w:eastAsia="Malgun Gothic" w:cs="Times New Roman"/>
            <w:color w:val="auto"/>
            <w:kern w:val="0"/>
            <w:szCs w:val="24"/>
            <w:lang w:eastAsia="ja-JP"/>
            <w14:ligatures w14:val="none"/>
          </w:rPr>
          <w:delText>or region</w:delText>
        </w:r>
        <w:r w:rsidR="00921CD4" w:rsidRPr="00624645">
          <w:rPr>
            <w:rFonts w:eastAsia="Malgun Gothic" w:cs="Times New Roman"/>
            <w:color w:val="auto"/>
            <w:kern w:val="0"/>
            <w:szCs w:val="24"/>
            <w:lang w:eastAsia="ja-JP"/>
            <w14:ligatures w14:val="none"/>
          </w:rPr>
          <w:delText xml:space="preserve"> that is significantly </w:delText>
        </w:r>
        <w:r w:rsidR="00E06DBA" w:rsidRPr="00624645">
          <w:rPr>
            <w:rFonts w:eastAsia="Malgun Gothic" w:cs="Times New Roman"/>
            <w:color w:val="auto"/>
            <w:kern w:val="0"/>
            <w:szCs w:val="24"/>
            <w:lang w:eastAsia="ja-JP"/>
            <w14:ligatures w14:val="none"/>
          </w:rPr>
          <w:delText>more highly expressed or accessible</w:delText>
        </w:r>
        <w:r w:rsidR="00921CD4" w:rsidRPr="00624645">
          <w:rPr>
            <w:rFonts w:eastAsia="Malgun Gothic" w:cs="Times New Roman"/>
            <w:color w:val="auto"/>
            <w:kern w:val="0"/>
            <w:szCs w:val="24"/>
            <w:lang w:eastAsia="ja-JP"/>
            <w14:ligatures w14:val="none"/>
          </w:rPr>
          <w:delText xml:space="preserve"> in intermediates relative to males, but with no significant difference to females would be labeled “Early Up”, and a gene that was significantly lower in females relative to intermediates and males would be considered “Late Dow</w:delText>
        </w:r>
        <w:r w:rsidR="001E59FF" w:rsidRPr="00624645">
          <w:rPr>
            <w:rFonts w:eastAsia="Malgun Gothic" w:cs="Times New Roman"/>
            <w:color w:val="auto"/>
            <w:kern w:val="0"/>
            <w:szCs w:val="24"/>
            <w:lang w:eastAsia="ja-JP"/>
            <w14:ligatures w14:val="none"/>
          </w:rPr>
          <w:delText>n</w:delText>
        </w:r>
        <w:r w:rsidR="00921CD4" w:rsidRPr="00624645">
          <w:rPr>
            <w:rFonts w:eastAsia="Malgun Gothic" w:cs="Times New Roman"/>
            <w:color w:val="auto"/>
            <w:kern w:val="0"/>
            <w:szCs w:val="24"/>
            <w:lang w:eastAsia="ja-JP"/>
            <w14:ligatures w14:val="none"/>
          </w:rPr>
          <w:delText>”)</w:delText>
        </w:r>
        <w:r w:rsidR="001E59FF" w:rsidRPr="00624645">
          <w:rPr>
            <w:rFonts w:eastAsia="Malgun Gothic" w:cs="Times New Roman"/>
            <w:color w:val="auto"/>
            <w:kern w:val="0"/>
            <w:szCs w:val="24"/>
            <w:lang w:eastAsia="ja-JP"/>
            <w14:ligatures w14:val="none"/>
          </w:rPr>
          <w:delText>.</w:delText>
        </w:r>
        <w:r w:rsidR="001E59FF">
          <w:rPr>
            <w:rFonts w:eastAsia="Malgun Gothic" w:cs="Times New Roman"/>
            <w:color w:val="auto"/>
            <w:kern w:val="0"/>
            <w:szCs w:val="24"/>
            <w:lang w:eastAsia="ja-JP"/>
            <w14:ligatures w14:val="none"/>
          </w:rPr>
          <w:delText xml:space="preserve"> </w:delText>
        </w:r>
      </w:del>
      <w:ins w:id="605" w:author="Rhodes, Justin S" w:date="2026-08-04T14:17:00Z" w16du:dateUtc="2026-08-04T18:17:00Z">
        <w:r w:rsidRPr="002B52D9">
          <w:rPr>
            <w:rFonts w:eastAsia="Malgun Gothic" w:cs="Times New Roman"/>
            <w:color w:val="auto"/>
            <w:kern w:val="0"/>
            <w:szCs w:val="24"/>
            <w:lang w:eastAsia="ja-JP"/>
            <w14:ligatures w14:val="none"/>
          </w:rPr>
          <w:t>expression was retained for each DEG. For the complementary DAR-centered analysis, each DAR was paired with its nearest annotated gene, and chromatin accessibility was correlated with expression of that gene across individuals. Pearson P-values from both analyses were corrected for multiple testing using the Benjamini-Hochberg false discovery rate procedure.</w:t>
        </w:r>
      </w:ins>
    </w:p>
    <w:p w14:paraId="1DFFB016" w14:textId="2ED255EA" w:rsidR="00E051B3" w:rsidRDefault="00E051B3" w:rsidP="00E051B3">
      <w:pPr>
        <w:spacing w:after="160"/>
        <w:rPr>
          <w:del w:id="606" w:author="Rhodes, Justin S" w:date="2026-08-04T14:17:00Z" w16du:dateUtc="2026-08-04T18:17:00Z"/>
          <w:rFonts w:eastAsia="Malgun Gothic" w:cs="Times New Roman"/>
          <w:b/>
          <w:bCs/>
          <w:color w:val="auto"/>
          <w:kern w:val="0"/>
          <w:szCs w:val="24"/>
          <w:lang w:eastAsia="ja-JP"/>
          <w14:ligatures w14:val="none"/>
        </w:rPr>
      </w:pPr>
      <w:commentRangeStart w:id="607"/>
      <w:del w:id="608" w:author="Rhodes, Justin S" w:date="2026-08-04T14:17:00Z" w16du:dateUtc="2026-08-04T18:17:00Z">
        <w:r>
          <w:rPr>
            <w:rFonts w:eastAsia="Malgun Gothic" w:cs="Times New Roman"/>
            <w:b/>
            <w:bCs/>
            <w:color w:val="auto"/>
            <w:kern w:val="0"/>
            <w:szCs w:val="24"/>
            <w:lang w:eastAsia="ja-JP"/>
            <w14:ligatures w14:val="none"/>
          </w:rPr>
          <w:delText xml:space="preserve">DAR Analysis </w:delText>
        </w:r>
        <w:commentRangeEnd w:id="607"/>
        <w:r w:rsidR="00753C87">
          <w:rPr>
            <w:rStyle w:val="CommentReference"/>
            <w:rFonts w:eastAsia="Malgun Gothic" w:cs="Times New Roman"/>
            <w:b/>
            <w:bCs/>
            <w:color w:val="auto"/>
            <w:kern w:val="0"/>
            <w:sz w:val="24"/>
            <w:szCs w:val="24"/>
            <w:lang w:eastAsia="ja-JP"/>
            <w14:ligatures w14:val="none"/>
          </w:rPr>
          <w:commentReference w:id="607"/>
        </w:r>
      </w:del>
    </w:p>
    <w:p w14:paraId="351E13DB" w14:textId="77777777" w:rsidR="002B52D9" w:rsidRPr="002B52D9" w:rsidRDefault="00E051B3" w:rsidP="002B52D9">
      <w:pPr>
        <w:spacing w:after="160"/>
        <w:rPr>
          <w:color w:val="auto"/>
          <w:kern w:val="0"/>
          <w14:ligatures w14:val="none"/>
          <w:rPrChange w:id="609" w:author="Rhodes, Justin S" w:date="2026-08-04T14:17:00Z" w16du:dateUtc="2026-08-04T18:17:00Z">
            <w:rPr>
              <w:b/>
              <w:color w:val="auto"/>
              <w:kern w:val="0"/>
              <w14:ligatures w14:val="none"/>
            </w:rPr>
          </w:rPrChange>
        </w:rPr>
      </w:pPr>
      <w:del w:id="610" w:author="Rhodes, Justin S" w:date="2026-08-04T14:17:00Z" w16du:dateUtc="2026-08-04T18:17:00Z">
        <w:r>
          <w:rPr>
            <w:rFonts w:eastAsia="Malgun Gothic" w:cs="Times New Roman"/>
            <w:b/>
            <w:bCs/>
            <w:color w:val="auto"/>
            <w:kern w:val="0"/>
            <w:szCs w:val="24"/>
            <w:lang w:eastAsia="ja-JP"/>
            <w14:ligatures w14:val="none"/>
          </w:rPr>
          <w:delText>…</w:delText>
        </w:r>
      </w:del>
    </w:p>
    <w:p w14:paraId="0D8C3E4B" w14:textId="4D656C21" w:rsidR="00E051B3" w:rsidRDefault="00E051B3" w:rsidP="002B52D9">
      <w:pPr>
        <w:spacing w:after="160"/>
        <w:rPr>
          <w:rFonts w:eastAsia="Malgun Gothic" w:cs="Times New Roman"/>
          <w:b/>
          <w:bCs/>
          <w:color w:val="auto"/>
          <w:kern w:val="0"/>
          <w:szCs w:val="24"/>
          <w:lang w:eastAsia="ja-JP"/>
          <w14:ligatures w14:val="none"/>
        </w:rPr>
      </w:pPr>
      <w:r>
        <w:rPr>
          <w:rFonts w:eastAsia="Malgun Gothic" w:cs="Times New Roman"/>
          <w:b/>
          <w:bCs/>
          <w:color w:val="auto"/>
          <w:kern w:val="0"/>
          <w:szCs w:val="24"/>
          <w:lang w:eastAsia="ja-JP"/>
          <w14:ligatures w14:val="none"/>
        </w:rPr>
        <w:t>Machine Learning Analysis of Temporal Course of Sex Change</w:t>
      </w:r>
    </w:p>
    <w:p w14:paraId="21E60692" w14:textId="53EBEF3E" w:rsidR="00415AF2" w:rsidRPr="00415AF2" w:rsidRDefault="00E57312" w:rsidP="00555CB5">
      <w:pPr>
        <w:spacing w:after="160"/>
        <w:ind w:firstLine="720"/>
        <w:rPr>
          <w:rFonts w:eastAsia="Malgun Gothic" w:cs="Times New Roman"/>
          <w:color w:val="auto"/>
          <w:kern w:val="0"/>
          <w:szCs w:val="24"/>
          <w:lang w:eastAsia="ja-JP"/>
          <w14:ligatures w14:val="none"/>
        </w:rPr>
      </w:pPr>
      <w:r>
        <w:rPr>
          <w:rFonts w:eastAsia="Malgun Gothic" w:cs="Times New Roman"/>
          <w:color w:val="auto"/>
          <w:kern w:val="0"/>
          <w:szCs w:val="24"/>
          <w:lang w:eastAsia="ja-JP"/>
          <w14:ligatures w14:val="none"/>
        </w:rPr>
        <w:t>To estimate the temporal order of se</w:t>
      </w:r>
      <w:r w:rsidR="0080702E">
        <w:rPr>
          <w:rFonts w:eastAsia="Malgun Gothic" w:cs="Times New Roman"/>
          <w:color w:val="auto"/>
          <w:kern w:val="0"/>
          <w:szCs w:val="24"/>
          <w:lang w:eastAsia="ja-JP"/>
          <w14:ligatures w14:val="none"/>
        </w:rPr>
        <w:t xml:space="preserve">x change in each of our multiome clusters, we used a machine learning approach to ask weather </w:t>
      </w:r>
      <w:r w:rsidR="00CD494C">
        <w:rPr>
          <w:rFonts w:eastAsia="Malgun Gothic" w:cs="Times New Roman"/>
          <w:color w:val="auto"/>
          <w:kern w:val="0"/>
          <w:szCs w:val="24"/>
          <w:lang w:eastAsia="ja-JP"/>
          <w14:ligatures w14:val="none"/>
        </w:rPr>
        <w:t>intermediates in a given cluster were more similar to males or females.</w:t>
      </w:r>
      <w:r w:rsidR="001856E9" w:rsidRPr="001856E9">
        <w:t xml:space="preserve"> </w:t>
      </w:r>
      <w:r w:rsidR="001856E9" w:rsidRPr="001856E9">
        <w:rPr>
          <w:rFonts w:eastAsia="Malgun Gothic" w:cs="Times New Roman"/>
          <w:color w:val="auto"/>
          <w:kern w:val="0"/>
          <w:szCs w:val="24"/>
          <w:lang w:eastAsia="ja-JP"/>
          <w14:ligatures w14:val="none"/>
        </w:rPr>
        <w:t>For each cluster, we constructed a feature matrix in which rows corresponded to individuals and columns corresponded to DEGs</w:t>
      </w:r>
      <w:r w:rsidR="00CE5A22">
        <w:rPr>
          <w:rFonts w:eastAsia="Malgun Gothic" w:cs="Times New Roman"/>
          <w:color w:val="auto"/>
          <w:kern w:val="0"/>
          <w:szCs w:val="24"/>
          <w:lang w:eastAsia="ja-JP"/>
          <w14:ligatures w14:val="none"/>
        </w:rPr>
        <w:t xml:space="preserve"> or </w:t>
      </w:r>
      <w:r w:rsidR="001856E9" w:rsidRPr="001856E9">
        <w:rPr>
          <w:rFonts w:eastAsia="Malgun Gothic" w:cs="Times New Roman"/>
          <w:color w:val="auto"/>
          <w:kern w:val="0"/>
          <w:szCs w:val="24"/>
          <w:lang w:eastAsia="ja-JP"/>
          <w14:ligatures w14:val="none"/>
        </w:rPr>
        <w:t>DARs that</w:t>
      </w:r>
      <w:r w:rsidR="001856E9">
        <w:rPr>
          <w:rFonts w:eastAsia="Malgun Gothic" w:cs="Times New Roman"/>
          <w:color w:val="auto"/>
          <w:kern w:val="0"/>
          <w:szCs w:val="24"/>
          <w:lang w:eastAsia="ja-JP"/>
          <w14:ligatures w14:val="none"/>
        </w:rPr>
        <w:t xml:space="preserve"> </w:t>
      </w:r>
      <w:r w:rsidR="001225C7">
        <w:rPr>
          <w:rFonts w:eastAsia="Malgun Gothic" w:cs="Times New Roman"/>
          <w:color w:val="auto"/>
          <w:kern w:val="0"/>
          <w:szCs w:val="24"/>
          <w:lang w:eastAsia="ja-JP"/>
          <w14:ligatures w14:val="none"/>
        </w:rPr>
        <w:t xml:space="preserve">significantly differed between males and females. </w:t>
      </w:r>
      <w:r w:rsidR="00024751">
        <w:rPr>
          <w:rFonts w:eastAsia="Malgun Gothic" w:cs="Times New Roman"/>
          <w:color w:val="auto"/>
          <w:kern w:val="0"/>
          <w:szCs w:val="24"/>
          <w:lang w:eastAsia="ja-JP"/>
          <w14:ligatures w14:val="none"/>
        </w:rPr>
        <w:t>Then,</w:t>
      </w:r>
      <w:r w:rsidR="00C91E74">
        <w:rPr>
          <w:rFonts w:eastAsia="Malgun Gothic" w:cs="Times New Roman"/>
          <w:color w:val="auto"/>
          <w:kern w:val="0"/>
          <w:szCs w:val="24"/>
          <w:lang w:eastAsia="ja-JP"/>
          <w14:ligatures w14:val="none"/>
        </w:rPr>
        <w:t xml:space="preserve"> using the Python package “</w:t>
      </w:r>
      <w:r w:rsidR="001856E9">
        <w:rPr>
          <w:rFonts w:eastAsia="Malgun Gothic" w:cs="Times New Roman"/>
          <w:color w:val="auto"/>
          <w:kern w:val="0"/>
          <w:szCs w:val="24"/>
          <w:lang w:eastAsia="ja-JP"/>
          <w14:ligatures w14:val="none"/>
        </w:rPr>
        <w:t>scikit-learn</w:t>
      </w:r>
      <w:r w:rsidR="00C91E74">
        <w:rPr>
          <w:rFonts w:eastAsia="Malgun Gothic" w:cs="Times New Roman"/>
          <w:color w:val="auto"/>
          <w:kern w:val="0"/>
          <w:szCs w:val="24"/>
          <w:lang w:eastAsia="ja-JP"/>
          <w14:ligatures w14:val="none"/>
        </w:rPr>
        <w:t>”</w:t>
      </w:r>
      <w:r w:rsidR="00C91E74">
        <w:rPr>
          <w:rFonts w:eastAsia="Malgun Gothic" w:cs="Times New Roman"/>
          <w:color w:val="auto"/>
          <w:kern w:val="0"/>
          <w:szCs w:val="24"/>
          <w:lang w:eastAsia="ja-JP"/>
          <w14:ligatures w14:val="none"/>
        </w:rPr>
        <w:fldChar w:fldCharType="begin"/>
      </w:r>
      <w:r w:rsidR="00536D5D">
        <w:rPr>
          <w:rFonts w:eastAsia="Malgun Gothic" w:cs="Times New Roman"/>
          <w:color w:val="auto"/>
          <w:kern w:val="0"/>
          <w:szCs w:val="24"/>
          <w:lang w:eastAsia="ja-JP"/>
          <w14:ligatures w14:val="none"/>
        </w:rPr>
        <w:instrText xml:space="preserve"> ADDIN ZOTERO_ITEM CSL_CITATION {"citationID":"6OOzRzKI","properties":{"unsorted":false,"formattedCitation":"(70)","plainCitation":"(70)","noteIndex":0},"citationItems":[{"id":3945,"uris":["http://zotero.org/users/11313215/items/IAC3W7EZ"],"itemData":{"id":3945,"type":"article-journal","abstract":"Scikit-learn is a Python module integrating a wide range of state-of-the-art machine learning algorithms for medium-scale supervised and unsupervised problems. This package focuses on bringing machine learning to non-specialists using a general-purpose high-level language.  Emphasis is put on ease of use, performance, documentation, and API consistency.  It has minimal dependencies and is distributed under the simplified BSD license, encouraging its use in both academic and commercial settings.  Source code, binaries, and documentation can be downloaded from http://scikit-learn.sourceforge.net.","container-title":"Journal of Machine Learning Research","ISSN":"1533-7928","issue":"85","page":"2825-2830","source":"www.jmlr.org","title":"Scikit-learn: Machine Learning in Python","title-short":"Scikit-learn","volume":"12","author":[{"family":"Pedregosa","given":"Fabian"},{"family":"Varoquaux","given":"Gaël"},{"family":"Gramfort","given":"Alexandre"},{"family":"Michel","given":"Vincent"},{"family":"Thirion","given":"Bertrand"},{"family":"Grisel","given":"Olivier"},{"family":"Blondel","given":"Mathieu"},{"family":"Prettenhofer","given":"Peter"},{"family":"Weiss","given":"Ron"},{"family":"Dubourg","given":"Vincent"},{"family":"Vanderplas","given":"Jake"},{"family":"Passos","given":"Alexandre"},{"family":"Cournapeau","given":"David"},{"family":"Brucher","given":"Matthieu"},{"family":"Perrot","given":"Matthieu"},{"family":"Duchesnay","given":"Édouard"}],"issued":{"date-parts":[["2011"]]}}}],"schema":"https://github.com/citation-style-language/schema/raw/master/csl-citation.json"} </w:instrText>
      </w:r>
      <w:r w:rsidR="00C91E74">
        <w:rPr>
          <w:rFonts w:eastAsia="Malgun Gothic" w:cs="Times New Roman"/>
          <w:color w:val="auto"/>
          <w:kern w:val="0"/>
          <w:szCs w:val="24"/>
          <w:lang w:eastAsia="ja-JP"/>
          <w14:ligatures w14:val="none"/>
        </w:rPr>
        <w:fldChar w:fldCharType="separate"/>
      </w:r>
      <w:r w:rsidR="00536D5D" w:rsidRPr="00536D5D">
        <w:rPr>
          <w:rFonts w:cs="Times New Roman"/>
          <w:lang w:eastAsia="ja-JP"/>
        </w:rPr>
        <w:t>(70)</w:t>
      </w:r>
      <w:r w:rsidR="00C91E74">
        <w:rPr>
          <w:rFonts w:eastAsia="Malgun Gothic" w:cs="Times New Roman"/>
          <w:color w:val="auto"/>
          <w:kern w:val="0"/>
          <w:szCs w:val="24"/>
          <w:lang w:eastAsia="ja-JP"/>
          <w14:ligatures w14:val="none"/>
        </w:rPr>
        <w:fldChar w:fldCharType="end"/>
      </w:r>
      <w:r w:rsidR="00024751">
        <w:rPr>
          <w:rFonts w:eastAsia="Malgun Gothic" w:cs="Times New Roman"/>
          <w:color w:val="auto"/>
          <w:kern w:val="0"/>
          <w:szCs w:val="24"/>
          <w:lang w:eastAsia="ja-JP"/>
          <w14:ligatures w14:val="none"/>
        </w:rPr>
        <w:t xml:space="preserve"> </w:t>
      </w:r>
      <w:r w:rsidR="00415AF2" w:rsidRPr="00415AF2">
        <w:rPr>
          <w:rFonts w:eastAsia="Malgun Gothic" w:cs="Times New Roman"/>
          <w:color w:val="auto"/>
          <w:kern w:val="0"/>
          <w:szCs w:val="24"/>
          <w:lang w:eastAsia="ja-JP"/>
          <w14:ligatures w14:val="none"/>
        </w:rPr>
        <w:t>we standardized each feature matrix (StandardScaler), encoded sex as a binary variable (male = 0, female = 1), and trained logistic regression classifiers (LogisticRegression; C = 10, solver = "lbfgs"). We then predicted the sex of each intermediate individual using predict_proba.</w:t>
      </w:r>
    </w:p>
    <w:p w14:paraId="147EB0E6" w14:textId="49FC1A6A" w:rsidR="00264867" w:rsidRDefault="00415AF2" w:rsidP="00415AF2">
      <w:pPr>
        <w:spacing w:after="160"/>
        <w:rPr>
          <w:rFonts w:eastAsia="Malgun Gothic" w:cs="Times New Roman"/>
          <w:color w:val="auto"/>
          <w:kern w:val="0"/>
          <w:szCs w:val="24"/>
          <w:lang w:eastAsia="ja-JP"/>
          <w14:ligatures w14:val="none"/>
        </w:rPr>
      </w:pPr>
      <w:r w:rsidRPr="00415AF2">
        <w:rPr>
          <w:rFonts w:eastAsia="Malgun Gothic" w:cs="Times New Roman"/>
          <w:color w:val="auto"/>
          <w:kern w:val="0"/>
          <w:szCs w:val="24"/>
          <w:lang w:eastAsia="ja-JP"/>
          <w14:ligatures w14:val="none"/>
        </w:rPr>
        <w:t>To restrict our analysis to high-confidence clusters, we additionally performed a leave-one-out procedure in which we iteratively refit the classifier while holding out one male or one female individual at a time and predicted its sex. We retained a cluster only if the mean predicted probability across held-out males was within 0.1 of 0 and the mean predicted probability across held-out females was within 0.1 of 1.</w:t>
      </w:r>
      <w:r w:rsidR="002D4401">
        <w:rPr>
          <w:rFonts w:eastAsia="Malgun Gothic" w:cs="Times New Roman"/>
          <w:color w:val="auto"/>
          <w:kern w:val="0"/>
          <w:szCs w:val="24"/>
          <w:lang w:eastAsia="ja-JP"/>
          <w14:ligatures w14:val="none"/>
        </w:rPr>
        <w:t xml:space="preserve"> </w:t>
      </w:r>
      <w:r w:rsidR="002D4401" w:rsidRPr="002D4401">
        <w:rPr>
          <w:rFonts w:eastAsia="Malgun Gothic" w:cs="Times New Roman"/>
          <w:color w:val="auto"/>
          <w:kern w:val="0"/>
          <w:szCs w:val="24"/>
          <w:lang w:eastAsia="ja-JP"/>
          <w14:ligatures w14:val="none"/>
        </w:rPr>
        <w:t xml:space="preserve">We interpreted each cluster's mean prediction for intermediates as </w:t>
      </w:r>
      <w:r w:rsidR="002D4401">
        <w:rPr>
          <w:rFonts w:eastAsia="Malgun Gothic" w:cs="Times New Roman"/>
          <w:color w:val="auto"/>
          <w:kern w:val="0"/>
          <w:szCs w:val="24"/>
          <w:lang w:eastAsia="ja-JP"/>
          <w14:ligatures w14:val="none"/>
        </w:rPr>
        <w:t>proxy for</w:t>
      </w:r>
      <w:r w:rsidR="002D4401" w:rsidRPr="002D4401">
        <w:rPr>
          <w:rFonts w:eastAsia="Malgun Gothic" w:cs="Times New Roman"/>
          <w:color w:val="auto"/>
          <w:kern w:val="0"/>
          <w:szCs w:val="24"/>
          <w:lang w:eastAsia="ja-JP"/>
          <w14:ligatures w14:val="none"/>
        </w:rPr>
        <w:t xml:space="preserve"> progression toward the female state at 6 months.</w:t>
      </w:r>
    </w:p>
    <w:p w14:paraId="648C6C68" w14:textId="2AC290BC" w:rsidR="004634AC" w:rsidRDefault="004634AC" w:rsidP="00415AF2">
      <w:pPr>
        <w:spacing w:after="160"/>
        <w:rPr>
          <w:rFonts w:eastAsia="Malgun Gothic" w:cs="Times New Roman"/>
          <w:b/>
          <w:bCs/>
          <w:color w:val="auto"/>
          <w:kern w:val="0"/>
          <w:szCs w:val="24"/>
          <w:lang w:eastAsia="ja-JP"/>
          <w14:ligatures w14:val="none"/>
        </w:rPr>
      </w:pPr>
      <w:r>
        <w:rPr>
          <w:rFonts w:eastAsia="Malgun Gothic" w:cs="Times New Roman"/>
          <w:b/>
          <w:bCs/>
          <w:color w:val="auto"/>
          <w:kern w:val="0"/>
          <w:szCs w:val="24"/>
          <w:lang w:eastAsia="ja-JP"/>
          <w14:ligatures w14:val="none"/>
        </w:rPr>
        <w:t>Subclustering</w:t>
      </w:r>
      <w:r w:rsidR="00555E1C">
        <w:rPr>
          <w:rFonts w:eastAsia="Malgun Gothic" w:cs="Times New Roman"/>
          <w:b/>
          <w:bCs/>
          <w:color w:val="auto"/>
          <w:kern w:val="0"/>
          <w:szCs w:val="24"/>
          <w:lang w:eastAsia="ja-JP"/>
          <w14:ligatures w14:val="none"/>
        </w:rPr>
        <w:t xml:space="preserve"> 1_RGC</w:t>
      </w:r>
    </w:p>
    <w:p w14:paraId="702941E9" w14:textId="72F027E3" w:rsidR="004634AC" w:rsidRPr="0071780B" w:rsidRDefault="0071780B" w:rsidP="0071780B">
      <w:pPr>
        <w:spacing w:after="160"/>
        <w:ind w:firstLine="720"/>
        <w:rPr>
          <w:rFonts w:eastAsia="Malgun Gothic" w:cs="Times New Roman"/>
          <w:color w:val="auto"/>
          <w:kern w:val="0"/>
          <w:szCs w:val="24"/>
          <w:lang w:eastAsia="ja-JP"/>
          <w14:ligatures w14:val="none"/>
        </w:rPr>
      </w:pPr>
      <w:r>
        <w:rPr>
          <w:rFonts w:eastAsia="Malgun Gothic" w:cs="Times New Roman"/>
          <w:color w:val="auto"/>
          <w:kern w:val="0"/>
          <w:szCs w:val="24"/>
          <w:lang w:eastAsia="ja-JP"/>
          <w14:ligatures w14:val="none"/>
        </w:rPr>
        <w:t>We subclustered 1_RGC using Seurat’s FindSubC</w:t>
      </w:r>
      <w:r w:rsidR="00B26804">
        <w:rPr>
          <w:rFonts w:eastAsia="Malgun Gothic" w:cs="Times New Roman"/>
          <w:color w:val="auto"/>
          <w:kern w:val="0"/>
          <w:szCs w:val="24"/>
          <w:lang w:eastAsia="ja-JP"/>
          <w14:ligatures w14:val="none"/>
        </w:rPr>
        <w:t xml:space="preserve">luster function </w:t>
      </w:r>
      <w:r w:rsidR="00DC133F">
        <w:rPr>
          <w:rFonts w:eastAsia="Malgun Gothic" w:cs="Times New Roman"/>
          <w:color w:val="auto"/>
          <w:kern w:val="0"/>
          <w:szCs w:val="24"/>
          <w:lang w:eastAsia="ja-JP"/>
          <w14:ligatures w14:val="none"/>
        </w:rPr>
        <w:t>on the harmony weighted shared nearest neighbors graph with resolution 0.2 specified.</w:t>
      </w:r>
    </w:p>
    <w:p w14:paraId="6E0C0371" w14:textId="77777777" w:rsidR="00D75AD5" w:rsidRDefault="00D75AD5" w:rsidP="00D75AD5">
      <w:pPr>
        <w:spacing w:after="160"/>
        <w:rPr>
          <w:rFonts w:eastAsia="Malgun Gothic" w:cs="Times New Roman"/>
          <w:b/>
          <w:bCs/>
          <w:color w:val="auto"/>
          <w:kern w:val="0"/>
          <w:szCs w:val="24"/>
          <w:lang w:eastAsia="ja-JP"/>
          <w14:ligatures w14:val="none"/>
        </w:rPr>
      </w:pPr>
      <w:r>
        <w:rPr>
          <w:rFonts w:eastAsia="Malgun Gothic" w:cs="Times New Roman"/>
          <w:b/>
          <w:bCs/>
          <w:color w:val="auto"/>
          <w:kern w:val="0"/>
          <w:szCs w:val="24"/>
          <w:lang w:eastAsia="ja-JP"/>
          <w14:ligatures w14:val="none"/>
        </w:rPr>
        <w:t>Cellular Maturity Inference</w:t>
      </w:r>
    </w:p>
    <w:p w14:paraId="5DECE5E2" w14:textId="77777777" w:rsidR="00D75AD5" w:rsidRDefault="00D75AD5" w:rsidP="00D75AD5">
      <w:pPr>
        <w:spacing w:after="160"/>
        <w:ind w:firstLine="720"/>
        <w:rPr>
          <w:rFonts w:eastAsia="Malgun Gothic" w:cs="Times New Roman"/>
          <w:color w:val="auto"/>
          <w:kern w:val="0"/>
          <w:szCs w:val="24"/>
          <w:lang w:eastAsia="ja-JP"/>
          <w14:ligatures w14:val="none"/>
        </w:rPr>
      </w:pPr>
      <w:r>
        <w:rPr>
          <w:rFonts w:eastAsia="Malgun Gothic" w:cs="Times New Roman"/>
          <w:color w:val="auto"/>
          <w:kern w:val="0"/>
          <w:szCs w:val="24"/>
          <w:lang w:eastAsia="ja-JP"/>
          <w14:ligatures w14:val="none"/>
        </w:rPr>
        <w:lastRenderedPageBreak/>
        <w:t>To infer relative cellular maturity, we used the R package “CytoTRACE”</w:t>
      </w:r>
      <w:r>
        <w:rPr>
          <w:rFonts w:eastAsia="Malgun Gothic" w:cs="Times New Roman"/>
          <w:color w:val="auto"/>
          <w:kern w:val="0"/>
          <w:szCs w:val="24"/>
          <w:lang w:eastAsia="ja-JP"/>
          <w14:ligatures w14:val="none"/>
        </w:rPr>
        <w:fldChar w:fldCharType="begin"/>
      </w:r>
      <w:r>
        <w:rPr>
          <w:rFonts w:eastAsia="Malgun Gothic" w:cs="Times New Roman"/>
          <w:color w:val="auto"/>
          <w:kern w:val="0"/>
          <w:szCs w:val="24"/>
          <w:lang w:eastAsia="ja-JP"/>
          <w14:ligatures w14:val="none"/>
        </w:rPr>
        <w:instrText xml:space="preserve"> ADDIN ZOTERO_ITEM CSL_CITATION {"citationID":"6BeGTlyw","properties":{"unsorted":false,"formattedCitation":"(72)","plainCitation":"(72)","noteIndex":0},"citationItems":[{"id":3260,"uris":["http://zotero.org/users/11313215/items/LEWHIU9W"],"itemData":{"id":3260,"type":"article-journal","abstract":"Single-cell RNA sequencing (scRNA-seq) is a powerful approach for reconstructing cellular differentiation trajectories. However, inferring both the state and direction of differentiation is challenging. Here, we demonstrate a simple, yet robust, determinant of developmental potential—the number of expressed genes per cell—and leverage this measure of transcriptional diversity to develop a computational framework (CytoTRACE) for predicting differentiation states from scRNA-seq data. When applied to diverse tissue types and organisms, CytoTRACE outperformed previous methods and nearly 19,000 annotated gene sets for resolving 52 experimentally determined developmental trajectories. Additionally, it facilitated the identification of quiescent stem cells and revealed genes that contribute to breast tumorigenesis. This study thus establishes a key RNA-based feature of developmental potential and a platform for delineation of cellular hierarchies.","container-title":"Science","DOI":"10.1126/science.aax0249","issue":"6476","page":"405-411","publisher":"American Association for the Advancement of Science","source":"science.org (Atypon)","title":"Single-cell transcriptional diversity is a hallmark of developmental potential","volume":"367","author":[{"family":"Gulati","given":"Gunsagar S."},{"family":"Sikandar","given":"Shaheen S."},{"family":"Wesche","given":"Daniel J."},{"family":"Manjunath","given":"Anoop"},{"family":"Bharadwaj","given":"Anjan"},{"family":"Berger","given":"Mark J."},{"family":"Ilagan","given":"Francisco"},{"family":"Kuo","given":"Angera H."},{"family":"Hsieh","given":"Robert W."},{"family":"Cai","given":"Shang"},{"family":"Zabala","given":"Maider"},{"family":"Scheeren","given":"Ferenc A."},{"family":"Lobo","given":"Neethan A."},{"family":"Qian","given":"Dalong"},{"family":"Yu","given":"Feiqiao B."},{"family":"Dirbas","given":"Frederick M."},{"family":"Clarke","given":"Michael F."},{"family":"Newman","given":"Aaron M."}],"issued":{"date-parts":[["2020",1,24]]}}}],"schema":"https://github.com/citation-style-language/schema/raw/master/csl-citation.json"} </w:instrText>
      </w:r>
      <w:r>
        <w:rPr>
          <w:rFonts w:eastAsia="Malgun Gothic" w:cs="Times New Roman"/>
          <w:color w:val="auto"/>
          <w:kern w:val="0"/>
          <w:szCs w:val="24"/>
          <w:lang w:eastAsia="ja-JP"/>
          <w14:ligatures w14:val="none"/>
        </w:rPr>
        <w:fldChar w:fldCharType="separate"/>
      </w:r>
      <w:r w:rsidRPr="00536D5D">
        <w:rPr>
          <w:rFonts w:cs="Times New Roman"/>
          <w:lang w:eastAsia="ja-JP"/>
        </w:rPr>
        <w:t>(72)</w:t>
      </w:r>
      <w:r>
        <w:rPr>
          <w:rFonts w:eastAsia="Malgun Gothic" w:cs="Times New Roman"/>
          <w:color w:val="auto"/>
          <w:kern w:val="0"/>
          <w:szCs w:val="24"/>
          <w:lang w:eastAsia="ja-JP"/>
          <w14:ligatures w14:val="none"/>
        </w:rPr>
        <w:fldChar w:fldCharType="end"/>
      </w:r>
      <w:r>
        <w:rPr>
          <w:rFonts w:eastAsia="Malgun Gothic" w:cs="Times New Roman"/>
          <w:color w:val="auto"/>
          <w:kern w:val="0"/>
          <w:szCs w:val="24"/>
          <w:lang w:eastAsia="ja-JP"/>
          <w14:ligatures w14:val="none"/>
        </w:rPr>
        <w:t xml:space="preserve"> to score each cell between 0 (most mature) and 1 (most immature) based on the diversity of its normalized RNA expression matrix. In order to assess cellular maturity differences in </w:t>
      </w:r>
      <w:r w:rsidRPr="00B80674">
        <w:rPr>
          <w:rFonts w:eastAsia="Malgun Gothic" w:cs="Times New Roman"/>
          <w:color w:val="auto"/>
          <w:kern w:val="0"/>
          <w:szCs w:val="24"/>
          <w:highlight w:val="yellow"/>
          <w:lang w:eastAsia="ja-JP"/>
          <w14:ligatures w14:val="none"/>
        </w:rPr>
        <w:t>Figure 3D</w:t>
      </w:r>
      <w:r>
        <w:rPr>
          <w:rFonts w:eastAsia="Malgun Gothic" w:cs="Times New Roman"/>
          <w:color w:val="auto"/>
          <w:kern w:val="0"/>
          <w:szCs w:val="24"/>
          <w:lang w:eastAsia="ja-JP"/>
          <w14:ligatures w14:val="none"/>
        </w:rPr>
        <w:t xml:space="preserve">, we then took the mean CytoTRACE score for each individual in each subcluster and used a fixed effects linear model to fit CytoTRACE score by subcluster. Similarly, for </w:t>
      </w:r>
      <w:r w:rsidRPr="00EB67D3">
        <w:rPr>
          <w:rFonts w:eastAsia="Malgun Gothic" w:cs="Times New Roman"/>
          <w:color w:val="auto"/>
          <w:kern w:val="0"/>
          <w:szCs w:val="24"/>
          <w:highlight w:val="yellow"/>
          <w:lang w:eastAsia="ja-JP"/>
          <w14:ligatures w14:val="none"/>
        </w:rPr>
        <w:t>Figure 4E</w:t>
      </w:r>
      <w:r>
        <w:rPr>
          <w:rFonts w:eastAsia="Malgun Gothic" w:cs="Times New Roman"/>
          <w:color w:val="auto"/>
          <w:kern w:val="0"/>
          <w:szCs w:val="24"/>
          <w:lang w:eastAsia="ja-JP"/>
          <w14:ligatures w14:val="none"/>
        </w:rPr>
        <w:t>. we fit individual means with phase as a fixed effect.</w:t>
      </w:r>
    </w:p>
    <w:p w14:paraId="69C3352A" w14:textId="77777777" w:rsidR="00D75AD5" w:rsidRDefault="00D75AD5" w:rsidP="00D75AD5">
      <w:pPr>
        <w:spacing w:after="160"/>
        <w:rPr>
          <w:rFonts w:eastAsia="Malgun Gothic" w:cs="Times New Roman"/>
          <w:color w:val="auto"/>
          <w:kern w:val="0"/>
          <w:szCs w:val="24"/>
          <w:lang w:eastAsia="ja-JP"/>
          <w14:ligatures w14:val="none"/>
        </w:rPr>
      </w:pPr>
      <w:r>
        <w:rPr>
          <w:rFonts w:eastAsia="Malgun Gothic" w:cs="Times New Roman"/>
          <w:color w:val="auto"/>
          <w:kern w:val="0"/>
          <w:szCs w:val="24"/>
          <w:lang w:eastAsia="ja-JP"/>
          <w14:ligatures w14:val="none"/>
        </w:rPr>
        <w:t>In analyses where we test if certain cell types differ by phase in cellular maturity, we instead used a linear mixed effects model fitting cell-level CytoTRACE scores with a fixed effect of nCount_RNA (the number of transcripts detected in the cell) detected in the cell and phase, gene(s) presence, and phase x gene presence as fixed effects along with individual as a random effect. This is necessary because CytoTRACE measures cellular maturity via the diversity of the cell’s transcriptome, however this is confounded when selecting a specific gene or set of genes for analysis. Including for the number of transcripts detected in each cell corrects for this</w:t>
      </w:r>
    </w:p>
    <w:p w14:paraId="64119361" w14:textId="6B3BA203" w:rsidR="004634AC" w:rsidRDefault="004634AC" w:rsidP="00D75AD5">
      <w:pPr>
        <w:spacing w:after="160"/>
        <w:rPr>
          <w:rFonts w:eastAsia="Malgun Gothic" w:cs="Times New Roman"/>
          <w:b/>
          <w:bCs/>
          <w:color w:val="auto"/>
          <w:kern w:val="0"/>
          <w:szCs w:val="24"/>
          <w:lang w:eastAsia="ja-JP"/>
          <w14:ligatures w14:val="none"/>
        </w:rPr>
      </w:pPr>
      <w:r>
        <w:rPr>
          <w:rFonts w:eastAsia="Malgun Gothic" w:cs="Times New Roman"/>
          <w:b/>
          <w:bCs/>
          <w:color w:val="auto"/>
          <w:kern w:val="0"/>
          <w:szCs w:val="24"/>
          <w:lang w:eastAsia="ja-JP"/>
          <w14:ligatures w14:val="none"/>
        </w:rPr>
        <w:t>GO Analysis</w:t>
      </w:r>
    </w:p>
    <w:p w14:paraId="4DD009E9" w14:textId="152E03A1" w:rsidR="00AC52FC" w:rsidRDefault="00190090" w:rsidP="00555CB5">
      <w:pPr>
        <w:spacing w:after="160"/>
        <w:ind w:firstLine="720"/>
        <w:rPr>
          <w:rFonts w:eastAsia="Malgun Gothic" w:cs="Times New Roman"/>
          <w:color w:val="auto"/>
          <w:kern w:val="0"/>
          <w:szCs w:val="24"/>
          <w:lang w:eastAsia="ja-JP"/>
          <w14:ligatures w14:val="none"/>
        </w:rPr>
      </w:pPr>
      <w:r>
        <w:rPr>
          <w:rFonts w:eastAsia="Malgun Gothic" w:cs="Times New Roman"/>
          <w:color w:val="auto"/>
          <w:kern w:val="0"/>
          <w:szCs w:val="24"/>
          <w:lang w:eastAsia="ja-JP"/>
          <w14:ligatures w14:val="none"/>
        </w:rPr>
        <w:t>Gene ontology</w:t>
      </w:r>
      <w:r w:rsidR="00EE6FAB">
        <w:rPr>
          <w:rFonts w:eastAsia="Malgun Gothic" w:cs="Times New Roman"/>
          <w:color w:val="auto"/>
          <w:kern w:val="0"/>
          <w:szCs w:val="24"/>
          <w:lang w:eastAsia="ja-JP"/>
          <w14:ligatures w14:val="none"/>
        </w:rPr>
        <w:t xml:space="preserve"> (GO)</w:t>
      </w:r>
      <w:r>
        <w:rPr>
          <w:rFonts w:eastAsia="Malgun Gothic" w:cs="Times New Roman"/>
          <w:color w:val="auto"/>
          <w:kern w:val="0"/>
          <w:szCs w:val="24"/>
          <w:lang w:eastAsia="ja-JP"/>
          <w14:ligatures w14:val="none"/>
        </w:rPr>
        <w:t xml:space="preserve"> analysis was performed using </w:t>
      </w:r>
      <w:r w:rsidR="00CE26B5">
        <w:rPr>
          <w:rFonts w:eastAsia="Malgun Gothic" w:cs="Times New Roman"/>
          <w:color w:val="auto"/>
          <w:kern w:val="0"/>
          <w:szCs w:val="24"/>
          <w:lang w:eastAsia="ja-JP"/>
          <w14:ligatures w14:val="none"/>
        </w:rPr>
        <w:t xml:space="preserve">the </w:t>
      </w:r>
      <w:r w:rsidR="00AC52FC">
        <w:rPr>
          <w:rFonts w:eastAsia="Malgun Gothic" w:cs="Times New Roman"/>
          <w:color w:val="auto"/>
          <w:kern w:val="0"/>
          <w:szCs w:val="24"/>
          <w:lang w:eastAsia="ja-JP"/>
          <w14:ligatures w14:val="none"/>
        </w:rPr>
        <w:t>“</w:t>
      </w:r>
      <w:r w:rsidR="00CE26B5">
        <w:rPr>
          <w:rFonts w:eastAsia="Malgun Gothic" w:cs="Times New Roman"/>
          <w:color w:val="auto"/>
          <w:kern w:val="0"/>
          <w:szCs w:val="24"/>
          <w:lang w:eastAsia="ja-JP"/>
          <w14:ligatures w14:val="none"/>
        </w:rPr>
        <w:t>enricher</w:t>
      </w:r>
      <w:r w:rsidR="00AC52FC">
        <w:rPr>
          <w:rFonts w:eastAsia="Malgun Gothic" w:cs="Times New Roman"/>
          <w:color w:val="auto"/>
          <w:kern w:val="0"/>
          <w:szCs w:val="24"/>
          <w:lang w:eastAsia="ja-JP"/>
          <w14:ligatures w14:val="none"/>
        </w:rPr>
        <w:t>”</w:t>
      </w:r>
      <w:r w:rsidR="00CE26B5">
        <w:rPr>
          <w:rFonts w:eastAsia="Malgun Gothic" w:cs="Times New Roman"/>
          <w:color w:val="auto"/>
          <w:kern w:val="0"/>
          <w:szCs w:val="24"/>
          <w:lang w:eastAsia="ja-JP"/>
          <w14:ligatures w14:val="none"/>
        </w:rPr>
        <w:t xml:space="preserve"> function from the R package “clusterProfiler”</w:t>
      </w:r>
      <w:r w:rsidR="003F42C7">
        <w:rPr>
          <w:rFonts w:eastAsia="Malgun Gothic" w:cs="Times New Roman"/>
          <w:color w:val="auto"/>
          <w:kern w:val="0"/>
          <w:szCs w:val="24"/>
          <w:lang w:eastAsia="ja-JP"/>
          <w14:ligatures w14:val="none"/>
        </w:rPr>
        <w:t xml:space="preserve"> with “</w:t>
      </w:r>
      <w:r w:rsidR="008219FB">
        <w:rPr>
          <w:rFonts w:eastAsia="Malgun Gothic" w:cs="Times New Roman"/>
          <w:color w:val="auto"/>
          <w:kern w:val="0"/>
          <w:szCs w:val="24"/>
          <w:lang w:eastAsia="ja-JP"/>
          <w14:ligatures w14:val="none"/>
        </w:rPr>
        <w:t xml:space="preserve">pAdjustMethod = “fdr” and </w:t>
      </w:r>
      <w:r w:rsidR="008219FB">
        <w:rPr>
          <w:rFonts w:eastAsia="Malgun Gothic" w:cs="Times New Roman"/>
          <w:i/>
          <w:iCs/>
          <w:color w:val="auto"/>
          <w:kern w:val="0"/>
          <w:szCs w:val="24"/>
          <w:lang w:eastAsia="ja-JP"/>
          <w14:ligatures w14:val="none"/>
        </w:rPr>
        <w:t xml:space="preserve">p </w:t>
      </w:r>
      <w:r w:rsidR="008219FB">
        <w:rPr>
          <w:rFonts w:eastAsia="Malgun Gothic" w:cs="Times New Roman"/>
          <w:color w:val="auto"/>
          <w:kern w:val="0"/>
          <w:szCs w:val="24"/>
          <w:lang w:eastAsia="ja-JP"/>
          <w14:ligatures w14:val="none"/>
        </w:rPr>
        <w:t xml:space="preserve">and </w:t>
      </w:r>
      <w:r w:rsidR="008219FB">
        <w:rPr>
          <w:rFonts w:eastAsia="Malgun Gothic" w:cs="Times New Roman"/>
          <w:i/>
          <w:iCs/>
          <w:color w:val="auto"/>
          <w:kern w:val="0"/>
          <w:szCs w:val="24"/>
          <w:lang w:eastAsia="ja-JP"/>
          <w14:ligatures w14:val="none"/>
        </w:rPr>
        <w:t>q</w:t>
      </w:r>
      <w:r w:rsidR="008219FB">
        <w:rPr>
          <w:rFonts w:eastAsia="Malgun Gothic" w:cs="Times New Roman"/>
          <w:color w:val="auto"/>
          <w:kern w:val="0"/>
          <w:szCs w:val="24"/>
          <w:lang w:eastAsia="ja-JP"/>
          <w14:ligatures w14:val="none"/>
        </w:rPr>
        <w:t xml:space="preserve"> value cutoffs of 0.05. </w:t>
      </w:r>
      <w:r w:rsidR="008F02EC">
        <w:rPr>
          <w:rFonts w:eastAsia="Malgun Gothic" w:cs="Times New Roman"/>
          <w:color w:val="auto"/>
          <w:kern w:val="0"/>
          <w:szCs w:val="24"/>
          <w:lang w:eastAsia="ja-JP"/>
          <w14:ligatures w14:val="none"/>
        </w:rPr>
        <w:t xml:space="preserve">Because the </w:t>
      </w:r>
      <w:r w:rsidR="008F02EC">
        <w:rPr>
          <w:rFonts w:eastAsia="Malgun Gothic" w:cs="Times New Roman"/>
          <w:i/>
          <w:iCs/>
          <w:color w:val="auto"/>
          <w:kern w:val="0"/>
          <w:szCs w:val="24"/>
          <w:lang w:eastAsia="ja-JP"/>
          <w14:ligatures w14:val="none"/>
        </w:rPr>
        <w:t xml:space="preserve">A. ocellaris </w:t>
      </w:r>
      <w:r w:rsidR="008F02EC">
        <w:rPr>
          <w:rFonts w:eastAsia="Malgun Gothic" w:cs="Times New Roman"/>
          <w:color w:val="auto"/>
          <w:kern w:val="0"/>
          <w:szCs w:val="24"/>
          <w:lang w:eastAsia="ja-JP"/>
          <w14:ligatures w14:val="none"/>
        </w:rPr>
        <w:t xml:space="preserve">genome is poorly annotated, we used </w:t>
      </w:r>
      <w:r w:rsidR="00382FC9">
        <w:rPr>
          <w:rFonts w:eastAsia="Malgun Gothic" w:cs="Times New Roman"/>
          <w:color w:val="auto"/>
          <w:kern w:val="0"/>
          <w:szCs w:val="24"/>
          <w:lang w:eastAsia="ja-JP"/>
          <w14:ligatures w14:val="none"/>
        </w:rPr>
        <w:t xml:space="preserve">GO IDs and GO </w:t>
      </w:r>
      <w:r w:rsidR="00EE6FAB">
        <w:rPr>
          <w:rFonts w:eastAsia="Malgun Gothic" w:cs="Times New Roman"/>
          <w:color w:val="auto"/>
          <w:kern w:val="0"/>
          <w:szCs w:val="24"/>
          <w:lang w:eastAsia="ja-JP"/>
          <w14:ligatures w14:val="none"/>
        </w:rPr>
        <w:t>terms</w:t>
      </w:r>
      <w:r w:rsidR="00382FC9">
        <w:rPr>
          <w:rFonts w:eastAsia="Malgun Gothic" w:cs="Times New Roman"/>
          <w:color w:val="auto"/>
          <w:kern w:val="0"/>
          <w:szCs w:val="24"/>
          <w:lang w:eastAsia="ja-JP"/>
          <w14:ligatures w14:val="none"/>
        </w:rPr>
        <w:t xml:space="preserve"> from the </w:t>
      </w:r>
      <w:r w:rsidR="00C16BE9">
        <w:rPr>
          <w:rFonts w:eastAsia="Malgun Gothic" w:cs="Times New Roman"/>
          <w:i/>
          <w:iCs/>
          <w:color w:val="auto"/>
          <w:kern w:val="0"/>
          <w:szCs w:val="24"/>
          <w:lang w:eastAsia="ja-JP"/>
          <w14:ligatures w14:val="none"/>
        </w:rPr>
        <w:t xml:space="preserve">Homo sapiens </w:t>
      </w:r>
      <w:r w:rsidR="00C16BE9">
        <w:rPr>
          <w:rFonts w:eastAsia="Malgun Gothic" w:cs="Times New Roman"/>
          <w:color w:val="auto"/>
          <w:kern w:val="0"/>
          <w:szCs w:val="24"/>
          <w:lang w:eastAsia="ja-JP"/>
          <w14:ligatures w14:val="none"/>
        </w:rPr>
        <w:t>genome. To do this</w:t>
      </w:r>
      <w:r w:rsidR="00AC52FC">
        <w:rPr>
          <w:rFonts w:eastAsia="Malgun Gothic" w:cs="Times New Roman"/>
          <w:color w:val="auto"/>
          <w:kern w:val="0"/>
          <w:szCs w:val="24"/>
          <w:lang w:eastAsia="ja-JP"/>
          <w14:ligatures w14:val="none"/>
        </w:rPr>
        <w:t xml:space="preserve"> we first mapped</w:t>
      </w:r>
      <w:r w:rsidR="00C16BE9">
        <w:rPr>
          <w:rFonts w:eastAsia="Malgun Gothic" w:cs="Times New Roman"/>
          <w:color w:val="auto"/>
          <w:kern w:val="0"/>
          <w:szCs w:val="24"/>
          <w:lang w:eastAsia="ja-JP"/>
          <w14:ligatures w14:val="none"/>
        </w:rPr>
        <w:t xml:space="preserve">, </w:t>
      </w:r>
      <w:r w:rsidR="00AC52FC" w:rsidRPr="00AC52FC">
        <w:rPr>
          <w:rFonts w:eastAsia="Malgun Gothic" w:cs="Times New Roman"/>
          <w:color w:val="auto"/>
          <w:kern w:val="0"/>
          <w:szCs w:val="24"/>
          <w:lang w:eastAsia="ja-JP"/>
          <w14:ligatures w14:val="none"/>
        </w:rPr>
        <w:t xml:space="preserve">human orthologs using Ensembl's precomputed homology annotations, retrieved via the R package </w:t>
      </w:r>
      <w:r w:rsidR="00AC52FC">
        <w:rPr>
          <w:rFonts w:eastAsia="Malgun Gothic" w:cs="Times New Roman"/>
          <w:color w:val="auto"/>
          <w:kern w:val="0"/>
          <w:szCs w:val="24"/>
          <w:lang w:eastAsia="ja-JP"/>
          <w14:ligatures w14:val="none"/>
        </w:rPr>
        <w:t>“</w:t>
      </w:r>
      <w:r w:rsidR="00AC52FC" w:rsidRPr="00AC52FC">
        <w:rPr>
          <w:rFonts w:eastAsia="Malgun Gothic" w:cs="Times New Roman"/>
          <w:color w:val="auto"/>
          <w:kern w:val="0"/>
          <w:szCs w:val="24"/>
          <w:lang w:eastAsia="ja-JP"/>
          <w14:ligatures w14:val="none"/>
        </w:rPr>
        <w:t>biomaRt</w:t>
      </w:r>
      <w:r w:rsidR="00AC52FC">
        <w:rPr>
          <w:rFonts w:eastAsia="Malgun Gothic" w:cs="Times New Roman"/>
          <w:color w:val="auto"/>
          <w:kern w:val="0"/>
          <w:szCs w:val="24"/>
          <w:lang w:eastAsia="ja-JP"/>
          <w14:ligatures w14:val="none"/>
        </w:rPr>
        <w:t>”</w:t>
      </w:r>
      <w:r w:rsidR="00AC52FC" w:rsidRPr="00AC52FC">
        <w:rPr>
          <w:rFonts w:eastAsia="Malgun Gothic" w:cs="Times New Roman"/>
          <w:color w:val="auto"/>
          <w:kern w:val="0"/>
          <w:szCs w:val="24"/>
          <w:lang w:eastAsia="ja-JP"/>
          <w14:ligatures w14:val="none"/>
        </w:rPr>
        <w:t xml:space="preserve"> (aocellaris_gene_ensembl dataset). </w:t>
      </w:r>
      <w:r w:rsidR="002C292C">
        <w:rPr>
          <w:rFonts w:eastAsia="Malgun Gothic" w:cs="Times New Roman"/>
          <w:color w:val="auto"/>
          <w:kern w:val="0"/>
          <w:szCs w:val="24"/>
          <w:lang w:eastAsia="ja-JP"/>
          <w14:ligatures w14:val="none"/>
        </w:rPr>
        <w:t>Since</w:t>
      </w:r>
      <w:r w:rsidR="00AC52FC" w:rsidRPr="00AC52FC">
        <w:rPr>
          <w:rFonts w:eastAsia="Malgun Gothic" w:cs="Times New Roman"/>
          <w:color w:val="auto"/>
          <w:kern w:val="0"/>
          <w:szCs w:val="24"/>
          <w:lang w:eastAsia="ja-JP"/>
          <w14:ligatures w14:val="none"/>
        </w:rPr>
        <w:t xml:space="preserve"> gene symbols and Ensembl homology calls are stored under separate BioMart attribute pages, we joined these using shared Ensembl transcript IDs. For a small number of genes with well-established nomenclature discrepancies between </w:t>
      </w:r>
      <w:r w:rsidR="00AC52FC" w:rsidRPr="00A85F90">
        <w:rPr>
          <w:rFonts w:eastAsia="Malgun Gothic" w:cs="Times New Roman"/>
          <w:i/>
          <w:iCs/>
          <w:color w:val="auto"/>
          <w:kern w:val="0"/>
          <w:szCs w:val="24"/>
          <w:lang w:eastAsia="ja-JP"/>
          <w14:ligatures w14:val="none"/>
        </w:rPr>
        <w:t>A. ocellaris</w:t>
      </w:r>
      <w:r w:rsidR="00AC52FC" w:rsidRPr="00AC52FC">
        <w:rPr>
          <w:rFonts w:eastAsia="Malgun Gothic" w:cs="Times New Roman"/>
          <w:color w:val="auto"/>
          <w:kern w:val="0"/>
          <w:szCs w:val="24"/>
          <w:lang w:eastAsia="ja-JP"/>
          <w14:ligatures w14:val="none"/>
        </w:rPr>
        <w:t xml:space="preserve"> and human annotations (e.g., kisspeptin, oxytocin/vasopressin, and their associated receptors), we manually corrected the assigned human ortholog based on gene identity rather than Ensembl's automated name matching.</w:t>
      </w:r>
    </w:p>
    <w:p w14:paraId="47621D97" w14:textId="1A4E6D9E" w:rsidR="00520F12" w:rsidRDefault="00520F12" w:rsidP="00AC52FC">
      <w:pPr>
        <w:spacing w:after="160"/>
        <w:rPr>
          <w:rFonts w:eastAsia="Malgun Gothic" w:cs="Times New Roman"/>
          <w:b/>
          <w:bCs/>
          <w:color w:val="auto"/>
          <w:kern w:val="0"/>
          <w:szCs w:val="24"/>
          <w:lang w:eastAsia="ja-JP"/>
          <w14:ligatures w14:val="none"/>
        </w:rPr>
      </w:pPr>
      <w:r>
        <w:rPr>
          <w:rFonts w:eastAsia="Malgun Gothic" w:cs="Times New Roman"/>
          <w:b/>
          <w:bCs/>
          <w:color w:val="auto"/>
          <w:kern w:val="0"/>
          <w:szCs w:val="24"/>
          <w:lang w:eastAsia="ja-JP"/>
          <w14:ligatures w14:val="none"/>
        </w:rPr>
        <w:t>GO Gene Expression Modules</w:t>
      </w:r>
    </w:p>
    <w:p w14:paraId="7F111C2B" w14:textId="10BD0CEE" w:rsidR="00FD437F" w:rsidRPr="00795D6D" w:rsidRDefault="00A23928" w:rsidP="00D75AD5">
      <w:pPr>
        <w:spacing w:after="160"/>
        <w:ind w:firstLine="720"/>
        <w:rPr>
          <w:rFonts w:eastAsia="Malgun Gothic" w:cs="Times New Roman"/>
          <w:color w:val="auto"/>
          <w:kern w:val="0"/>
          <w:szCs w:val="24"/>
          <w:lang w:eastAsia="ja-JP"/>
          <w14:ligatures w14:val="none"/>
        </w:rPr>
      </w:pPr>
      <w:r>
        <w:rPr>
          <w:rFonts w:eastAsia="Malgun Gothic" w:cs="Times New Roman"/>
          <w:color w:val="auto"/>
          <w:kern w:val="0"/>
          <w:szCs w:val="24"/>
          <w:lang w:eastAsia="ja-JP"/>
          <w14:ligatures w14:val="none"/>
        </w:rPr>
        <w:t xml:space="preserve">GO gene expression modules were defined as all genes sharing </w:t>
      </w:r>
      <w:r w:rsidR="00CD2B72">
        <w:rPr>
          <w:rFonts w:eastAsia="Malgun Gothic" w:cs="Times New Roman"/>
          <w:color w:val="auto"/>
          <w:kern w:val="0"/>
          <w:szCs w:val="24"/>
          <w:lang w:eastAsia="ja-JP"/>
          <w14:ligatures w14:val="none"/>
        </w:rPr>
        <w:t>the same GO ID</w:t>
      </w:r>
      <w:r w:rsidR="00E2315F">
        <w:rPr>
          <w:rFonts w:eastAsia="Malgun Gothic" w:cs="Times New Roman"/>
          <w:color w:val="auto"/>
          <w:kern w:val="0"/>
          <w:szCs w:val="24"/>
          <w:lang w:eastAsia="ja-JP"/>
          <w14:ligatures w14:val="none"/>
        </w:rPr>
        <w:t xml:space="preserve"> as described above</w:t>
      </w:r>
      <w:r w:rsidR="00CD2B72">
        <w:rPr>
          <w:rFonts w:eastAsia="Malgun Gothic" w:cs="Times New Roman"/>
          <w:color w:val="auto"/>
          <w:kern w:val="0"/>
          <w:szCs w:val="24"/>
          <w:lang w:eastAsia="ja-JP"/>
          <w14:ligatures w14:val="none"/>
        </w:rPr>
        <w:t>. To calculate a GO module score, we next used the R package “AUCell”</w:t>
      </w:r>
      <w:r w:rsidR="00085C8E">
        <w:rPr>
          <w:rFonts w:eastAsia="Malgun Gothic" w:cs="Times New Roman"/>
          <w:color w:val="auto"/>
          <w:kern w:val="0"/>
          <w:szCs w:val="24"/>
          <w:lang w:eastAsia="ja-JP"/>
          <w14:ligatures w14:val="none"/>
        </w:rPr>
        <w:fldChar w:fldCharType="begin"/>
      </w:r>
      <w:r w:rsidR="00536D5D">
        <w:rPr>
          <w:rFonts w:eastAsia="Malgun Gothic" w:cs="Times New Roman"/>
          <w:color w:val="auto"/>
          <w:kern w:val="0"/>
          <w:szCs w:val="24"/>
          <w:lang w:eastAsia="ja-JP"/>
          <w14:ligatures w14:val="none"/>
        </w:rPr>
        <w:instrText xml:space="preserve"> ADDIN ZOTERO_ITEM CSL_CITATION {"citationID":"MzIaNPka","properties":{"unsorted":false,"formattedCitation":"(71)","plainCitation":"(71)","noteIndex":0},"citationItems":[{"id":6462,"uris":["http://zotero.org/users/11313215/items/78AJKUSI"],"itemData":{"id":6462,"type":"article-journal","abstract":"SCENIC enables simultaneous regulatory network inference and robust cell clustering from single-cell RNA-seq data.","container-title":"Nature Methods","DOI":"10.1038/nmeth.4463","ISSN":"1548-7105","issue":"11","journalAbbreviation":"Nat Methods","language":"en","license":"2017 Springer Nature America, Inc.","page":"1083-1086","publisher":"Nature Publishing Group","source":"www.nature.com","title":"SCENIC: single-cell regulatory network inference and clustering","title-short":"SCENIC","volume":"14","author":[{"family":"Aibar","given":"Sara"},{"family":"González-Blas","given":"Carmen Bravo"},{"family":"Moerman","given":"Thomas"},{"family":"Huynh-Thu","given":"Vân Anh"},{"family":"Imrichova","given":"Hana"},{"family":"Hulselmans","given":"Gert"},{"family":"Rambow","given":"Florian"},{"family":"Marine","given":"Jean-Christophe"},{"family":"Geurts","given":"Pierre"},{"family":"Aerts","given":"Jan"},{"family":"Oord","given":"Joost","non-dropping-particle":"van den"},{"family":"Atak","given":"Zeynep Kalender"},{"family":"Wouters","given":"Jasper"},{"family":"Aerts","given":"Stein"}],"issued":{"date-parts":[["2017",11]]}}}],"schema":"https://github.com/citation-style-language/schema/raw/master/csl-citation.json"} </w:instrText>
      </w:r>
      <w:r w:rsidR="00085C8E">
        <w:rPr>
          <w:rFonts w:eastAsia="Malgun Gothic" w:cs="Times New Roman"/>
          <w:color w:val="auto"/>
          <w:kern w:val="0"/>
          <w:szCs w:val="24"/>
          <w:lang w:eastAsia="ja-JP"/>
          <w14:ligatures w14:val="none"/>
        </w:rPr>
        <w:fldChar w:fldCharType="separate"/>
      </w:r>
      <w:r w:rsidR="00536D5D" w:rsidRPr="00536D5D">
        <w:rPr>
          <w:rFonts w:cs="Times New Roman"/>
          <w:lang w:eastAsia="ja-JP"/>
        </w:rPr>
        <w:t>(71)</w:t>
      </w:r>
      <w:r w:rsidR="00085C8E">
        <w:rPr>
          <w:rFonts w:eastAsia="Malgun Gothic" w:cs="Times New Roman"/>
          <w:color w:val="auto"/>
          <w:kern w:val="0"/>
          <w:szCs w:val="24"/>
          <w:lang w:eastAsia="ja-JP"/>
          <w14:ligatures w14:val="none"/>
        </w:rPr>
        <w:fldChar w:fldCharType="end"/>
      </w:r>
      <w:r w:rsidR="009402D1">
        <w:rPr>
          <w:rFonts w:eastAsia="Malgun Gothic" w:cs="Times New Roman"/>
          <w:color w:val="auto"/>
          <w:kern w:val="0"/>
          <w:szCs w:val="24"/>
          <w:lang w:eastAsia="ja-JP"/>
          <w14:ligatures w14:val="none"/>
        </w:rPr>
        <w:t xml:space="preserve"> to</w:t>
      </w:r>
      <w:r w:rsidR="00A5211F">
        <w:rPr>
          <w:rFonts w:eastAsia="Malgun Gothic" w:cs="Times New Roman"/>
          <w:color w:val="auto"/>
          <w:kern w:val="0"/>
          <w:szCs w:val="24"/>
          <w:lang w:eastAsia="ja-JP"/>
          <w14:ligatures w14:val="none"/>
        </w:rPr>
        <w:t xml:space="preserve"> first </w:t>
      </w:r>
      <w:r w:rsidR="00287C69">
        <w:rPr>
          <w:rFonts w:eastAsia="Malgun Gothic" w:cs="Times New Roman"/>
          <w:color w:val="auto"/>
          <w:kern w:val="0"/>
          <w:szCs w:val="24"/>
          <w:lang w:eastAsia="ja-JP"/>
          <w14:ligatures w14:val="none"/>
        </w:rPr>
        <w:t xml:space="preserve">build </w:t>
      </w:r>
      <w:r w:rsidR="00E2315F">
        <w:rPr>
          <w:rFonts w:eastAsia="Malgun Gothic" w:cs="Times New Roman"/>
          <w:color w:val="auto"/>
          <w:kern w:val="0"/>
          <w:szCs w:val="24"/>
          <w:lang w:eastAsia="ja-JP"/>
          <w14:ligatures w14:val="none"/>
        </w:rPr>
        <w:t xml:space="preserve">gene expression </w:t>
      </w:r>
      <w:r w:rsidR="00287C69">
        <w:rPr>
          <w:rFonts w:eastAsia="Malgun Gothic" w:cs="Times New Roman"/>
          <w:color w:val="auto"/>
          <w:kern w:val="0"/>
          <w:szCs w:val="24"/>
          <w:lang w:eastAsia="ja-JP"/>
          <w14:ligatures w14:val="none"/>
        </w:rPr>
        <w:t xml:space="preserve">rankings </w:t>
      </w:r>
      <w:r w:rsidR="005F1690">
        <w:rPr>
          <w:rFonts w:eastAsia="Malgun Gothic" w:cs="Times New Roman"/>
          <w:color w:val="auto"/>
          <w:kern w:val="0"/>
          <w:szCs w:val="24"/>
          <w:lang w:eastAsia="ja-JP"/>
          <w14:ligatures w14:val="none"/>
        </w:rPr>
        <w:t>from</w:t>
      </w:r>
      <w:r w:rsidR="00287C69">
        <w:rPr>
          <w:rFonts w:eastAsia="Malgun Gothic" w:cs="Times New Roman"/>
          <w:color w:val="auto"/>
          <w:kern w:val="0"/>
          <w:szCs w:val="24"/>
          <w:lang w:eastAsia="ja-JP"/>
          <w14:ligatures w14:val="none"/>
        </w:rPr>
        <w:t xml:space="preserve"> the </w:t>
      </w:r>
      <w:r w:rsidR="005F1690">
        <w:rPr>
          <w:rFonts w:eastAsia="Malgun Gothic" w:cs="Times New Roman"/>
          <w:color w:val="auto"/>
          <w:kern w:val="0"/>
          <w:szCs w:val="24"/>
          <w:lang w:eastAsia="ja-JP"/>
          <w14:ligatures w14:val="none"/>
        </w:rPr>
        <w:t xml:space="preserve">normalized </w:t>
      </w:r>
      <w:r w:rsidR="00287C69">
        <w:rPr>
          <w:rFonts w:eastAsia="Malgun Gothic" w:cs="Times New Roman"/>
          <w:color w:val="auto"/>
          <w:kern w:val="0"/>
          <w:szCs w:val="24"/>
          <w:lang w:eastAsia="ja-JP"/>
          <w14:ligatures w14:val="none"/>
        </w:rPr>
        <w:t xml:space="preserve">RNA </w:t>
      </w:r>
      <w:r w:rsidR="005F1690">
        <w:rPr>
          <w:rFonts w:eastAsia="Malgun Gothic" w:cs="Times New Roman"/>
          <w:color w:val="auto"/>
          <w:kern w:val="0"/>
          <w:szCs w:val="24"/>
          <w:lang w:eastAsia="ja-JP"/>
          <w14:ligatures w14:val="none"/>
        </w:rPr>
        <w:t>expression</w:t>
      </w:r>
      <w:r w:rsidR="00287C69">
        <w:rPr>
          <w:rFonts w:eastAsia="Malgun Gothic" w:cs="Times New Roman"/>
          <w:color w:val="auto"/>
          <w:kern w:val="0"/>
          <w:szCs w:val="24"/>
          <w:lang w:eastAsia="ja-JP"/>
          <w14:ligatures w14:val="none"/>
        </w:rPr>
        <w:t xml:space="preserve"> matrix</w:t>
      </w:r>
      <w:r w:rsidR="006648A8">
        <w:rPr>
          <w:rFonts w:eastAsia="Malgun Gothic" w:cs="Times New Roman"/>
          <w:color w:val="auto"/>
          <w:kern w:val="0"/>
          <w:szCs w:val="24"/>
          <w:lang w:eastAsia="ja-JP"/>
          <w14:ligatures w14:val="none"/>
        </w:rPr>
        <w:t xml:space="preserve"> (</w:t>
      </w:r>
      <w:r w:rsidR="00E540CF">
        <w:rPr>
          <w:rFonts w:eastAsia="Malgun Gothic" w:cs="Times New Roman"/>
          <w:color w:val="auto"/>
          <w:kern w:val="0"/>
          <w:szCs w:val="24"/>
          <w:lang w:eastAsia="ja-JP"/>
          <w14:ligatures w14:val="none"/>
        </w:rPr>
        <w:t xml:space="preserve">AUCell_buildRankings) </w:t>
      </w:r>
      <w:r w:rsidR="006648A8">
        <w:rPr>
          <w:rFonts w:eastAsia="Malgun Gothic" w:cs="Times New Roman"/>
          <w:color w:val="auto"/>
          <w:kern w:val="0"/>
          <w:szCs w:val="24"/>
          <w:lang w:eastAsia="ja-JP"/>
          <w14:ligatures w14:val="none"/>
        </w:rPr>
        <w:t>and then</w:t>
      </w:r>
      <w:r w:rsidR="009402D1">
        <w:rPr>
          <w:rFonts w:eastAsia="Malgun Gothic" w:cs="Times New Roman"/>
          <w:color w:val="auto"/>
          <w:kern w:val="0"/>
          <w:szCs w:val="24"/>
          <w:lang w:eastAsia="ja-JP"/>
          <w14:ligatures w14:val="none"/>
        </w:rPr>
        <w:t xml:space="preserve"> calculate </w:t>
      </w:r>
      <w:r w:rsidR="00A5211F">
        <w:rPr>
          <w:rFonts w:eastAsia="Malgun Gothic" w:cs="Times New Roman"/>
          <w:color w:val="auto"/>
          <w:kern w:val="0"/>
          <w:szCs w:val="24"/>
          <w:lang w:eastAsia="ja-JP"/>
          <w14:ligatures w14:val="none"/>
        </w:rPr>
        <w:t>AUC scores for each cell (AUCell_calcAUC)</w:t>
      </w:r>
      <w:r w:rsidR="006648A8">
        <w:rPr>
          <w:rFonts w:eastAsia="Malgun Gothic" w:cs="Times New Roman"/>
          <w:color w:val="auto"/>
          <w:kern w:val="0"/>
          <w:szCs w:val="24"/>
          <w:lang w:eastAsia="ja-JP"/>
          <w14:ligatures w14:val="none"/>
        </w:rPr>
        <w:t xml:space="preserve"> given </w:t>
      </w:r>
      <w:r w:rsidR="00E540CF">
        <w:rPr>
          <w:rFonts w:eastAsia="Malgun Gothic" w:cs="Times New Roman"/>
          <w:color w:val="auto"/>
          <w:kern w:val="0"/>
          <w:szCs w:val="24"/>
          <w:lang w:eastAsia="ja-JP"/>
          <w14:ligatures w14:val="none"/>
        </w:rPr>
        <w:t>the set of genes included in the GO module described above.</w:t>
      </w:r>
      <w:r w:rsidR="00F457F3">
        <w:rPr>
          <w:rFonts w:eastAsia="Malgun Gothic" w:cs="Times New Roman"/>
          <w:color w:val="auto"/>
          <w:kern w:val="0"/>
          <w:szCs w:val="24"/>
          <w:lang w:eastAsia="ja-JP"/>
          <w14:ligatures w14:val="none"/>
        </w:rPr>
        <w:t xml:space="preserve"> Differences in phase</w:t>
      </w:r>
      <w:r w:rsidR="00E540CF">
        <w:rPr>
          <w:rFonts w:eastAsia="Malgun Gothic" w:cs="Times New Roman"/>
          <w:color w:val="auto"/>
          <w:kern w:val="0"/>
          <w:szCs w:val="24"/>
          <w:lang w:eastAsia="ja-JP"/>
          <w14:ligatures w14:val="none"/>
        </w:rPr>
        <w:t xml:space="preserve"> were calculated </w:t>
      </w:r>
      <w:r w:rsidR="00C869E2">
        <w:rPr>
          <w:rFonts w:eastAsia="Malgun Gothic" w:cs="Times New Roman"/>
          <w:color w:val="auto"/>
          <w:kern w:val="0"/>
          <w:szCs w:val="24"/>
          <w:lang w:eastAsia="ja-JP"/>
          <w14:ligatures w14:val="none"/>
        </w:rPr>
        <w:t xml:space="preserve">by taking the mean AUCell score for each individual and </w:t>
      </w:r>
      <w:r w:rsidR="007D0AAA">
        <w:rPr>
          <w:rFonts w:eastAsia="Malgun Gothic" w:cs="Times New Roman"/>
          <w:color w:val="auto"/>
          <w:kern w:val="0"/>
          <w:szCs w:val="24"/>
          <w:lang w:eastAsia="ja-JP"/>
          <w14:ligatures w14:val="none"/>
        </w:rPr>
        <w:t xml:space="preserve">fitting the mean AUCell score by phase in a fixed effects linear model. </w:t>
      </w:r>
    </w:p>
    <w:p w14:paraId="374C1D7D" w14:textId="53784148" w:rsidR="002F2A67" w:rsidRPr="00345212" w:rsidRDefault="00345212" w:rsidP="00E051B3">
      <w:pPr>
        <w:spacing w:after="160"/>
        <w:rPr>
          <w:rFonts w:eastAsia="Malgun Gothic" w:cs="Times New Roman"/>
          <w:b/>
          <w:bCs/>
          <w:color w:val="auto"/>
          <w:kern w:val="0"/>
          <w:szCs w:val="24"/>
          <w:lang w:eastAsia="ja-JP"/>
          <w14:ligatures w14:val="none"/>
        </w:rPr>
      </w:pPr>
      <w:r>
        <w:rPr>
          <w:rFonts w:eastAsia="Malgun Gothic" w:cs="Times New Roman"/>
          <w:b/>
          <w:bCs/>
          <w:color w:val="auto"/>
          <w:kern w:val="0"/>
          <w:szCs w:val="24"/>
          <w:lang w:eastAsia="ja-JP"/>
          <w14:ligatures w14:val="none"/>
        </w:rPr>
        <w:t>Data Availability</w:t>
      </w:r>
    </w:p>
    <w:p w14:paraId="0666ED6B" w14:textId="47F80468" w:rsidR="004B14B0" w:rsidRPr="00555E1C" w:rsidRDefault="00555E1C" w:rsidP="004816FA">
      <w:r w:rsidRPr="00555E1C">
        <w:rPr>
          <w:highlight w:val="yellow"/>
        </w:rPr>
        <w:t>(…) I will make a Github repo when we are done</w:t>
      </w:r>
    </w:p>
    <w:p w14:paraId="0D390028" w14:textId="77777777" w:rsidR="004B14B0" w:rsidRDefault="004B14B0" w:rsidP="004816FA">
      <w:pPr>
        <w:rPr>
          <w:b/>
          <w:bCs/>
        </w:rPr>
      </w:pPr>
    </w:p>
    <w:p w14:paraId="461F5769" w14:textId="35AEC7F0" w:rsidR="004816FA" w:rsidRPr="00013D8B" w:rsidRDefault="004816FA" w:rsidP="004816FA">
      <w:pPr>
        <w:rPr>
          <w:b/>
          <w:bCs/>
        </w:rPr>
      </w:pPr>
      <w:r w:rsidRPr="00013D8B">
        <w:rPr>
          <w:b/>
          <w:bCs/>
        </w:rPr>
        <w:br w:type="page"/>
      </w:r>
      <w:r w:rsidRPr="00013D8B">
        <w:rPr>
          <w:b/>
          <w:bCs/>
        </w:rPr>
        <w:lastRenderedPageBreak/>
        <w:t>References</w:t>
      </w:r>
    </w:p>
    <w:p w14:paraId="4AD67FE9" w14:textId="77777777" w:rsidR="00536D5D" w:rsidRDefault="004816FA" w:rsidP="00536D5D">
      <w:pPr>
        <w:pStyle w:val="Bibliography"/>
      </w:pPr>
      <w:r w:rsidRPr="00013D8B">
        <w:rPr>
          <w:b/>
          <w:bCs/>
        </w:rPr>
        <w:fldChar w:fldCharType="begin"/>
      </w:r>
      <w:r w:rsidR="00536D5D">
        <w:rPr>
          <w:b/>
          <w:bCs/>
        </w:rPr>
        <w:instrText xml:space="preserve"> ADDIN ZOTERO_BIBL {"uncited":[],"omitted":[],"custom":[]} CSL_BIBLIOGRAPHY </w:instrText>
      </w:r>
      <w:r w:rsidRPr="00013D8B">
        <w:rPr>
          <w:b/>
          <w:bCs/>
        </w:rPr>
        <w:fldChar w:fldCharType="separate"/>
      </w:r>
      <w:r w:rsidR="00536D5D">
        <w:t xml:space="preserve">1. </w:t>
      </w:r>
      <w:r w:rsidR="00536D5D">
        <w:tab/>
        <w:t xml:space="preserve">C. G. Parker, J. S. Lee, A. R. Histed, S. E. Craig, J. S. Rhodes, Stable and persistent male-like behavior during male-to-female sex change in the common clownfish Amphiprion ocellaris. </w:t>
      </w:r>
      <w:r w:rsidR="00536D5D">
        <w:rPr>
          <w:i/>
          <w:iCs/>
        </w:rPr>
        <w:t>Hormones and Behavior</w:t>
      </w:r>
      <w:r w:rsidR="00536D5D">
        <w:t xml:space="preserve"> </w:t>
      </w:r>
      <w:r w:rsidR="00536D5D">
        <w:rPr>
          <w:b/>
          <w:bCs/>
        </w:rPr>
        <w:t>145</w:t>
      </w:r>
      <w:r w:rsidR="00536D5D">
        <w:t>, 105239 (2022).</w:t>
      </w:r>
    </w:p>
    <w:p w14:paraId="21F5E35D" w14:textId="77777777" w:rsidR="00536D5D" w:rsidRDefault="00536D5D" w:rsidP="00536D5D">
      <w:pPr>
        <w:pStyle w:val="Bibliography"/>
      </w:pPr>
      <w:r>
        <w:t xml:space="preserve">2. </w:t>
      </w:r>
      <w:r>
        <w:tab/>
        <w:t xml:space="preserve">E. Phillips, R. DeAngelis, J. V. Gogola, J. S. Rhodes, Spontaneous alloparental care of unrelated offspring by non-breeding Amphiprion ocellaris in absence of the biological parents. </w:t>
      </w:r>
      <w:r>
        <w:rPr>
          <w:i/>
          <w:iCs/>
        </w:rPr>
        <w:t>Sci Rep</w:t>
      </w:r>
      <w:r>
        <w:t xml:space="preserve"> </w:t>
      </w:r>
      <w:r>
        <w:rPr>
          <w:b/>
          <w:bCs/>
        </w:rPr>
        <w:t>10</w:t>
      </w:r>
      <w:r>
        <w:t>, 4610 (2020).</w:t>
      </w:r>
    </w:p>
    <w:p w14:paraId="712038D4" w14:textId="77777777" w:rsidR="00536D5D" w:rsidRDefault="00536D5D" w:rsidP="00536D5D">
      <w:pPr>
        <w:pStyle w:val="Bibliography"/>
      </w:pPr>
      <w:r>
        <w:t xml:space="preserve">3. </w:t>
      </w:r>
      <w:r>
        <w:tab/>
        <w:t xml:space="preserve">R. DeAngelis, J. S. Rhodes, Sex Differences in Steroid Hormones and Parental Effort across the Breeding Cycle in </w:t>
      </w:r>
      <w:r>
        <w:rPr>
          <w:i/>
          <w:iCs/>
        </w:rPr>
        <w:t>Amphiprion ocellaris</w:t>
      </w:r>
      <w:r>
        <w:t xml:space="preserve">. </w:t>
      </w:r>
      <w:r>
        <w:rPr>
          <w:i/>
          <w:iCs/>
        </w:rPr>
        <w:t>Copeia</w:t>
      </w:r>
      <w:r>
        <w:t xml:space="preserve"> </w:t>
      </w:r>
      <w:r>
        <w:rPr>
          <w:b/>
          <w:bCs/>
        </w:rPr>
        <w:t>104</w:t>
      </w:r>
      <w:r>
        <w:t>, 586–593 (2016).</w:t>
      </w:r>
    </w:p>
    <w:p w14:paraId="7C31193E" w14:textId="77777777" w:rsidR="00536D5D" w:rsidRDefault="00536D5D" w:rsidP="00536D5D">
      <w:pPr>
        <w:pStyle w:val="Bibliography"/>
      </w:pPr>
      <w:r>
        <w:t xml:space="preserve">4. </w:t>
      </w:r>
      <w:r>
        <w:tab/>
        <w:t xml:space="preserve">R. DeAngelis, L. Dodd, A. Snyder, J. S. Rhodes, Dynamic regulation of brain aromatase and isotocin receptor gene expression depends on parenting status. </w:t>
      </w:r>
      <w:r>
        <w:rPr>
          <w:i/>
          <w:iCs/>
        </w:rPr>
        <w:t>Hormones and Behavior</w:t>
      </w:r>
      <w:r>
        <w:t xml:space="preserve"> </w:t>
      </w:r>
      <w:r>
        <w:rPr>
          <w:b/>
          <w:bCs/>
        </w:rPr>
        <w:t>103</w:t>
      </w:r>
      <w:r>
        <w:t>, 62–70 (2018).</w:t>
      </w:r>
    </w:p>
    <w:p w14:paraId="02A26606" w14:textId="77777777" w:rsidR="00536D5D" w:rsidRDefault="00536D5D" w:rsidP="00536D5D">
      <w:pPr>
        <w:pStyle w:val="Bibliography"/>
      </w:pPr>
      <w:r>
        <w:t xml:space="preserve">5. </w:t>
      </w:r>
      <w:r>
        <w:tab/>
        <w:t xml:space="preserve">R. DeAngelis, L. Dodd, J. Rhodes, Nonapeptides mediate trade-offs in parental care strategy. </w:t>
      </w:r>
      <w:r>
        <w:rPr>
          <w:i/>
          <w:iCs/>
        </w:rPr>
        <w:t>Hormones and Behavior</w:t>
      </w:r>
      <w:r>
        <w:t xml:space="preserve"> </w:t>
      </w:r>
      <w:r>
        <w:rPr>
          <w:b/>
          <w:bCs/>
        </w:rPr>
        <w:t>121</w:t>
      </w:r>
      <w:r>
        <w:t>, 104717 (2020).</w:t>
      </w:r>
    </w:p>
    <w:p w14:paraId="2B30A975" w14:textId="77777777" w:rsidR="00536D5D" w:rsidRDefault="00536D5D" w:rsidP="00536D5D">
      <w:pPr>
        <w:pStyle w:val="Bibliography"/>
      </w:pPr>
      <w:r>
        <w:t xml:space="preserve">6. </w:t>
      </w:r>
      <w:r>
        <w:tab/>
        <w:t xml:space="preserve">G. J. Graham, I. M. Wilton, E. K. Panczyk, J. S. Rhodes, Novel behavioural assays reveal sex-specific behavioural syndromes in anemonefish. </w:t>
      </w:r>
      <w:r>
        <w:rPr>
          <w:i/>
          <w:iCs/>
        </w:rPr>
        <w:t>J Fish Biol</w:t>
      </w:r>
      <w:r>
        <w:t xml:space="preserve"> </w:t>
      </w:r>
      <w:r>
        <w:rPr>
          <w:b/>
          <w:bCs/>
        </w:rPr>
        <w:t>106</w:t>
      </w:r>
      <w:r>
        <w:t>, 1845–1862 (2025).</w:t>
      </w:r>
    </w:p>
    <w:p w14:paraId="04E1A69B" w14:textId="77777777" w:rsidR="00536D5D" w:rsidRDefault="00536D5D" w:rsidP="00536D5D">
      <w:pPr>
        <w:pStyle w:val="Bibliography"/>
      </w:pPr>
      <w:r>
        <w:t xml:space="preserve">7. </w:t>
      </w:r>
      <w:r>
        <w:tab/>
        <w:t xml:space="preserve">K. P. Maruska, J. M. Butler, K. E. Field, D. T. Porter, Localization of glutamatergic, GABAergic, and cholinergic neurons in the brain of the African cichlid fish, Astatotilapia burtoni. </w:t>
      </w:r>
      <w:r>
        <w:rPr>
          <w:i/>
          <w:iCs/>
        </w:rPr>
        <w:t>J Comp Neurol</w:t>
      </w:r>
      <w:r>
        <w:t xml:space="preserve"> </w:t>
      </w:r>
      <w:r>
        <w:rPr>
          <w:b/>
          <w:bCs/>
        </w:rPr>
        <w:t>525</w:t>
      </w:r>
      <w:r>
        <w:t>, 610–638 (2017).</w:t>
      </w:r>
    </w:p>
    <w:p w14:paraId="5FC13C28" w14:textId="77777777" w:rsidR="00536D5D" w:rsidRDefault="00536D5D" w:rsidP="00536D5D">
      <w:pPr>
        <w:pStyle w:val="Bibliography"/>
      </w:pPr>
      <w:r>
        <w:t xml:space="preserve">8. </w:t>
      </w:r>
      <w:r>
        <w:tab/>
        <w:t xml:space="preserve">V. Kleshchevnikov, </w:t>
      </w:r>
      <w:r>
        <w:rPr>
          <w:i/>
          <w:iCs/>
        </w:rPr>
        <w:t>et al.</w:t>
      </w:r>
      <w:r>
        <w:t xml:space="preserve">, Cell2location maps fine-grained cell types in spatial transcriptomics. </w:t>
      </w:r>
      <w:r>
        <w:rPr>
          <w:i/>
          <w:iCs/>
        </w:rPr>
        <w:t>Nat Biotechnol</w:t>
      </w:r>
      <w:r>
        <w:t xml:space="preserve"> </w:t>
      </w:r>
      <w:r>
        <w:rPr>
          <w:b/>
          <w:bCs/>
        </w:rPr>
        <w:t>40</w:t>
      </w:r>
      <w:r>
        <w:t>, 661–671 (2022).</w:t>
      </w:r>
    </w:p>
    <w:p w14:paraId="132DBF0C" w14:textId="77777777" w:rsidR="00536D5D" w:rsidRDefault="00536D5D" w:rsidP="00536D5D">
      <w:pPr>
        <w:pStyle w:val="Bibliography"/>
      </w:pPr>
      <w:r>
        <w:t xml:space="preserve">9. </w:t>
      </w:r>
      <w:r>
        <w:tab/>
        <w:t xml:space="preserve">U. Herget, S. Ryu, Coexpression analysis of nine neuropeptides in the neurosecretory preoptic area of larval zebrafish. </w:t>
      </w:r>
      <w:r>
        <w:rPr>
          <w:i/>
          <w:iCs/>
        </w:rPr>
        <w:t>Front. Neuroanat.</w:t>
      </w:r>
      <w:r>
        <w:t xml:space="preserve"> </w:t>
      </w:r>
      <w:r>
        <w:rPr>
          <w:b/>
          <w:bCs/>
        </w:rPr>
        <w:t>9</w:t>
      </w:r>
      <w:r>
        <w:t xml:space="preserve"> (2015).</w:t>
      </w:r>
    </w:p>
    <w:p w14:paraId="5D06F424" w14:textId="77777777" w:rsidR="00536D5D" w:rsidRDefault="00536D5D" w:rsidP="00536D5D">
      <w:pPr>
        <w:pStyle w:val="Bibliography"/>
      </w:pPr>
      <w:r>
        <w:t xml:space="preserve">10. </w:t>
      </w:r>
      <w:r>
        <w:tab/>
        <w:t xml:space="preserve">J. Nagpal, U. Herget, M. K. Choi, S. Ryu, Anatomy, development, and plasticity of the neurosecretory hypothalamus in zebrafish. </w:t>
      </w:r>
      <w:r>
        <w:rPr>
          <w:i/>
          <w:iCs/>
        </w:rPr>
        <w:t>Cell Tissue Res</w:t>
      </w:r>
      <w:r>
        <w:t xml:space="preserve"> </w:t>
      </w:r>
      <w:r>
        <w:rPr>
          <w:b/>
          <w:bCs/>
        </w:rPr>
        <w:t>375</w:t>
      </w:r>
      <w:r>
        <w:t>, 5–22 (2019).</w:t>
      </w:r>
    </w:p>
    <w:p w14:paraId="6ED0FF8A" w14:textId="77777777" w:rsidR="00536D5D" w:rsidRDefault="00536D5D" w:rsidP="00536D5D">
      <w:pPr>
        <w:pStyle w:val="Bibliography"/>
      </w:pPr>
      <w:r>
        <w:t xml:space="preserve">11. </w:t>
      </w:r>
      <w:r>
        <w:tab/>
        <w:t xml:space="preserve">U. Herget, A. Wolf, M. F. Wullimann, S. Ryu, Molecular neuroanatomy and chemoarchitecture of the neurosecretory preoptic-hypothalamic area in zebrafish larvae. </w:t>
      </w:r>
      <w:r>
        <w:rPr>
          <w:i/>
          <w:iCs/>
        </w:rPr>
        <w:t>Journal of Comparative Neurology</w:t>
      </w:r>
      <w:r>
        <w:t xml:space="preserve"> </w:t>
      </w:r>
      <w:r>
        <w:rPr>
          <w:b/>
          <w:bCs/>
        </w:rPr>
        <w:t>522</w:t>
      </w:r>
      <w:r>
        <w:t>, 1542–1564 (2014).</w:t>
      </w:r>
    </w:p>
    <w:p w14:paraId="62E831A3" w14:textId="77777777" w:rsidR="00536D5D" w:rsidRDefault="00536D5D" w:rsidP="00536D5D">
      <w:pPr>
        <w:pStyle w:val="Bibliography"/>
      </w:pPr>
      <w:r>
        <w:t xml:space="preserve">12. </w:t>
      </w:r>
      <w:r>
        <w:tab/>
        <w:t xml:space="preserve">A. J. Sakharkar, M. Mazumdar, P. S. Singru, N. Subhedar, Neurosecretory neurons of the nucleus preopticus (NPO) express salmon GnRH mRNA and show reproduction phase-related variation in the female Indian major carp, </w:t>
      </w:r>
      <w:r>
        <w:rPr>
          <w:i/>
          <w:iCs/>
        </w:rPr>
        <w:t>Cirrhinus cirrhosus</w:t>
      </w:r>
      <w:r>
        <w:t xml:space="preserve">. </w:t>
      </w:r>
      <w:r>
        <w:rPr>
          <w:i/>
          <w:iCs/>
        </w:rPr>
        <w:t>Comparative Biochemistry and Physiology Part A: Molecular &amp; Integrative Physiology</w:t>
      </w:r>
      <w:r>
        <w:t xml:space="preserve"> </w:t>
      </w:r>
      <w:r>
        <w:rPr>
          <w:b/>
          <w:bCs/>
        </w:rPr>
        <w:t>151</w:t>
      </w:r>
      <w:r>
        <w:t>, 247–252 (2008).</w:t>
      </w:r>
    </w:p>
    <w:p w14:paraId="00C538A0" w14:textId="77777777" w:rsidR="00536D5D" w:rsidRDefault="00536D5D" w:rsidP="00536D5D">
      <w:pPr>
        <w:pStyle w:val="Bibliography"/>
      </w:pPr>
      <w:r>
        <w:t xml:space="preserve">13. </w:t>
      </w:r>
      <w:r>
        <w:tab/>
        <w:t xml:space="preserve">M. Tibi, </w:t>
      </w:r>
      <w:r>
        <w:rPr>
          <w:i/>
          <w:iCs/>
        </w:rPr>
        <w:t>et al.</w:t>
      </w:r>
      <w:r>
        <w:t xml:space="preserve">, A telencephalon cell type atlas for goldfish reveals diversity in the evolution of spatial structure and cell types. </w:t>
      </w:r>
      <w:r>
        <w:rPr>
          <w:i/>
          <w:iCs/>
        </w:rPr>
        <w:t>Sci Adv</w:t>
      </w:r>
      <w:r>
        <w:t xml:space="preserve"> </w:t>
      </w:r>
      <w:r>
        <w:rPr>
          <w:b/>
          <w:bCs/>
        </w:rPr>
        <w:t>9</w:t>
      </w:r>
      <w:r>
        <w:t>, eadh7693 (2023).</w:t>
      </w:r>
    </w:p>
    <w:p w14:paraId="2919EFA6" w14:textId="77777777" w:rsidR="00536D5D" w:rsidRDefault="00536D5D" w:rsidP="00536D5D">
      <w:pPr>
        <w:pStyle w:val="Bibliography"/>
      </w:pPr>
      <w:r>
        <w:lastRenderedPageBreak/>
        <w:t xml:space="preserve">14. </w:t>
      </w:r>
      <w:r>
        <w:tab/>
        <w:t xml:space="preserve">C. G. Parker, </w:t>
      </w:r>
      <w:r>
        <w:rPr>
          <w:i/>
          <w:iCs/>
        </w:rPr>
        <w:t>et al.</w:t>
      </w:r>
      <w:r>
        <w:t xml:space="preserve">, New cells added to the preoptic area during sex change in the common clownfish Amphiprion ocellaris. </w:t>
      </w:r>
      <w:r>
        <w:rPr>
          <w:i/>
          <w:iCs/>
        </w:rPr>
        <w:t>General and Comparative Endocrinology</w:t>
      </w:r>
      <w:r>
        <w:t xml:space="preserve"> </w:t>
      </w:r>
      <w:r>
        <w:rPr>
          <w:b/>
          <w:bCs/>
        </w:rPr>
        <w:t>333</w:t>
      </w:r>
      <w:r>
        <w:t>, 114185 (2023).</w:t>
      </w:r>
    </w:p>
    <w:p w14:paraId="630B7C82" w14:textId="77777777" w:rsidR="00536D5D" w:rsidRDefault="00536D5D" w:rsidP="00536D5D">
      <w:pPr>
        <w:pStyle w:val="Bibliography"/>
      </w:pPr>
      <w:r>
        <w:t xml:space="preserve">15. </w:t>
      </w:r>
      <w:r>
        <w:tab/>
        <w:t xml:space="preserve">C. G. Parker, </w:t>
      </w:r>
      <w:r>
        <w:rPr>
          <w:i/>
          <w:iCs/>
        </w:rPr>
        <w:t>et al.</w:t>
      </w:r>
      <w:r>
        <w:t xml:space="preserve">, Adult sex change leads to extensive forebrain reorganization in clownfish. </w:t>
      </w:r>
      <w:r>
        <w:rPr>
          <w:i/>
          <w:iCs/>
        </w:rPr>
        <w:t>Biol Sex Differ</w:t>
      </w:r>
      <w:r>
        <w:t xml:space="preserve"> </w:t>
      </w:r>
      <w:r>
        <w:rPr>
          <w:b/>
          <w:bCs/>
        </w:rPr>
        <w:t>15</w:t>
      </w:r>
      <w:r>
        <w:t>, 58 (2024).</w:t>
      </w:r>
    </w:p>
    <w:p w14:paraId="4AB47E53" w14:textId="77777777" w:rsidR="00536D5D" w:rsidRDefault="00536D5D" w:rsidP="00536D5D">
      <w:pPr>
        <w:pStyle w:val="Bibliography"/>
      </w:pPr>
      <w:r>
        <w:t xml:space="preserve">16. </w:t>
      </w:r>
      <w:r>
        <w:tab/>
        <w:t xml:space="preserve">L. Casas, </w:t>
      </w:r>
      <w:r>
        <w:rPr>
          <w:i/>
          <w:iCs/>
        </w:rPr>
        <w:t>et al.</w:t>
      </w:r>
      <w:r>
        <w:t xml:space="preserve">, Sex Change in Clownfish: Molecular Insights from Transcriptome Analysis. </w:t>
      </w:r>
      <w:r>
        <w:rPr>
          <w:i/>
          <w:iCs/>
        </w:rPr>
        <w:t>Sci Rep</w:t>
      </w:r>
      <w:r>
        <w:t xml:space="preserve"> </w:t>
      </w:r>
      <w:r>
        <w:rPr>
          <w:b/>
          <w:bCs/>
        </w:rPr>
        <w:t>6</w:t>
      </w:r>
      <w:r>
        <w:t>, 35461 (2016).</w:t>
      </w:r>
    </w:p>
    <w:p w14:paraId="095F1850" w14:textId="77777777" w:rsidR="00536D5D" w:rsidRDefault="00536D5D" w:rsidP="00536D5D">
      <w:pPr>
        <w:pStyle w:val="Bibliography"/>
      </w:pPr>
      <w:r>
        <w:t xml:space="preserve">17. </w:t>
      </w:r>
      <w:r>
        <w:tab/>
        <w:t xml:space="preserve">J. H. Prim, </w:t>
      </w:r>
      <w:r>
        <w:rPr>
          <w:i/>
          <w:iCs/>
        </w:rPr>
        <w:t>et al.</w:t>
      </w:r>
      <w:r>
        <w:t xml:space="preserve">, Estrogenic signaling and sociosexual behavior in wild sex-changing bluehead wrasses, Thalassoma bifasciatum. </w:t>
      </w:r>
      <w:r>
        <w:rPr>
          <w:i/>
          <w:iCs/>
        </w:rPr>
        <w:t>Journal of Experimental Zoology Part A: Ecological and Integrative Physiology</w:t>
      </w:r>
      <w:r>
        <w:t xml:space="preserve"> </w:t>
      </w:r>
      <w:r>
        <w:rPr>
          <w:b/>
          <w:bCs/>
        </w:rPr>
        <w:t>337</w:t>
      </w:r>
      <w:r>
        <w:t>, 24–34 (2022).</w:t>
      </w:r>
    </w:p>
    <w:p w14:paraId="20346698" w14:textId="77777777" w:rsidR="00536D5D" w:rsidRDefault="00536D5D" w:rsidP="00536D5D">
      <w:pPr>
        <w:pStyle w:val="Bibliography"/>
      </w:pPr>
      <w:r>
        <w:t xml:space="preserve">18. </w:t>
      </w:r>
      <w:r>
        <w:tab/>
        <w:t xml:space="preserve">E. V. Todd, </w:t>
      </w:r>
      <w:r>
        <w:rPr>
          <w:i/>
          <w:iCs/>
        </w:rPr>
        <w:t>et al.</w:t>
      </w:r>
      <w:r>
        <w:t xml:space="preserve">, Female Mimicry by Sneaker Males Has a Transcriptomic Signature in Both the Brain and the Gonad in a Sex-Changing Fish. </w:t>
      </w:r>
      <w:r>
        <w:rPr>
          <w:i/>
          <w:iCs/>
        </w:rPr>
        <w:t>Molecular Biology and Evolution</w:t>
      </w:r>
      <w:r>
        <w:t xml:space="preserve"> </w:t>
      </w:r>
      <w:r>
        <w:rPr>
          <w:b/>
          <w:bCs/>
        </w:rPr>
        <w:t>35</w:t>
      </w:r>
      <w:r>
        <w:t>, 225–241 (2018).</w:t>
      </w:r>
    </w:p>
    <w:p w14:paraId="15508B2C" w14:textId="77777777" w:rsidR="00536D5D" w:rsidRDefault="00536D5D" w:rsidP="00536D5D">
      <w:pPr>
        <w:pStyle w:val="Bibliography"/>
      </w:pPr>
      <w:r>
        <w:t xml:space="preserve">19. </w:t>
      </w:r>
      <w:r>
        <w:tab/>
        <w:t xml:space="preserve">H. Liu, </w:t>
      </w:r>
      <w:r>
        <w:rPr>
          <w:i/>
          <w:iCs/>
        </w:rPr>
        <w:t>et al.</w:t>
      </w:r>
      <w:r>
        <w:t xml:space="preserve">, Large-scale transcriptome sequencing reveals novel expression patterns for key sex-related genes in a sex-changing fish. </w:t>
      </w:r>
      <w:r>
        <w:rPr>
          <w:i/>
          <w:iCs/>
        </w:rPr>
        <w:t>Biology of Sex Differences</w:t>
      </w:r>
      <w:r>
        <w:t xml:space="preserve"> </w:t>
      </w:r>
      <w:r>
        <w:rPr>
          <w:b/>
          <w:bCs/>
        </w:rPr>
        <w:t>6</w:t>
      </w:r>
      <w:r>
        <w:t>, 26 (2015).</w:t>
      </w:r>
    </w:p>
    <w:p w14:paraId="4DF7C211" w14:textId="77777777" w:rsidR="00536D5D" w:rsidRDefault="00536D5D" w:rsidP="00536D5D">
      <w:pPr>
        <w:pStyle w:val="Bibliography"/>
      </w:pPr>
      <w:r>
        <w:t xml:space="preserve">20. </w:t>
      </w:r>
      <w:r>
        <w:tab/>
        <w:t xml:space="preserve">G. J. Graham, J. S. Rhodes, Plasticity of brain sexual dimorphism as revealed by sex changing fish. </w:t>
      </w:r>
      <w:r>
        <w:rPr>
          <w:i/>
          <w:iCs/>
        </w:rPr>
        <w:t>Current Opinion in Neurobiology</w:t>
      </w:r>
      <w:r>
        <w:t xml:space="preserve"> </w:t>
      </w:r>
      <w:r>
        <w:rPr>
          <w:b/>
          <w:bCs/>
        </w:rPr>
        <w:t>94</w:t>
      </w:r>
      <w:r>
        <w:t>, 103094 (2025).</w:t>
      </w:r>
    </w:p>
    <w:p w14:paraId="34DCF106" w14:textId="77777777" w:rsidR="00536D5D" w:rsidRDefault="00536D5D" w:rsidP="00536D5D">
      <w:pPr>
        <w:pStyle w:val="Bibliography"/>
      </w:pPr>
      <w:r>
        <w:t xml:space="preserve">21. </w:t>
      </w:r>
      <w:r>
        <w:tab/>
        <w:t xml:space="preserve">V. Lorenzi, R. L. Earley, M. S. Grober, Differential Responses of Brain, Gonad and Muscle Steroid Levels to Changes in Social Status and Sex in a Sequential and Bidirectional Hermaphroditic Fish. </w:t>
      </w:r>
      <w:r>
        <w:rPr>
          <w:i/>
          <w:iCs/>
        </w:rPr>
        <w:t>PLOS ONE</w:t>
      </w:r>
      <w:r>
        <w:t xml:space="preserve"> </w:t>
      </w:r>
      <w:r>
        <w:rPr>
          <w:b/>
          <w:bCs/>
        </w:rPr>
        <w:t>7</w:t>
      </w:r>
      <w:r>
        <w:t>, e51158 (2012).</w:t>
      </w:r>
    </w:p>
    <w:p w14:paraId="1B174DC5" w14:textId="77777777" w:rsidR="00536D5D" w:rsidRDefault="00536D5D" w:rsidP="00536D5D">
      <w:pPr>
        <w:pStyle w:val="Bibliography"/>
      </w:pPr>
      <w:r>
        <w:t xml:space="preserve">22. </w:t>
      </w:r>
      <w:r>
        <w:tab/>
        <w:t xml:space="preserve">K. J. White, M. G. Rivas, D. S. Pradhan, Sex differences in aggressive intensities and brain steroids during status resolution in a sex changing fish, </w:t>
      </w:r>
      <w:r>
        <w:rPr>
          <w:i/>
          <w:iCs/>
        </w:rPr>
        <w:t>Lythrypnus dalli</w:t>
      </w:r>
      <w:r>
        <w:t xml:space="preserve">. </w:t>
      </w:r>
      <w:r>
        <w:rPr>
          <w:i/>
          <w:iCs/>
        </w:rPr>
        <w:t>Hormones and Behavior</w:t>
      </w:r>
      <w:r>
        <w:t xml:space="preserve"> </w:t>
      </w:r>
      <w:r>
        <w:rPr>
          <w:b/>
          <w:bCs/>
        </w:rPr>
        <w:t>153</w:t>
      </w:r>
      <w:r>
        <w:t>, 105373 (2023).</w:t>
      </w:r>
    </w:p>
    <w:p w14:paraId="680F4931" w14:textId="77777777" w:rsidR="00536D5D" w:rsidRDefault="00536D5D" w:rsidP="00536D5D">
      <w:pPr>
        <w:pStyle w:val="Bibliography"/>
      </w:pPr>
      <w:r>
        <w:t xml:space="preserve">23. </w:t>
      </w:r>
      <w:r>
        <w:tab/>
        <w:t xml:space="preserve">N. Diotel, </w:t>
      </w:r>
      <w:r>
        <w:rPr>
          <w:i/>
          <w:iCs/>
        </w:rPr>
        <w:t>et al.</w:t>
      </w:r>
      <w:r>
        <w:t xml:space="preserve">, Steroid Transport, Local Synthesis, and Signaling within the Brain: Roles in Neurogenesis, Neuroprotection, and Sexual Behaviors. </w:t>
      </w:r>
      <w:r>
        <w:rPr>
          <w:i/>
          <w:iCs/>
        </w:rPr>
        <w:t>Front Neurosci</w:t>
      </w:r>
      <w:r>
        <w:t xml:space="preserve"> </w:t>
      </w:r>
      <w:r>
        <w:rPr>
          <w:b/>
          <w:bCs/>
        </w:rPr>
        <w:t>12</w:t>
      </w:r>
      <w:r>
        <w:t>, 84 (2018).</w:t>
      </w:r>
    </w:p>
    <w:p w14:paraId="2D77D9B5" w14:textId="77777777" w:rsidR="00536D5D" w:rsidRDefault="00536D5D" w:rsidP="00536D5D">
      <w:pPr>
        <w:pStyle w:val="Bibliography"/>
      </w:pPr>
      <w:r>
        <w:t xml:space="preserve">24. </w:t>
      </w:r>
      <w:r>
        <w:tab/>
        <w:t xml:space="preserve">N. Diotel, </w:t>
      </w:r>
      <w:r>
        <w:rPr>
          <w:i/>
          <w:iCs/>
        </w:rPr>
        <w:t>et al.</w:t>
      </w:r>
      <w:r>
        <w:t xml:space="preserve">, Effects of estradiol in adult neurogenesis and brain repair in zebrafish. </w:t>
      </w:r>
      <w:r>
        <w:rPr>
          <w:i/>
          <w:iCs/>
        </w:rPr>
        <w:t>Hormones and Behavior</w:t>
      </w:r>
      <w:r>
        <w:t xml:space="preserve"> </w:t>
      </w:r>
      <w:r>
        <w:rPr>
          <w:b/>
          <w:bCs/>
        </w:rPr>
        <w:t>63</w:t>
      </w:r>
      <w:r>
        <w:t>, 193–207 (2013).</w:t>
      </w:r>
    </w:p>
    <w:p w14:paraId="69E7C6B9" w14:textId="77777777" w:rsidR="00536D5D" w:rsidRDefault="00536D5D" w:rsidP="00536D5D">
      <w:pPr>
        <w:pStyle w:val="Bibliography"/>
      </w:pPr>
      <w:r>
        <w:t xml:space="preserve">25. </w:t>
      </w:r>
      <w:r>
        <w:tab/>
        <w:t xml:space="preserve">E. Pellegrini, </w:t>
      </w:r>
      <w:r>
        <w:rPr>
          <w:i/>
          <w:iCs/>
        </w:rPr>
        <w:t>et al.</w:t>
      </w:r>
      <w:r>
        <w:t xml:space="preserve">, Steroid modulation of neurogenesis: Focus on radial glial cells in zebrafish. </w:t>
      </w:r>
      <w:r>
        <w:rPr>
          <w:i/>
          <w:iCs/>
        </w:rPr>
        <w:t>The Journal of Steroid Biochemistry and Molecular Biology</w:t>
      </w:r>
      <w:r>
        <w:t xml:space="preserve"> </w:t>
      </w:r>
      <w:r>
        <w:rPr>
          <w:b/>
          <w:bCs/>
        </w:rPr>
        <w:t>160</w:t>
      </w:r>
      <w:r>
        <w:t>, 27–36 (2016).</w:t>
      </w:r>
    </w:p>
    <w:p w14:paraId="7BBF9C77" w14:textId="77777777" w:rsidR="00536D5D" w:rsidRDefault="00536D5D" w:rsidP="00536D5D">
      <w:pPr>
        <w:pStyle w:val="Bibliography"/>
      </w:pPr>
      <w:r>
        <w:t xml:space="preserve">26. </w:t>
      </w:r>
      <w:r>
        <w:tab/>
        <w:t xml:space="preserve">L. M. Garcia-Segura, P. Méndez, M. A. Arevalo, I. Azcoitia, Neuroestradiol and neuronal development: Not an exclusive male tale anymore. </w:t>
      </w:r>
      <w:r>
        <w:rPr>
          <w:i/>
          <w:iCs/>
        </w:rPr>
        <w:t>Frontiers in Neuroendocrinology</w:t>
      </w:r>
      <w:r>
        <w:t xml:space="preserve"> </w:t>
      </w:r>
      <w:r>
        <w:rPr>
          <w:b/>
          <w:bCs/>
        </w:rPr>
        <w:t>71</w:t>
      </w:r>
      <w:r>
        <w:t>, 101102 (2023).</w:t>
      </w:r>
    </w:p>
    <w:p w14:paraId="00E28BB4" w14:textId="77777777" w:rsidR="00536D5D" w:rsidRDefault="00536D5D" w:rsidP="00536D5D">
      <w:pPr>
        <w:pStyle w:val="Bibliography"/>
      </w:pPr>
      <w:r>
        <w:t xml:space="preserve">27. </w:t>
      </w:r>
      <w:r>
        <w:tab/>
        <w:t xml:space="preserve">M. M. McCarthy, B. M. Nugent, K. M. Lenz, Neuroimmunology and neuroepigenetics in the establishment of sex differences in the brain. </w:t>
      </w:r>
      <w:r>
        <w:rPr>
          <w:i/>
          <w:iCs/>
        </w:rPr>
        <w:t>Nat Rev Neurosci</w:t>
      </w:r>
      <w:r>
        <w:t xml:space="preserve"> </w:t>
      </w:r>
      <w:r>
        <w:rPr>
          <w:b/>
          <w:bCs/>
        </w:rPr>
        <w:t>18</w:t>
      </w:r>
      <w:r>
        <w:t>, 471–484 (2017).</w:t>
      </w:r>
    </w:p>
    <w:p w14:paraId="0E161F48" w14:textId="77777777" w:rsidR="00536D5D" w:rsidRDefault="00536D5D" w:rsidP="00536D5D">
      <w:pPr>
        <w:pStyle w:val="Bibliography"/>
      </w:pPr>
      <w:r>
        <w:lastRenderedPageBreak/>
        <w:t xml:space="preserve">28. </w:t>
      </w:r>
      <w:r>
        <w:tab/>
        <w:t xml:space="preserve">J. Briscoe, </w:t>
      </w:r>
      <w:r>
        <w:rPr>
          <w:i/>
          <w:iCs/>
        </w:rPr>
        <w:t>et al.</w:t>
      </w:r>
      <w:r>
        <w:t xml:space="preserve">, Homeobox gene Nkx2.2 and specification of neuronal identity by graded Sonic hedgehog signalling. </w:t>
      </w:r>
      <w:r>
        <w:rPr>
          <w:i/>
          <w:iCs/>
        </w:rPr>
        <w:t>Nature</w:t>
      </w:r>
      <w:r>
        <w:t xml:space="preserve"> </w:t>
      </w:r>
      <w:r>
        <w:rPr>
          <w:b/>
          <w:bCs/>
        </w:rPr>
        <w:t>398</w:t>
      </w:r>
      <w:r>
        <w:t>, 622–627 (1999).</w:t>
      </w:r>
    </w:p>
    <w:p w14:paraId="01BACB0D" w14:textId="77777777" w:rsidR="00536D5D" w:rsidRDefault="00536D5D" w:rsidP="00536D5D">
      <w:pPr>
        <w:pStyle w:val="Bibliography"/>
      </w:pPr>
      <w:r>
        <w:t xml:space="preserve">29. </w:t>
      </w:r>
      <w:r>
        <w:tab/>
        <w:t xml:space="preserve">S. L. Gribble, O. B. Nikolaus, R. I. Dorsky, Regulation and function of Dbx genes in the zebrafish spinal cord. </w:t>
      </w:r>
      <w:r>
        <w:rPr>
          <w:i/>
          <w:iCs/>
        </w:rPr>
        <w:t>Developmental Dynamics</w:t>
      </w:r>
      <w:r>
        <w:t xml:space="preserve"> </w:t>
      </w:r>
      <w:r>
        <w:rPr>
          <w:b/>
          <w:bCs/>
        </w:rPr>
        <w:t>236</w:t>
      </w:r>
      <w:r>
        <w:t>, 3472–3483 (2007).</w:t>
      </w:r>
    </w:p>
    <w:p w14:paraId="760C720C" w14:textId="77777777" w:rsidR="00536D5D" w:rsidRDefault="00536D5D" w:rsidP="00536D5D">
      <w:pPr>
        <w:pStyle w:val="Bibliography"/>
      </w:pPr>
      <w:r>
        <w:t xml:space="preserve">30. </w:t>
      </w:r>
      <w:r>
        <w:tab/>
        <w:t xml:space="preserve">A. Pierani, </w:t>
      </w:r>
      <w:r>
        <w:rPr>
          <w:i/>
          <w:iCs/>
        </w:rPr>
        <w:t>et al.</w:t>
      </w:r>
      <w:r>
        <w:t xml:space="preserve">, Control of Interneuron Fate in the Developing Spinal Cord by the Progenitor Homeodomain Protein Dbx1. </w:t>
      </w:r>
      <w:r>
        <w:rPr>
          <w:i/>
          <w:iCs/>
        </w:rPr>
        <w:t>Neuron</w:t>
      </w:r>
      <w:r>
        <w:t xml:space="preserve"> </w:t>
      </w:r>
      <w:r>
        <w:rPr>
          <w:b/>
          <w:bCs/>
        </w:rPr>
        <w:t>29</w:t>
      </w:r>
      <w:r>
        <w:t>, 367–384 (2001).</w:t>
      </w:r>
    </w:p>
    <w:p w14:paraId="56802105" w14:textId="77777777" w:rsidR="00536D5D" w:rsidRDefault="00536D5D" w:rsidP="00536D5D">
      <w:pPr>
        <w:pStyle w:val="Bibliography"/>
      </w:pPr>
      <w:r>
        <w:t xml:space="preserve">31. </w:t>
      </w:r>
      <w:r>
        <w:tab/>
        <w:t xml:space="preserve">B. J. Dean, B. Erdogan, J. T. Gamse, S.-Y. Wu, Dbx1b defines the dorsal habenular progenitor domain in the zebrafish epithalamus. </w:t>
      </w:r>
      <w:r>
        <w:rPr>
          <w:i/>
          <w:iCs/>
        </w:rPr>
        <w:t>Neural Dev</w:t>
      </w:r>
      <w:r>
        <w:t xml:space="preserve"> </w:t>
      </w:r>
      <w:r>
        <w:rPr>
          <w:b/>
          <w:bCs/>
        </w:rPr>
        <w:t>9</w:t>
      </w:r>
      <w:r>
        <w:t>, 20 (2014).</w:t>
      </w:r>
    </w:p>
    <w:p w14:paraId="0C7FB049" w14:textId="77777777" w:rsidR="00536D5D" w:rsidRDefault="00536D5D" w:rsidP="00536D5D">
      <w:pPr>
        <w:pStyle w:val="Bibliography"/>
      </w:pPr>
      <w:r>
        <w:t xml:space="preserve">32. </w:t>
      </w:r>
      <w:r>
        <w:tab/>
        <w:t xml:space="preserve">C. Hui, S. Angers, Gli Proteins in Development and Disease. </w:t>
      </w:r>
      <w:r>
        <w:rPr>
          <w:i/>
          <w:iCs/>
        </w:rPr>
        <w:t>Annual Review of Cell and Developmental Biology</w:t>
      </w:r>
      <w:r>
        <w:t xml:space="preserve"> </w:t>
      </w:r>
      <w:r>
        <w:rPr>
          <w:b/>
          <w:bCs/>
        </w:rPr>
        <w:t>27</w:t>
      </w:r>
      <w:r>
        <w:t>, 513–537 (2011).</w:t>
      </w:r>
    </w:p>
    <w:p w14:paraId="199A907A" w14:textId="77777777" w:rsidR="00536D5D" w:rsidRDefault="00536D5D" w:rsidP="00536D5D">
      <w:pPr>
        <w:pStyle w:val="Bibliography"/>
      </w:pPr>
      <w:r>
        <w:t xml:space="preserve">33. </w:t>
      </w:r>
      <w:r>
        <w:tab/>
        <w:t xml:space="preserve">C. Alfano, E. Magrinelli, K. Harb, M. Studer, The nuclear receptors COUP-TF: a long-lasting experience in forebrain assembly. </w:t>
      </w:r>
      <w:r>
        <w:rPr>
          <w:i/>
          <w:iCs/>
        </w:rPr>
        <w:t>Cell Mol Life Sci</w:t>
      </w:r>
      <w:r>
        <w:t xml:space="preserve"> </w:t>
      </w:r>
      <w:r>
        <w:rPr>
          <w:b/>
          <w:bCs/>
        </w:rPr>
        <w:t>71</w:t>
      </w:r>
      <w:r>
        <w:t>, 43–62 (2013).</w:t>
      </w:r>
    </w:p>
    <w:p w14:paraId="59A55563" w14:textId="77777777" w:rsidR="00536D5D" w:rsidRDefault="00536D5D" w:rsidP="00536D5D">
      <w:pPr>
        <w:pStyle w:val="Bibliography"/>
      </w:pPr>
      <w:r>
        <w:t xml:space="preserve">34. </w:t>
      </w:r>
      <w:r>
        <w:tab/>
        <w:t xml:space="preserve">A. Alzu’bi, </w:t>
      </w:r>
      <w:r>
        <w:rPr>
          <w:i/>
          <w:iCs/>
        </w:rPr>
        <w:t>et al.</w:t>
      </w:r>
      <w:r>
        <w:t xml:space="preserve">, The Transcription Factors COUP-TFI and COUP-TFII have Distinct Roles in Arealisation and GABAergic Interneuron Specification in the Early Human Fetal Telencephalon. </w:t>
      </w:r>
      <w:r>
        <w:rPr>
          <w:i/>
          <w:iCs/>
        </w:rPr>
        <w:t>Cereb Cortex</w:t>
      </w:r>
      <w:r>
        <w:t xml:space="preserve"> </w:t>
      </w:r>
      <w:r>
        <w:rPr>
          <w:b/>
          <w:bCs/>
        </w:rPr>
        <w:t>27</w:t>
      </w:r>
      <w:r>
        <w:t>, 4971–4987 (2017).</w:t>
      </w:r>
    </w:p>
    <w:p w14:paraId="36C9923A" w14:textId="77777777" w:rsidR="00536D5D" w:rsidRDefault="00536D5D" w:rsidP="00536D5D">
      <w:pPr>
        <w:pStyle w:val="Bibliography"/>
      </w:pPr>
      <w:r>
        <w:t xml:space="preserve">35. </w:t>
      </w:r>
      <w:r>
        <w:tab/>
        <w:t xml:space="preserve">S. Kanatani, </w:t>
      </w:r>
      <w:r>
        <w:rPr>
          <w:i/>
          <w:iCs/>
        </w:rPr>
        <w:t>et al.</w:t>
      </w:r>
      <w:r>
        <w:t xml:space="preserve">, The COUP-TFII/Neuropilin-2 is a molecular switch steering diencephalon-derived GABAergic neurons in the developing mouse brain. </w:t>
      </w:r>
      <w:r>
        <w:rPr>
          <w:i/>
          <w:iCs/>
        </w:rPr>
        <w:t>Proceedings of the National Academy of Sciences</w:t>
      </w:r>
      <w:r>
        <w:t xml:space="preserve"> </w:t>
      </w:r>
      <w:r>
        <w:rPr>
          <w:b/>
          <w:bCs/>
        </w:rPr>
        <w:t>112</w:t>
      </w:r>
      <w:r>
        <w:t>, E4985–E4994 (2015).</w:t>
      </w:r>
    </w:p>
    <w:p w14:paraId="6DFB9E0C" w14:textId="77777777" w:rsidR="00536D5D" w:rsidRDefault="00536D5D" w:rsidP="00536D5D">
      <w:pPr>
        <w:pStyle w:val="Bibliography"/>
      </w:pPr>
      <w:r>
        <w:t xml:space="preserve">36. </w:t>
      </w:r>
      <w:r>
        <w:tab/>
        <w:t xml:space="preserve">P. Devanna, J. Middelbeek, S. C. Vernes, FOXP2 drives neuronal differentiation by interacting with retinoic acid signaling pathways. </w:t>
      </w:r>
      <w:r>
        <w:rPr>
          <w:i/>
          <w:iCs/>
        </w:rPr>
        <w:t>Front Cell Neurosci</w:t>
      </w:r>
      <w:r>
        <w:t xml:space="preserve"> </w:t>
      </w:r>
      <w:r>
        <w:rPr>
          <w:b/>
          <w:bCs/>
        </w:rPr>
        <w:t>8</w:t>
      </w:r>
      <w:r>
        <w:t>, 305 (2014).</w:t>
      </w:r>
    </w:p>
    <w:p w14:paraId="68EB3089" w14:textId="77777777" w:rsidR="00536D5D" w:rsidRDefault="00536D5D" w:rsidP="00536D5D">
      <w:pPr>
        <w:pStyle w:val="Bibliography"/>
      </w:pPr>
      <w:r>
        <w:t xml:space="preserve">37. </w:t>
      </w:r>
      <w:r>
        <w:tab/>
        <w:t xml:space="preserve">M. Co, A. G. Anderson, G. Konopka, FOXP transcription factors in vertebrate brain development, function, and disorders. </w:t>
      </w:r>
      <w:r>
        <w:rPr>
          <w:i/>
          <w:iCs/>
        </w:rPr>
        <w:t>WIREs Developmental Biology</w:t>
      </w:r>
      <w:r>
        <w:t xml:space="preserve"> </w:t>
      </w:r>
      <w:r>
        <w:rPr>
          <w:b/>
          <w:bCs/>
        </w:rPr>
        <w:t>9</w:t>
      </w:r>
      <w:r>
        <w:t>, e375 (2020).</w:t>
      </w:r>
    </w:p>
    <w:p w14:paraId="21B1F37A" w14:textId="77777777" w:rsidR="00536D5D" w:rsidRDefault="00536D5D" w:rsidP="00536D5D">
      <w:pPr>
        <w:pStyle w:val="Bibliography"/>
      </w:pPr>
      <w:r>
        <w:t xml:space="preserve">38. </w:t>
      </w:r>
      <w:r>
        <w:tab/>
        <w:t xml:space="preserve">S. Reiprich, M. Wegner, From CNS stem cells to neurons and glia: Sox for everyone. </w:t>
      </w:r>
      <w:r>
        <w:rPr>
          <w:i/>
          <w:iCs/>
        </w:rPr>
        <w:t>Cell Tissue Res</w:t>
      </w:r>
      <w:r>
        <w:t xml:space="preserve"> </w:t>
      </w:r>
      <w:r>
        <w:rPr>
          <w:b/>
          <w:bCs/>
        </w:rPr>
        <w:t>359</w:t>
      </w:r>
      <w:r>
        <w:t>, 111–124 (2015).</w:t>
      </w:r>
    </w:p>
    <w:p w14:paraId="42D664E3" w14:textId="77777777" w:rsidR="00536D5D" w:rsidRDefault="00536D5D" w:rsidP="00536D5D">
      <w:pPr>
        <w:pStyle w:val="Bibliography"/>
      </w:pPr>
      <w:r>
        <w:t xml:space="preserve">39. </w:t>
      </w:r>
      <w:r>
        <w:tab/>
        <w:t xml:space="preserve">G. S. Gulati, </w:t>
      </w:r>
      <w:r>
        <w:rPr>
          <w:i/>
          <w:iCs/>
        </w:rPr>
        <w:t>et al.</w:t>
      </w:r>
      <w:r>
        <w:t xml:space="preserve">, Single-cell transcriptional diversity is a hallmark of developmental potential. </w:t>
      </w:r>
      <w:r>
        <w:rPr>
          <w:i/>
          <w:iCs/>
        </w:rPr>
        <w:t>Science</w:t>
      </w:r>
      <w:r>
        <w:t xml:space="preserve"> </w:t>
      </w:r>
      <w:r>
        <w:rPr>
          <w:b/>
          <w:bCs/>
        </w:rPr>
        <w:t>367</w:t>
      </w:r>
      <w:r>
        <w:t>, 405–411 (2020).</w:t>
      </w:r>
    </w:p>
    <w:p w14:paraId="35E942F0" w14:textId="77777777" w:rsidR="00536D5D" w:rsidRDefault="00536D5D" w:rsidP="00536D5D">
      <w:pPr>
        <w:pStyle w:val="Bibliography"/>
      </w:pPr>
      <w:r>
        <w:t xml:space="preserve">40. </w:t>
      </w:r>
      <w:r>
        <w:tab/>
        <w:t xml:space="preserve">D. N. Baig, T. Yanagawa, K. Tabuchi, Distortion of the normal function of synaptic cell adhesion molecules by genetic variants as a risk for autism spectrum disorders. </w:t>
      </w:r>
      <w:r>
        <w:rPr>
          <w:i/>
          <w:iCs/>
        </w:rPr>
        <w:t>Brain Research Bulletin</w:t>
      </w:r>
      <w:r>
        <w:t xml:space="preserve"> </w:t>
      </w:r>
      <w:r>
        <w:rPr>
          <w:b/>
          <w:bCs/>
        </w:rPr>
        <w:t>129</w:t>
      </w:r>
      <w:r>
        <w:t>, 82–90 (2017).</w:t>
      </w:r>
    </w:p>
    <w:p w14:paraId="50B9CF4C" w14:textId="77777777" w:rsidR="00536D5D" w:rsidRDefault="00536D5D" w:rsidP="00536D5D">
      <w:pPr>
        <w:pStyle w:val="Bibliography"/>
      </w:pPr>
      <w:r>
        <w:t xml:space="preserve">41. </w:t>
      </w:r>
      <w:r>
        <w:tab/>
        <w:t xml:space="preserve">M. Chatterjee, D. Schild, C. E. Teunissen, Contactins in the central nervous system: role in health and disease. </w:t>
      </w:r>
      <w:r>
        <w:rPr>
          <w:i/>
          <w:iCs/>
        </w:rPr>
        <w:t>Neural Regeneration Research</w:t>
      </w:r>
      <w:r>
        <w:t xml:space="preserve"> </w:t>
      </w:r>
      <w:r>
        <w:rPr>
          <w:b/>
          <w:bCs/>
        </w:rPr>
        <w:t>14</w:t>
      </w:r>
      <w:r>
        <w:t>, 206 (2019).</w:t>
      </w:r>
    </w:p>
    <w:p w14:paraId="035275D9" w14:textId="77777777" w:rsidR="00536D5D" w:rsidRDefault="00536D5D" w:rsidP="00536D5D">
      <w:pPr>
        <w:pStyle w:val="Bibliography"/>
      </w:pPr>
      <w:r>
        <w:t xml:space="preserve">42. </w:t>
      </w:r>
      <w:r>
        <w:tab/>
        <w:t xml:space="preserve">J. Arikkath, L. F. Reichardt, Cadherins and catenins at synapses: roles in synaptogenesis and synaptic plasticity. </w:t>
      </w:r>
      <w:r>
        <w:rPr>
          <w:i/>
          <w:iCs/>
        </w:rPr>
        <w:t>Trends in Neurosciences</w:t>
      </w:r>
      <w:r>
        <w:t xml:space="preserve"> </w:t>
      </w:r>
      <w:r>
        <w:rPr>
          <w:b/>
          <w:bCs/>
        </w:rPr>
        <w:t>31</w:t>
      </w:r>
      <w:r>
        <w:t>, 487–494 (2008).</w:t>
      </w:r>
    </w:p>
    <w:p w14:paraId="0D7FB424" w14:textId="77777777" w:rsidR="00536D5D" w:rsidRDefault="00536D5D" w:rsidP="00536D5D">
      <w:pPr>
        <w:pStyle w:val="Bibliography"/>
      </w:pPr>
      <w:r>
        <w:lastRenderedPageBreak/>
        <w:t xml:space="preserve">43. </w:t>
      </w:r>
      <w:r>
        <w:tab/>
        <w:t xml:space="preserve">J. J. Essner, E. Chen, S. C. Ekker, Syndecan-2. </w:t>
      </w:r>
      <w:r>
        <w:rPr>
          <w:i/>
          <w:iCs/>
        </w:rPr>
        <w:t>The International Journal of Biochemistry &amp; Cell Biology</w:t>
      </w:r>
      <w:r>
        <w:t xml:space="preserve"> </w:t>
      </w:r>
      <w:r>
        <w:rPr>
          <w:b/>
          <w:bCs/>
        </w:rPr>
        <w:t>38</w:t>
      </w:r>
      <w:r>
        <w:t>, 152–156 (2006).</w:t>
      </w:r>
    </w:p>
    <w:p w14:paraId="772E864B" w14:textId="77777777" w:rsidR="00536D5D" w:rsidRDefault="00536D5D" w:rsidP="00536D5D">
      <w:pPr>
        <w:pStyle w:val="Bibliography"/>
      </w:pPr>
      <w:r>
        <w:t xml:space="preserve">44. </w:t>
      </w:r>
      <w:r>
        <w:tab/>
        <w:t xml:space="preserve">B. Pacheco, A. Malmström, M. Maccarana, Two Dermatan Sulfate Epimerases Form Iduronic Acid Domains in Dermatan Sulfate *. </w:t>
      </w:r>
      <w:r>
        <w:rPr>
          <w:i/>
          <w:iCs/>
        </w:rPr>
        <w:t>Journal of Biological Chemistry</w:t>
      </w:r>
      <w:r>
        <w:t xml:space="preserve"> </w:t>
      </w:r>
      <w:r>
        <w:rPr>
          <w:b/>
          <w:bCs/>
        </w:rPr>
        <w:t>284</w:t>
      </w:r>
      <w:r>
        <w:t>, 9788–9795 (2009).</w:t>
      </w:r>
    </w:p>
    <w:p w14:paraId="4EE2EB73" w14:textId="77777777" w:rsidR="00536D5D" w:rsidRDefault="00536D5D" w:rsidP="00536D5D">
      <w:pPr>
        <w:pStyle w:val="Bibliography"/>
      </w:pPr>
      <w:r>
        <w:t xml:space="preserve">45. </w:t>
      </w:r>
      <w:r>
        <w:tab/>
        <w:t xml:space="preserve">M. A. Thelin, </w:t>
      </w:r>
      <w:r>
        <w:rPr>
          <w:i/>
          <w:iCs/>
        </w:rPr>
        <w:t>et al.</w:t>
      </w:r>
      <w:r>
        <w:t xml:space="preserve">, Biological functions of iduronic acid in chondroitin/dermatan sulfate. </w:t>
      </w:r>
      <w:r>
        <w:rPr>
          <w:i/>
          <w:iCs/>
        </w:rPr>
        <w:t>The FEBS Journal</w:t>
      </w:r>
      <w:r>
        <w:t xml:space="preserve"> </w:t>
      </w:r>
      <w:r>
        <w:rPr>
          <w:b/>
          <w:bCs/>
        </w:rPr>
        <w:t>280</w:t>
      </w:r>
      <w:r>
        <w:t>, 2431–2446 (2013).</w:t>
      </w:r>
    </w:p>
    <w:p w14:paraId="726F6C85" w14:textId="77777777" w:rsidR="00536D5D" w:rsidRDefault="00536D5D" w:rsidP="00536D5D">
      <w:pPr>
        <w:pStyle w:val="Bibliography"/>
      </w:pPr>
      <w:r>
        <w:t xml:space="preserve">46. </w:t>
      </w:r>
      <w:r>
        <w:tab/>
        <w:t xml:space="preserve">R. Frischknecht, C. I. Seidenbecher, Brevican: A key proteoglycan in the perisynaptic extracellular matrix of the brain. </w:t>
      </w:r>
      <w:r>
        <w:rPr>
          <w:i/>
          <w:iCs/>
        </w:rPr>
        <w:t>The International Journal of Biochemistry &amp; Cell Biology</w:t>
      </w:r>
      <w:r>
        <w:t xml:space="preserve"> </w:t>
      </w:r>
      <w:r>
        <w:rPr>
          <w:b/>
          <w:bCs/>
        </w:rPr>
        <w:t>44</w:t>
      </w:r>
      <w:r>
        <w:t>, 1051–1054 (2012).</w:t>
      </w:r>
    </w:p>
    <w:p w14:paraId="37A3310A" w14:textId="77777777" w:rsidR="00536D5D" w:rsidRDefault="00536D5D" w:rsidP="00536D5D">
      <w:pPr>
        <w:pStyle w:val="Bibliography"/>
      </w:pPr>
      <w:r>
        <w:t xml:space="preserve">47. </w:t>
      </w:r>
      <w:r>
        <w:tab/>
        <w:t xml:space="preserve">B. A. Sorg, </w:t>
      </w:r>
      <w:r>
        <w:rPr>
          <w:i/>
          <w:iCs/>
        </w:rPr>
        <w:t>et al.</w:t>
      </w:r>
      <w:r>
        <w:t xml:space="preserve">, Casting a Wide Net: Role of Perineuronal Nets in Neural Plasticity. </w:t>
      </w:r>
      <w:r>
        <w:rPr>
          <w:i/>
          <w:iCs/>
        </w:rPr>
        <w:t>J. Neurosci.</w:t>
      </w:r>
      <w:r>
        <w:t xml:space="preserve"> </w:t>
      </w:r>
      <w:r>
        <w:rPr>
          <w:b/>
          <w:bCs/>
        </w:rPr>
        <w:t>36</w:t>
      </w:r>
      <w:r>
        <w:t>, 11459–11468 (2016).</w:t>
      </w:r>
    </w:p>
    <w:p w14:paraId="0A9D16E4" w14:textId="77777777" w:rsidR="00536D5D" w:rsidRDefault="00536D5D" w:rsidP="00536D5D">
      <w:pPr>
        <w:pStyle w:val="Bibliography"/>
      </w:pPr>
      <w:r>
        <w:t xml:space="preserve">48. </w:t>
      </w:r>
      <w:r>
        <w:tab/>
        <w:t xml:space="preserve">V. L. Trudeau, Neuroendocrine Control of Reproduction in Teleost Fish: Concepts and Controversies. </w:t>
      </w:r>
      <w:r>
        <w:rPr>
          <w:i/>
          <w:iCs/>
        </w:rPr>
        <w:t>Annual Review of Animal Biosciences</w:t>
      </w:r>
      <w:r>
        <w:t xml:space="preserve"> </w:t>
      </w:r>
      <w:r>
        <w:rPr>
          <w:b/>
          <w:bCs/>
        </w:rPr>
        <w:t>10</w:t>
      </w:r>
      <w:r>
        <w:t>, 107–130 (2022).</w:t>
      </w:r>
    </w:p>
    <w:p w14:paraId="4783DC87" w14:textId="77777777" w:rsidR="00536D5D" w:rsidRDefault="00536D5D" w:rsidP="00536D5D">
      <w:pPr>
        <w:pStyle w:val="Bibliography"/>
      </w:pPr>
      <w:r>
        <w:t xml:space="preserve">49. </w:t>
      </w:r>
      <w:r>
        <w:tab/>
        <w:t xml:space="preserve">N. Mizrahi, </w:t>
      </w:r>
      <w:r>
        <w:rPr>
          <w:i/>
          <w:iCs/>
        </w:rPr>
        <w:t>et al.</w:t>
      </w:r>
      <w:r>
        <w:t xml:space="preserve">, Deciphering Direct and Indirect Effects of Neurokinin B and GnRH in the Brain-Pituitary Axis of Tilapia. </w:t>
      </w:r>
      <w:r>
        <w:rPr>
          <w:i/>
          <w:iCs/>
        </w:rPr>
        <w:t>Front Endocrinol (Lausanne)</w:t>
      </w:r>
      <w:r>
        <w:t xml:space="preserve"> </w:t>
      </w:r>
      <w:r>
        <w:rPr>
          <w:b/>
          <w:bCs/>
        </w:rPr>
        <w:t>10</w:t>
      </w:r>
      <w:r>
        <w:t>, 469 (2019).</w:t>
      </w:r>
    </w:p>
    <w:p w14:paraId="28B00D9F" w14:textId="77777777" w:rsidR="00536D5D" w:rsidRDefault="00536D5D" w:rsidP="00536D5D">
      <w:pPr>
        <w:pStyle w:val="Bibliography"/>
      </w:pPr>
      <w:r>
        <w:t xml:space="preserve">50. </w:t>
      </w:r>
      <w:r>
        <w:tab/>
        <w:t xml:space="preserve">A. Campo, S. Dufour, K. Rousseau, Tachykinins, new players in the control of reproduction and food intake: A comparative review in mammals and teleosts. </w:t>
      </w:r>
      <w:r>
        <w:rPr>
          <w:i/>
          <w:iCs/>
        </w:rPr>
        <w:t>Front. Endocrinol.</w:t>
      </w:r>
      <w:r>
        <w:t xml:space="preserve"> </w:t>
      </w:r>
      <w:r>
        <w:rPr>
          <w:b/>
          <w:bCs/>
        </w:rPr>
        <w:t>13</w:t>
      </w:r>
      <w:r>
        <w:t xml:space="preserve"> (2022).</w:t>
      </w:r>
    </w:p>
    <w:p w14:paraId="050759CB" w14:textId="77777777" w:rsidR="00536D5D" w:rsidRDefault="00536D5D" w:rsidP="00536D5D">
      <w:pPr>
        <w:pStyle w:val="Bibliography"/>
      </w:pPr>
      <w:r>
        <w:t xml:space="preserve">51. </w:t>
      </w:r>
      <w:r>
        <w:tab/>
        <w:t xml:space="preserve">Z. Tian, </w:t>
      </w:r>
      <w:r>
        <w:rPr>
          <w:i/>
          <w:iCs/>
        </w:rPr>
        <w:t>et al.</w:t>
      </w:r>
      <w:r>
        <w:t>, Neurokinin B in the yellowtail kingfish (</w:t>
      </w:r>
      <w:r>
        <w:rPr>
          <w:i/>
          <w:iCs/>
        </w:rPr>
        <w:t>Seriola lalandi</w:t>
      </w:r>
      <w:r>
        <w:t xml:space="preserve">) and its potential role in controlling reproduction. </w:t>
      </w:r>
      <w:r>
        <w:rPr>
          <w:i/>
          <w:iCs/>
        </w:rPr>
        <w:t>Aquaculture Reports</w:t>
      </w:r>
      <w:r>
        <w:t xml:space="preserve"> </w:t>
      </w:r>
      <w:r>
        <w:rPr>
          <w:b/>
          <w:bCs/>
        </w:rPr>
        <w:t>36</w:t>
      </w:r>
      <w:r>
        <w:t>, 102167 (2024).</w:t>
      </w:r>
    </w:p>
    <w:p w14:paraId="060C69BC" w14:textId="77777777" w:rsidR="00536D5D" w:rsidRDefault="00536D5D" w:rsidP="00536D5D">
      <w:pPr>
        <w:pStyle w:val="Bibliography"/>
      </w:pPr>
      <w:r>
        <w:t xml:space="preserve">52. </w:t>
      </w:r>
      <w:r>
        <w:tab/>
        <w:t xml:space="preserve">K. Santhakumar, Neuroendocrine regulation of reproduction in fish – Mini review. </w:t>
      </w:r>
      <w:r>
        <w:rPr>
          <w:i/>
          <w:iCs/>
        </w:rPr>
        <w:t>Aquaculture and Fisheries</w:t>
      </w:r>
      <w:r>
        <w:t xml:space="preserve"> </w:t>
      </w:r>
      <w:r>
        <w:rPr>
          <w:b/>
          <w:bCs/>
        </w:rPr>
        <w:t>9</w:t>
      </w:r>
      <w:r>
        <w:t>, 437–446 (2024).</w:t>
      </w:r>
    </w:p>
    <w:p w14:paraId="2541127D" w14:textId="77777777" w:rsidR="00536D5D" w:rsidRDefault="00536D5D" w:rsidP="00536D5D">
      <w:pPr>
        <w:pStyle w:val="Bibliography"/>
      </w:pPr>
      <w:r>
        <w:t xml:space="preserve">53. </w:t>
      </w:r>
      <w:r>
        <w:tab/>
        <w:t xml:space="preserve">C. R. Kramer, M. A. Imbriano, Neuropeptide Y (NPY) induces gonad reversal in the protogynous bluehead wrasse, Thalassoma bifasciatum (Teleostei: Labridae). </w:t>
      </w:r>
      <w:r>
        <w:rPr>
          <w:i/>
          <w:iCs/>
        </w:rPr>
        <w:t>Journal of Experimental Zoology</w:t>
      </w:r>
      <w:r>
        <w:t xml:space="preserve"> </w:t>
      </w:r>
      <w:r>
        <w:rPr>
          <w:b/>
          <w:bCs/>
        </w:rPr>
        <w:t>279</w:t>
      </w:r>
      <w:r>
        <w:t>, 133–144 (1997).</w:t>
      </w:r>
    </w:p>
    <w:p w14:paraId="4C6EF9EF" w14:textId="77777777" w:rsidR="00536D5D" w:rsidRDefault="00536D5D" w:rsidP="00536D5D">
      <w:pPr>
        <w:pStyle w:val="Bibliography"/>
      </w:pPr>
      <w:r>
        <w:t xml:space="preserve">54. </w:t>
      </w:r>
      <w:r>
        <w:tab/>
        <w:t xml:space="preserve">L. Hollander-Cohen, M. Golan, B. Levavi-Sivan, Differential Regulation of Gonadotropins as Revealed by Transcriptomes of Distinct LH and FSH Cells of Fish Pituitary. </w:t>
      </w:r>
      <w:r>
        <w:rPr>
          <w:i/>
          <w:iCs/>
        </w:rPr>
        <w:t>Int J Mol Sci</w:t>
      </w:r>
      <w:r>
        <w:t xml:space="preserve"> </w:t>
      </w:r>
      <w:r>
        <w:rPr>
          <w:b/>
          <w:bCs/>
        </w:rPr>
        <w:t>22</w:t>
      </w:r>
      <w:r>
        <w:t>, 6478 (2021).</w:t>
      </w:r>
    </w:p>
    <w:p w14:paraId="58772C53" w14:textId="77777777" w:rsidR="00536D5D" w:rsidRDefault="00536D5D" w:rsidP="00536D5D">
      <w:pPr>
        <w:pStyle w:val="Bibliography"/>
      </w:pPr>
      <w:r>
        <w:t xml:space="preserve">55. </w:t>
      </w:r>
      <w:r>
        <w:tab/>
        <w:t xml:space="preserve">L. H. Cohen, </w:t>
      </w:r>
      <w:r>
        <w:rPr>
          <w:i/>
          <w:iCs/>
        </w:rPr>
        <w:t>et al.</w:t>
      </w:r>
      <w:r>
        <w:t xml:space="preserve">, The satiety hormone cholecystokinin gates reproduction in fish by controlling gonadotropin secretion. </w:t>
      </w:r>
      <w:r>
        <w:rPr>
          <w:i/>
          <w:iCs/>
        </w:rPr>
        <w:t>eLife</w:t>
      </w:r>
      <w:r>
        <w:t xml:space="preserve"> </w:t>
      </w:r>
      <w:r>
        <w:rPr>
          <w:b/>
          <w:bCs/>
        </w:rPr>
        <w:t>13</w:t>
      </w:r>
      <w:r>
        <w:t xml:space="preserve"> (2024).</w:t>
      </w:r>
    </w:p>
    <w:p w14:paraId="6EEC5892" w14:textId="77777777" w:rsidR="00536D5D" w:rsidRDefault="00536D5D" w:rsidP="00536D5D">
      <w:pPr>
        <w:pStyle w:val="Bibliography"/>
      </w:pPr>
      <w:r>
        <w:t xml:space="preserve">56. </w:t>
      </w:r>
      <w:r>
        <w:tab/>
        <w:t xml:space="preserve">S. K. Uehara, </w:t>
      </w:r>
      <w:r>
        <w:rPr>
          <w:i/>
          <w:iCs/>
        </w:rPr>
        <w:t>et al.</w:t>
      </w:r>
      <w:r>
        <w:t xml:space="preserve">, Identification of the FSH-RH as the other gonadotropin-releasing hormone. </w:t>
      </w:r>
      <w:r>
        <w:rPr>
          <w:i/>
          <w:iCs/>
        </w:rPr>
        <w:t>Nat Commun</w:t>
      </w:r>
      <w:r>
        <w:t xml:space="preserve"> </w:t>
      </w:r>
      <w:r>
        <w:rPr>
          <w:b/>
          <w:bCs/>
        </w:rPr>
        <w:t>15</w:t>
      </w:r>
      <w:r>
        <w:t>, 5342 (2024).</w:t>
      </w:r>
    </w:p>
    <w:p w14:paraId="7C0ED2DE" w14:textId="77777777" w:rsidR="00536D5D" w:rsidRDefault="00536D5D" w:rsidP="00536D5D">
      <w:pPr>
        <w:pStyle w:val="Bibliography"/>
      </w:pPr>
      <w:r>
        <w:lastRenderedPageBreak/>
        <w:t xml:space="preserve">57. </w:t>
      </w:r>
      <w:r>
        <w:tab/>
        <w:t xml:space="preserve">M. M. McCARTHY, Estradiol and the Developing Brain. </w:t>
      </w:r>
      <w:r>
        <w:rPr>
          <w:i/>
          <w:iCs/>
        </w:rPr>
        <w:t>Physiological Reviews</w:t>
      </w:r>
      <w:r>
        <w:t xml:space="preserve"> </w:t>
      </w:r>
      <w:r>
        <w:rPr>
          <w:b/>
          <w:bCs/>
        </w:rPr>
        <w:t>88</w:t>
      </w:r>
      <w:r>
        <w:t>, 91–134 (2008).</w:t>
      </w:r>
    </w:p>
    <w:p w14:paraId="5FBC9C56" w14:textId="77777777" w:rsidR="00536D5D" w:rsidRDefault="00536D5D" w:rsidP="00536D5D">
      <w:pPr>
        <w:pStyle w:val="Bibliography"/>
      </w:pPr>
      <w:r>
        <w:t xml:space="preserve">58. </w:t>
      </w:r>
      <w:r>
        <w:tab/>
        <w:t xml:space="preserve">K. Okubo, D. Miyazoe, Y. Nishiike, A conceptual framework for understanding sexual differentiation of the teleost brain. </w:t>
      </w:r>
      <w:r>
        <w:rPr>
          <w:i/>
          <w:iCs/>
        </w:rPr>
        <w:t>General and Comparative Endocrinology</w:t>
      </w:r>
      <w:r>
        <w:t xml:space="preserve"> </w:t>
      </w:r>
      <w:r>
        <w:rPr>
          <w:b/>
          <w:bCs/>
        </w:rPr>
        <w:t>284</w:t>
      </w:r>
      <w:r>
        <w:t>, 113129 (2019).</w:t>
      </w:r>
    </w:p>
    <w:p w14:paraId="61C67BA9" w14:textId="77777777" w:rsidR="00536D5D" w:rsidRDefault="00536D5D" w:rsidP="00536D5D">
      <w:pPr>
        <w:pStyle w:val="Bibliography"/>
      </w:pPr>
      <w:r>
        <w:t xml:space="preserve">59. </w:t>
      </w:r>
      <w:r>
        <w:tab/>
        <w:t xml:space="preserve">Y. Nishiike, </w:t>
      </w:r>
      <w:r>
        <w:rPr>
          <w:i/>
          <w:iCs/>
        </w:rPr>
        <w:t>et al.</w:t>
      </w:r>
      <w:r>
        <w:t xml:space="preserve">, Brain-derived estrogens facilitate male-typical behaviors by potentiating androgen receptor signaling in medaka. </w:t>
      </w:r>
      <w:r>
        <w:rPr>
          <w:i/>
          <w:iCs/>
        </w:rPr>
        <w:t>eLife</w:t>
      </w:r>
      <w:r>
        <w:t xml:space="preserve"> </w:t>
      </w:r>
      <w:r>
        <w:rPr>
          <w:b/>
          <w:bCs/>
        </w:rPr>
        <w:t>13</w:t>
      </w:r>
      <w:r>
        <w:t>, RP97106.</w:t>
      </w:r>
    </w:p>
    <w:p w14:paraId="1682FC3B" w14:textId="77777777" w:rsidR="00536D5D" w:rsidRDefault="00536D5D" w:rsidP="00536D5D">
      <w:pPr>
        <w:pStyle w:val="Bibliography"/>
      </w:pPr>
      <w:r>
        <w:t xml:space="preserve">60. </w:t>
      </w:r>
      <w:r>
        <w:tab/>
        <w:t xml:space="preserve">K. P. Maruska, J. M. Butler, C. Anselmo, G. Tandukar, Distribution of aromatase in the brain of the African cichlid fish Astatotilapia burtoni: Aromatase expression, but not estrogen receptors, varies with female reproductive-state. </w:t>
      </w:r>
      <w:r>
        <w:rPr>
          <w:i/>
          <w:iCs/>
        </w:rPr>
        <w:t>Journal of Comparative Neurology</w:t>
      </w:r>
      <w:r>
        <w:t xml:space="preserve"> </w:t>
      </w:r>
      <w:r>
        <w:rPr>
          <w:b/>
          <w:bCs/>
        </w:rPr>
        <w:t>528</w:t>
      </w:r>
      <w:r>
        <w:t>, 2499–2522 (2020).</w:t>
      </w:r>
    </w:p>
    <w:p w14:paraId="3A13243F" w14:textId="77777777" w:rsidR="00536D5D" w:rsidRDefault="00536D5D" w:rsidP="00536D5D">
      <w:pPr>
        <w:pStyle w:val="Bibliography"/>
      </w:pPr>
      <w:r>
        <w:t xml:space="preserve">61. </w:t>
      </w:r>
      <w:r>
        <w:tab/>
        <w:t xml:space="preserve">C. R. Kramer, M. T. Caddell, L. Bubenheimer-Livolsi, sGnRH-A [(d-Arg6, Pro9, NEt-)LHRH] in combination with domperidone induces gonad reversal in a protogynous fish, the bluehead wrasse, Thalassoma bifasciatum. </w:t>
      </w:r>
      <w:r>
        <w:rPr>
          <w:i/>
          <w:iCs/>
        </w:rPr>
        <w:t>Journal of Fish Biology</w:t>
      </w:r>
      <w:r>
        <w:t xml:space="preserve"> </w:t>
      </w:r>
      <w:r>
        <w:rPr>
          <w:b/>
          <w:bCs/>
        </w:rPr>
        <w:t>42</w:t>
      </w:r>
      <w:r>
        <w:t>, 185–195 (1993).</w:t>
      </w:r>
    </w:p>
    <w:p w14:paraId="0B62634D" w14:textId="77777777" w:rsidR="00536D5D" w:rsidRDefault="00536D5D" w:rsidP="00536D5D">
      <w:pPr>
        <w:pStyle w:val="Bibliography"/>
      </w:pPr>
      <w:r>
        <w:t xml:space="preserve">62. </w:t>
      </w:r>
      <w:r>
        <w:tab/>
        <w:t xml:space="preserve">E. T. Larson, D. O. Norris, E. Gordon Grau, C. H. Summers, Monoamines stimulate sex reversal in the saddleback wrasse. </w:t>
      </w:r>
      <w:r>
        <w:rPr>
          <w:i/>
          <w:iCs/>
        </w:rPr>
        <w:t>General and Comparative Endocrinology</w:t>
      </w:r>
      <w:r>
        <w:t xml:space="preserve"> </w:t>
      </w:r>
      <w:r>
        <w:rPr>
          <w:b/>
          <w:bCs/>
        </w:rPr>
        <w:t>130</w:t>
      </w:r>
      <w:r>
        <w:t>, 289–298 (2003).</w:t>
      </w:r>
    </w:p>
    <w:p w14:paraId="58882F5A" w14:textId="77777777" w:rsidR="00536D5D" w:rsidRDefault="00536D5D" w:rsidP="00536D5D">
      <w:pPr>
        <w:pStyle w:val="Bibliography"/>
      </w:pPr>
      <w:r>
        <w:t xml:space="preserve">63. </w:t>
      </w:r>
      <w:r>
        <w:tab/>
        <w:t xml:space="preserve">Y. Benjamini, Y. Hochberg, Controlling the False Discovery Rate: A Practical and Powerful Approach to Multiple Testing. </w:t>
      </w:r>
      <w:r>
        <w:rPr>
          <w:i/>
          <w:iCs/>
        </w:rPr>
        <w:t>Journal of the Royal Statistical Society. Series B (Methodological)</w:t>
      </w:r>
      <w:r>
        <w:t xml:space="preserve"> </w:t>
      </w:r>
      <w:r>
        <w:rPr>
          <w:b/>
          <w:bCs/>
        </w:rPr>
        <w:t>57</w:t>
      </w:r>
      <w:r>
        <w:t>, 289–300 (1995).</w:t>
      </w:r>
    </w:p>
    <w:p w14:paraId="7B8D7A3D" w14:textId="77777777" w:rsidR="00536D5D" w:rsidRDefault="00536D5D" w:rsidP="00536D5D">
      <w:pPr>
        <w:pStyle w:val="Bibliography"/>
      </w:pPr>
      <w:r>
        <w:t xml:space="preserve">64. </w:t>
      </w:r>
      <w:r>
        <w:tab/>
        <w:t xml:space="preserve">R. V. Lenth, </w:t>
      </w:r>
      <w:r>
        <w:rPr>
          <w:i/>
          <w:iCs/>
        </w:rPr>
        <w:t>et al.</w:t>
      </w:r>
      <w:r>
        <w:t>, emmeans: Estimated Marginal Means, aka Least-Squares Means. (2024). Deposited 21 August 2024.</w:t>
      </w:r>
    </w:p>
    <w:p w14:paraId="7D978199" w14:textId="77777777" w:rsidR="00536D5D" w:rsidRDefault="00536D5D" w:rsidP="00536D5D">
      <w:pPr>
        <w:pStyle w:val="Bibliography"/>
      </w:pPr>
      <w:r>
        <w:t xml:space="preserve">65. </w:t>
      </w:r>
      <w:r>
        <w:tab/>
        <w:t>J. Fox, S. Weisberg, An R Companion to Applied Regression, Third edition. (2019).</w:t>
      </w:r>
    </w:p>
    <w:p w14:paraId="3853CC22" w14:textId="77777777" w:rsidR="00536D5D" w:rsidRDefault="00536D5D" w:rsidP="00536D5D">
      <w:pPr>
        <w:pStyle w:val="Bibliography"/>
      </w:pPr>
      <w:r>
        <w:t xml:space="preserve">66. </w:t>
      </w:r>
      <w:r>
        <w:tab/>
        <w:t xml:space="preserve">J. Godwin, Behavioural aspects of protandrous sex change in the anemonefish, </w:t>
      </w:r>
      <w:r>
        <w:rPr>
          <w:i/>
          <w:iCs/>
        </w:rPr>
        <w:t>Amphiprion melanopus</w:t>
      </w:r>
      <w:r>
        <w:t xml:space="preserve">, and endocrine correlates. </w:t>
      </w:r>
      <w:r>
        <w:rPr>
          <w:i/>
          <w:iCs/>
        </w:rPr>
        <w:t>Animal Behaviour</w:t>
      </w:r>
      <w:r>
        <w:t xml:space="preserve"> </w:t>
      </w:r>
      <w:r>
        <w:rPr>
          <w:b/>
          <w:bCs/>
        </w:rPr>
        <w:t>48</w:t>
      </w:r>
      <w:r>
        <w:t>, 551–567 (1994).</w:t>
      </w:r>
    </w:p>
    <w:p w14:paraId="01CB1071" w14:textId="77777777" w:rsidR="00536D5D" w:rsidRDefault="00536D5D" w:rsidP="00536D5D">
      <w:pPr>
        <w:pStyle w:val="Bibliography"/>
      </w:pPr>
      <w:r>
        <w:t xml:space="preserve">67. </w:t>
      </w:r>
      <w:r>
        <w:tab/>
        <w:t xml:space="preserve">Z. V. Johnson, </w:t>
      </w:r>
      <w:r>
        <w:rPr>
          <w:i/>
          <w:iCs/>
        </w:rPr>
        <w:t>et al.</w:t>
      </w:r>
      <w:r>
        <w:t xml:space="preserve">, Cellular profiling of a recently-evolved social behavior in cichlid fishes. </w:t>
      </w:r>
      <w:r>
        <w:rPr>
          <w:i/>
          <w:iCs/>
        </w:rPr>
        <w:t>Nat Commun</w:t>
      </w:r>
      <w:r>
        <w:t xml:space="preserve"> </w:t>
      </w:r>
      <w:r>
        <w:rPr>
          <w:b/>
          <w:bCs/>
        </w:rPr>
        <w:t>14</w:t>
      </w:r>
      <w:r>
        <w:t>, 4891 (2023).</w:t>
      </w:r>
    </w:p>
    <w:p w14:paraId="66427B97" w14:textId="77777777" w:rsidR="00536D5D" w:rsidRDefault="00536D5D" w:rsidP="00536D5D">
      <w:pPr>
        <w:pStyle w:val="Bibliography"/>
      </w:pPr>
      <w:r>
        <w:t xml:space="preserve">68. </w:t>
      </w:r>
      <w:r>
        <w:tab/>
        <w:t xml:space="preserve">M. G. Connolly, </w:t>
      </w:r>
      <w:r>
        <w:rPr>
          <w:i/>
          <w:iCs/>
        </w:rPr>
        <w:t>et al.</w:t>
      </w:r>
      <w:r>
        <w:t xml:space="preserve">, Single-Nucleus RNA Sequencing Reveals Enduring Signatures of Acute Stress and Chronic Exercise in Striatal Microglia. </w:t>
      </w:r>
      <w:r>
        <w:rPr>
          <w:i/>
          <w:iCs/>
        </w:rPr>
        <w:t>Genes, Brain and Behavior</w:t>
      </w:r>
      <w:r>
        <w:t xml:space="preserve"> </w:t>
      </w:r>
      <w:r>
        <w:rPr>
          <w:b/>
          <w:bCs/>
        </w:rPr>
        <w:t>24</w:t>
      </w:r>
      <w:r>
        <w:t>, e70019 (2025).</w:t>
      </w:r>
    </w:p>
    <w:p w14:paraId="1F8C4712" w14:textId="77777777" w:rsidR="00536D5D" w:rsidRDefault="00536D5D" w:rsidP="00536D5D">
      <w:pPr>
        <w:pStyle w:val="Bibliography"/>
      </w:pPr>
      <w:r>
        <w:t xml:space="preserve">69. </w:t>
      </w:r>
      <w:r>
        <w:tab/>
        <w:t xml:space="preserve">D. Bates, </w:t>
      </w:r>
      <w:r>
        <w:rPr>
          <w:i/>
          <w:iCs/>
        </w:rPr>
        <w:t>et al.</w:t>
      </w:r>
      <w:r>
        <w:t>, lme4: Linear Mixed-Effects Models using “Eigen” and S4. (2024). Deposited 3 July 2024.</w:t>
      </w:r>
    </w:p>
    <w:p w14:paraId="638F47A4" w14:textId="77777777" w:rsidR="00536D5D" w:rsidRDefault="00536D5D" w:rsidP="00536D5D">
      <w:pPr>
        <w:pStyle w:val="Bibliography"/>
      </w:pPr>
      <w:r>
        <w:t xml:space="preserve">70. </w:t>
      </w:r>
      <w:r>
        <w:tab/>
        <w:t xml:space="preserve">F. Pedregosa, </w:t>
      </w:r>
      <w:r>
        <w:rPr>
          <w:i/>
          <w:iCs/>
        </w:rPr>
        <w:t>et al.</w:t>
      </w:r>
      <w:r>
        <w:t xml:space="preserve">, Scikit-learn: Machine Learning in Python. </w:t>
      </w:r>
      <w:r>
        <w:rPr>
          <w:i/>
          <w:iCs/>
        </w:rPr>
        <w:t>Journal of Machine Learning Research</w:t>
      </w:r>
      <w:r>
        <w:t xml:space="preserve"> </w:t>
      </w:r>
      <w:r>
        <w:rPr>
          <w:b/>
          <w:bCs/>
        </w:rPr>
        <w:t>12</w:t>
      </w:r>
      <w:r>
        <w:t>, 2825–2830 (2011).</w:t>
      </w:r>
    </w:p>
    <w:p w14:paraId="0ABC5112" w14:textId="77777777" w:rsidR="00536D5D" w:rsidRDefault="00536D5D" w:rsidP="00536D5D">
      <w:pPr>
        <w:pStyle w:val="Bibliography"/>
      </w:pPr>
      <w:r>
        <w:lastRenderedPageBreak/>
        <w:t xml:space="preserve">71. </w:t>
      </w:r>
      <w:r>
        <w:tab/>
        <w:t xml:space="preserve">S. Aibar, </w:t>
      </w:r>
      <w:r>
        <w:rPr>
          <w:i/>
          <w:iCs/>
        </w:rPr>
        <w:t>et al.</w:t>
      </w:r>
      <w:r>
        <w:t xml:space="preserve">, SCENIC: single-cell regulatory network inference and clustering. </w:t>
      </w:r>
      <w:r>
        <w:rPr>
          <w:i/>
          <w:iCs/>
        </w:rPr>
        <w:t>Nat Methods</w:t>
      </w:r>
      <w:r>
        <w:t xml:space="preserve"> </w:t>
      </w:r>
      <w:r>
        <w:rPr>
          <w:b/>
          <w:bCs/>
        </w:rPr>
        <w:t>14</w:t>
      </w:r>
      <w:r>
        <w:t>, 1083–1086 (2017).</w:t>
      </w:r>
    </w:p>
    <w:p w14:paraId="757EE7FE" w14:textId="77777777" w:rsidR="00536D5D" w:rsidRDefault="00536D5D" w:rsidP="00536D5D">
      <w:pPr>
        <w:pStyle w:val="Bibliography"/>
      </w:pPr>
      <w:r>
        <w:t xml:space="preserve">72. </w:t>
      </w:r>
      <w:r>
        <w:tab/>
        <w:t xml:space="preserve">G. S. Gulati, </w:t>
      </w:r>
      <w:r>
        <w:rPr>
          <w:i/>
          <w:iCs/>
        </w:rPr>
        <w:t>et al.</w:t>
      </w:r>
      <w:r>
        <w:t xml:space="preserve">, Single-cell transcriptional diversity is a hallmark of developmental potential. </w:t>
      </w:r>
      <w:r>
        <w:rPr>
          <w:i/>
          <w:iCs/>
        </w:rPr>
        <w:t>Science</w:t>
      </w:r>
      <w:r>
        <w:t xml:space="preserve"> </w:t>
      </w:r>
      <w:r>
        <w:rPr>
          <w:b/>
          <w:bCs/>
        </w:rPr>
        <w:t>367</w:t>
      </w:r>
      <w:r>
        <w:t>, 405–411 (2020).</w:t>
      </w:r>
    </w:p>
    <w:p w14:paraId="09DBAF06" w14:textId="6E4BF331" w:rsidR="004816FA" w:rsidRPr="00013D8B" w:rsidRDefault="004816FA" w:rsidP="004816FA">
      <w:pPr>
        <w:tabs>
          <w:tab w:val="left" w:pos="380"/>
        </w:tabs>
        <w:spacing w:line="480" w:lineRule="auto"/>
        <w:ind w:left="384" w:hanging="384"/>
        <w:rPr>
          <w:b/>
          <w:bCs/>
        </w:rPr>
      </w:pPr>
      <w:r w:rsidRPr="00013D8B">
        <w:rPr>
          <w:b/>
          <w:bCs/>
        </w:rPr>
        <w:fldChar w:fldCharType="end"/>
      </w:r>
    </w:p>
    <w:p w14:paraId="15D1B0F5" w14:textId="776A0A43" w:rsidR="002613B6" w:rsidRPr="00013D8B" w:rsidRDefault="002613B6"/>
    <w:sectPr w:rsidR="002613B6" w:rsidRPr="00013D8B" w:rsidSect="004816FA">
      <w:headerReference w:type="default" r:id="rId14"/>
      <w:footerReference w:type="default" r:id="rId15"/>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11" w:author="Graham, Gabriel J." w:date="2026-07-21T16:38:00Z" w:initials="GG">
    <w:p w14:paraId="2390DA7D" w14:textId="77777777" w:rsidR="007F73C2" w:rsidRDefault="007F73C2" w:rsidP="007F73C2">
      <w:pPr>
        <w:pStyle w:val="CommentText"/>
      </w:pPr>
      <w:r>
        <w:rPr>
          <w:rStyle w:val="CommentReference"/>
        </w:rPr>
        <w:annotationRef/>
      </w:r>
      <w:r>
        <w:t>Justin</w:t>
      </w:r>
    </w:p>
  </w:comment>
  <w:comment w:id="101" w:author="Graham, Gabriel J." w:date="2026-07-21T16:42:00Z" w:initials="GG">
    <w:p w14:paraId="40493486" w14:textId="77777777" w:rsidR="00C97163" w:rsidRDefault="00FC57CB" w:rsidP="00C97163">
      <w:pPr>
        <w:pStyle w:val="CommentText"/>
      </w:pPr>
      <w:r>
        <w:rPr>
          <w:rStyle w:val="CommentReference"/>
        </w:rPr>
        <w:annotationRef/>
      </w:r>
      <w:r w:rsidR="00C97163">
        <w:rPr>
          <w:color w:val="000000"/>
        </w:rPr>
        <w:t>Katie I’m not sure if you want to edit this since we used harmony for the clustering, or if you want to keep that to only being discussed in methods</w:t>
      </w:r>
    </w:p>
  </w:comment>
  <w:comment w:id="103" w:author="Rhodes, Justin S" w:date="2026-07-31T11:34:00Z" w:initials="JR">
    <w:p w14:paraId="5DC37D7E" w14:textId="77777777" w:rsidR="008C1A15" w:rsidRDefault="008C1A15" w:rsidP="008C1A15">
      <w:pPr>
        <w:pStyle w:val="CommentText"/>
      </w:pPr>
      <w:r>
        <w:rPr>
          <w:rStyle w:val="CommentReference"/>
        </w:rPr>
        <w:annotationRef/>
      </w:r>
      <w:r>
        <w:t>Gabe, check and edit for correctness.</w:t>
      </w:r>
    </w:p>
  </w:comment>
  <w:comment w:id="105" w:author="Graham, Gabriel J." w:date="2026-07-17T17:08:00Z" w:initials="GG">
    <w:p w14:paraId="66E8E686" w14:textId="77777777" w:rsidR="009D42E4" w:rsidRDefault="009D42E4" w:rsidP="009D42E4">
      <w:pPr>
        <w:pStyle w:val="CommentText"/>
      </w:pPr>
      <w:r>
        <w:rPr>
          <w:rStyle w:val="CommentReference"/>
        </w:rPr>
        <w:annotationRef/>
      </w:r>
      <w:r>
        <w:t>Curious what others think should be supplemental from this section, an idea would be a supplementary figure with a UMAP. Dotplot for each cell type, and then one or a few example sections? Anything else?</w:t>
      </w:r>
    </w:p>
  </w:comment>
  <w:comment w:id="142" w:author="Rhodes, Justin S" w:date="2026-07-30T11:21:00Z" w:initials="JR">
    <w:p w14:paraId="195DF22A" w14:textId="77777777" w:rsidR="0031506B" w:rsidRDefault="0031506B" w:rsidP="0031506B">
      <w:pPr>
        <w:pStyle w:val="CommentText"/>
      </w:pPr>
      <w:r>
        <w:rPr>
          <w:rStyle w:val="CommentReference"/>
        </w:rPr>
        <w:annotationRef/>
      </w:r>
      <w:r>
        <w:t>I feel like we should look into these.  Could these be regulating the gonadotroph-controlling neurons?</w:t>
      </w:r>
    </w:p>
  </w:comment>
  <w:comment w:id="457" w:author="Rhodes, Justin S" w:date="2026-07-29T21:08:00Z" w:initials="JR">
    <w:p w14:paraId="58BA1AA8" w14:textId="77777777" w:rsidR="0077473A" w:rsidRDefault="0077473A" w:rsidP="0077473A">
      <w:pPr>
        <w:pStyle w:val="CommentText"/>
      </w:pPr>
      <w:r>
        <w:rPr>
          <w:rStyle w:val="CommentReference"/>
        </w:rPr>
        <w:annotationRef/>
      </w:r>
      <w:r>
        <w:t xml:space="preserve">This is an important paragarph.. We need to discuss adding results for estrogen receptors and doing some kind of analysis to see how these different cell populations might overlap.  We may want to separate out the ligands from the receptors, neuropeptide receptors from steroid, not sure.  </w:t>
      </w:r>
    </w:p>
  </w:comment>
  <w:comment w:id="522" w:author="Rhodes, Justin S" w:date="2026-07-30T18:28:00Z" w:initials="JR">
    <w:p w14:paraId="3679217C" w14:textId="77777777" w:rsidR="00AF03D5" w:rsidRDefault="00AF03D5" w:rsidP="00AF03D5">
      <w:pPr>
        <w:pStyle w:val="CommentText"/>
      </w:pPr>
      <w:r>
        <w:rPr>
          <w:rStyle w:val="CommentReference"/>
        </w:rPr>
        <w:annotationRef/>
      </w:r>
      <w:r>
        <w:rPr>
          <w:color w:val="000000"/>
        </w:rPr>
        <w:t>What did we find in our last paper? I found a statement saying,  I assume we meant 14 the radial glia cluster, “Females showed stronger expression of aromatase compared to males in subcluster 4 (Supplementary Excel File 14), mirroring whole-brain patterns in A. ocellaris and other species [35, 75, 82, 83].</w:t>
      </w:r>
    </w:p>
  </w:comment>
  <w:comment w:id="560" w:author="Graham, Gabriel J." w:date="2026-07-20T12:03:00Z" w:initials="GG">
    <w:p w14:paraId="687FC605" w14:textId="77777777" w:rsidR="00B91E4A" w:rsidRDefault="005C10F3" w:rsidP="00B91E4A">
      <w:pPr>
        <w:pStyle w:val="CommentText"/>
      </w:pPr>
      <w:r>
        <w:rPr>
          <w:rStyle w:val="CommentReference"/>
        </w:rPr>
        <w:annotationRef/>
      </w:r>
      <w:r w:rsidR="00B91E4A">
        <w:rPr>
          <w:color w:val="000000"/>
        </w:rPr>
        <w:t>Coltan could you put together a supplementary note going into detail re: the dissection and also make whatever edits to this section are necessary. I’ve been using “ventrocaudal telencephalon” to describe where we dissected but let me know if you want to use different terminology</w:t>
      </w:r>
    </w:p>
  </w:comment>
  <w:comment w:id="561" w:author="Graham, Gabriel J." w:date="2026-07-19T17:55:00Z" w:initials="GG">
    <w:p w14:paraId="3E94E312" w14:textId="55EF9465" w:rsidR="004B14B0" w:rsidRDefault="003341ED" w:rsidP="004B14B0">
      <w:pPr>
        <w:pStyle w:val="CommentText"/>
      </w:pPr>
      <w:r>
        <w:rPr>
          <w:rStyle w:val="CommentReference"/>
        </w:rPr>
        <w:annotationRef/>
      </w:r>
      <w:r w:rsidR="004B14B0">
        <w:rPr>
          <w:color w:val="000000"/>
        </w:rPr>
        <w:t>Katie or whomever is relevant please write, from nuclei isolation through to clustering</w:t>
      </w:r>
    </w:p>
  </w:comment>
  <w:comment w:id="562" w:author="Graham, Gabriel J." w:date="2026-07-19T17:57:00Z" w:initials="GG">
    <w:p w14:paraId="09FC655B" w14:textId="77777777" w:rsidR="00991F18" w:rsidRDefault="00991F18" w:rsidP="00991F18">
      <w:pPr>
        <w:pStyle w:val="CommentText"/>
      </w:pPr>
      <w:r>
        <w:rPr>
          <w:rStyle w:val="CommentReference"/>
        </w:rPr>
        <w:annotationRef/>
      </w:r>
      <w:r>
        <w:t>Justin please have whomever is relevant write</w:t>
      </w:r>
    </w:p>
  </w:comment>
  <w:comment w:id="607" w:author="Graham, Gabriel J." w:date="2026-07-19T17:58:00Z" w:initials="GG">
    <w:p w14:paraId="3D49E222" w14:textId="77777777" w:rsidR="00E051B3" w:rsidRDefault="00E051B3" w:rsidP="00E051B3">
      <w:pPr>
        <w:pStyle w:val="CommentText"/>
      </w:pPr>
      <w:r>
        <w:rPr>
          <w:rStyle w:val="CommentReference"/>
        </w:rPr>
        <w:annotationRef/>
      </w:r>
      <w:r>
        <w:t>Justin or Yixiao Please write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2390DA7D" w15:done="0"/>
  <w15:commentEx w15:paraId="40493486" w15:done="0"/>
  <w15:commentEx w15:paraId="5DC37D7E" w15:done="0"/>
  <w15:commentEx w15:paraId="66E8E686" w15:done="0"/>
  <w15:commentEx w15:paraId="195DF22A" w15:done="0"/>
  <w15:commentEx w15:paraId="58BA1AA8" w15:done="0"/>
  <w15:commentEx w15:paraId="3679217C" w15:done="0"/>
  <w15:commentEx w15:paraId="687FC605" w15:done="0"/>
  <w15:commentEx w15:paraId="3E94E312" w15:done="0"/>
  <w15:commentEx w15:paraId="09FC655B" w15:done="0"/>
  <w15:commentEx w15:paraId="3D49E22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702999ED" w16cex:dateUtc="2026-07-21T20:38:00Z"/>
  <w16cex:commentExtensible w16cex:durableId="55350473" w16cex:dateUtc="2026-07-21T20:42:00Z"/>
  <w16cex:commentExtensible w16cex:durableId="47187B49" w16cex:dateUtc="2026-07-31T16:34:00Z"/>
  <w16cex:commentExtensible w16cex:durableId="510A8EF8" w16cex:dateUtc="2026-07-17T21:08:00Z"/>
  <w16cex:commentExtensible w16cex:durableId="6FF11B9D" w16cex:dateUtc="2026-07-30T16:21:00Z"/>
  <w16cex:commentExtensible w16cex:durableId="505B9A27" w16cex:dateUtc="2026-07-30T02:08:00Z"/>
  <w16cex:commentExtensible w16cex:durableId="5F842474" w16cex:dateUtc="2026-07-30T23:28:00Z"/>
  <w16cex:commentExtensible w16cex:durableId="3228E7E0" w16cex:dateUtc="2026-07-20T16:03:00Z"/>
  <w16cex:commentExtensible w16cex:durableId="08D43EA4" w16cex:dateUtc="2026-07-19T21:55:00Z"/>
  <w16cex:commentExtensible w16cex:durableId="591CE5A0" w16cex:dateUtc="2026-07-19T21:57:00Z"/>
  <w16cex:commentExtensible w16cex:durableId="50E0E624" w16cex:dateUtc="2026-07-19T21: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2390DA7D" w16cid:durableId="702999ED"/>
  <w16cid:commentId w16cid:paraId="40493486" w16cid:durableId="55350473"/>
  <w16cid:commentId w16cid:paraId="5DC37D7E" w16cid:durableId="47187B49"/>
  <w16cid:commentId w16cid:paraId="66E8E686" w16cid:durableId="510A8EF8"/>
  <w16cid:commentId w16cid:paraId="195DF22A" w16cid:durableId="6FF11B9D"/>
  <w16cid:commentId w16cid:paraId="58BA1AA8" w16cid:durableId="505B9A27"/>
  <w16cid:commentId w16cid:paraId="3679217C" w16cid:durableId="5F842474"/>
  <w16cid:commentId w16cid:paraId="687FC605" w16cid:durableId="3228E7E0"/>
  <w16cid:commentId w16cid:paraId="3E94E312" w16cid:durableId="08D43EA4"/>
  <w16cid:commentId w16cid:paraId="09FC655B" w16cid:durableId="591CE5A0"/>
  <w16cid:commentId w16cid:paraId="3D49E222" w16cid:durableId="50E0E62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E2FC5FD" w14:textId="77777777" w:rsidR="008176E0" w:rsidRDefault="008176E0" w:rsidP="00485133">
      <w:r>
        <w:separator/>
      </w:r>
    </w:p>
  </w:endnote>
  <w:endnote w:type="continuationSeparator" w:id="0">
    <w:p w14:paraId="4C11325F" w14:textId="77777777" w:rsidR="008176E0" w:rsidRDefault="008176E0" w:rsidP="004851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D4B55DE" w14:textId="77777777" w:rsidR="00DE5A61" w:rsidRDefault="00DE5A6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81D016E" w14:textId="77777777" w:rsidR="008176E0" w:rsidRDefault="008176E0" w:rsidP="00485133">
      <w:r>
        <w:separator/>
      </w:r>
    </w:p>
  </w:footnote>
  <w:footnote w:type="continuationSeparator" w:id="0">
    <w:p w14:paraId="03A71A2C" w14:textId="77777777" w:rsidR="008176E0" w:rsidRDefault="008176E0" w:rsidP="0048513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4AC3299" w14:textId="77777777" w:rsidR="00DE5A61" w:rsidRDefault="00DE5A6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710663C"/>
    <w:multiLevelType w:val="hybridMultilevel"/>
    <w:tmpl w:val="824658D2"/>
    <w:lvl w:ilvl="0" w:tplc="D74ADD8A">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1A6524C"/>
    <w:multiLevelType w:val="hybridMultilevel"/>
    <w:tmpl w:val="B428FE5E"/>
    <w:lvl w:ilvl="0" w:tplc="8DFEC09C">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46B6749D"/>
    <w:multiLevelType w:val="hybridMultilevel"/>
    <w:tmpl w:val="5046F57C"/>
    <w:lvl w:ilvl="0" w:tplc="F8ACA66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03F3BAE"/>
    <w:multiLevelType w:val="hybridMultilevel"/>
    <w:tmpl w:val="2550C8A4"/>
    <w:lvl w:ilvl="0" w:tplc="02EA0B62">
      <w:start w:val="2"/>
      <w:numFmt w:val="bullet"/>
      <w:lvlText w:val="-"/>
      <w:lvlJc w:val="left"/>
      <w:pPr>
        <w:ind w:left="420" w:hanging="360"/>
      </w:pPr>
      <w:rPr>
        <w:rFonts w:ascii="Times New Roman" w:eastAsiaTheme="minorHAnsi" w:hAnsi="Times New Roman" w:cs="Times New Roman"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4" w15:restartNumberingAfterBreak="0">
    <w:nsid w:val="74442713"/>
    <w:multiLevelType w:val="hybridMultilevel"/>
    <w:tmpl w:val="FC060E64"/>
    <w:lvl w:ilvl="0" w:tplc="97621368">
      <w:start w:val="1"/>
      <w:numFmt w:val="bullet"/>
      <w:lvlText w:val=""/>
      <w:lvlJc w:val="left"/>
      <w:pPr>
        <w:ind w:left="720" w:hanging="360"/>
      </w:pPr>
      <w:rPr>
        <w:rFonts w:ascii="Symbol" w:eastAsiaTheme="minorHAnsi" w:hAnsi="Symbol" w:cs="Times New Roman (Body C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AB002BC"/>
    <w:multiLevelType w:val="hybridMultilevel"/>
    <w:tmpl w:val="56124152"/>
    <w:lvl w:ilvl="0" w:tplc="46A47D10">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47038209">
    <w:abstractNumId w:val="5"/>
  </w:num>
  <w:num w:numId="2" w16cid:durableId="1920164938">
    <w:abstractNumId w:val="1"/>
  </w:num>
  <w:num w:numId="3" w16cid:durableId="2128348">
    <w:abstractNumId w:val="4"/>
  </w:num>
  <w:num w:numId="4" w16cid:durableId="438066328">
    <w:abstractNumId w:val="0"/>
  </w:num>
  <w:num w:numId="5" w16cid:durableId="449131336">
    <w:abstractNumId w:val="3"/>
  </w:num>
  <w:num w:numId="6" w16cid:durableId="607322564">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Rhodes, Justin S">
    <w15:presenceInfo w15:providerId="AD" w15:userId="S::jrhodes@illinois.edu::27bcc96f-859c-4b57-a2a0-7a1e2125262b"/>
  </w15:person>
  <w15:person w15:author="Graham, Gabriel J.">
    <w15:presenceInfo w15:providerId="AD" w15:userId="S::gjg2134@cumc.columbia.edu::d04249e3-dddd-46f1-a69e-ff52b6530909"/>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5"/>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16FA"/>
    <w:rsid w:val="0000678A"/>
    <w:rsid w:val="00007CA9"/>
    <w:rsid w:val="00013B2B"/>
    <w:rsid w:val="00013D8B"/>
    <w:rsid w:val="00017C6D"/>
    <w:rsid w:val="00021BBD"/>
    <w:rsid w:val="00021DFB"/>
    <w:rsid w:val="00024751"/>
    <w:rsid w:val="000256B5"/>
    <w:rsid w:val="00026866"/>
    <w:rsid w:val="00026EE3"/>
    <w:rsid w:val="00027947"/>
    <w:rsid w:val="00031B43"/>
    <w:rsid w:val="00032EC3"/>
    <w:rsid w:val="00036E25"/>
    <w:rsid w:val="00047A9E"/>
    <w:rsid w:val="0005005F"/>
    <w:rsid w:val="00051CD7"/>
    <w:rsid w:val="00052114"/>
    <w:rsid w:val="00053087"/>
    <w:rsid w:val="000532BC"/>
    <w:rsid w:val="00056B81"/>
    <w:rsid w:val="00057566"/>
    <w:rsid w:val="00060A4E"/>
    <w:rsid w:val="00063CC7"/>
    <w:rsid w:val="00065EE2"/>
    <w:rsid w:val="000720FC"/>
    <w:rsid w:val="00073A7B"/>
    <w:rsid w:val="00081C22"/>
    <w:rsid w:val="00083E1E"/>
    <w:rsid w:val="00084CB5"/>
    <w:rsid w:val="00085C8E"/>
    <w:rsid w:val="00085EC5"/>
    <w:rsid w:val="0009095F"/>
    <w:rsid w:val="00093E8E"/>
    <w:rsid w:val="0009486A"/>
    <w:rsid w:val="000A04FB"/>
    <w:rsid w:val="000A129F"/>
    <w:rsid w:val="000A3941"/>
    <w:rsid w:val="000A694F"/>
    <w:rsid w:val="000A7BB6"/>
    <w:rsid w:val="000B01EA"/>
    <w:rsid w:val="000B2652"/>
    <w:rsid w:val="000C33B0"/>
    <w:rsid w:val="000C584D"/>
    <w:rsid w:val="000E12FE"/>
    <w:rsid w:val="000E3F08"/>
    <w:rsid w:val="000F0BD7"/>
    <w:rsid w:val="000F5186"/>
    <w:rsid w:val="000F54D0"/>
    <w:rsid w:val="00100931"/>
    <w:rsid w:val="00112078"/>
    <w:rsid w:val="00121609"/>
    <w:rsid w:val="001225C7"/>
    <w:rsid w:val="00123917"/>
    <w:rsid w:val="00127676"/>
    <w:rsid w:val="00137AED"/>
    <w:rsid w:val="00142C03"/>
    <w:rsid w:val="00146E01"/>
    <w:rsid w:val="00152ED0"/>
    <w:rsid w:val="001575EF"/>
    <w:rsid w:val="00173A1E"/>
    <w:rsid w:val="00174060"/>
    <w:rsid w:val="00181D2D"/>
    <w:rsid w:val="001856E9"/>
    <w:rsid w:val="00185E00"/>
    <w:rsid w:val="00190090"/>
    <w:rsid w:val="001942D0"/>
    <w:rsid w:val="001A15EB"/>
    <w:rsid w:val="001A5C06"/>
    <w:rsid w:val="001A65DE"/>
    <w:rsid w:val="001B0395"/>
    <w:rsid w:val="001B7043"/>
    <w:rsid w:val="001C3D08"/>
    <w:rsid w:val="001C7F1E"/>
    <w:rsid w:val="001D3188"/>
    <w:rsid w:val="001E145A"/>
    <w:rsid w:val="001E59FF"/>
    <w:rsid w:val="001F1449"/>
    <w:rsid w:val="00202D27"/>
    <w:rsid w:val="0020355D"/>
    <w:rsid w:val="00212FC0"/>
    <w:rsid w:val="0021381B"/>
    <w:rsid w:val="0023338A"/>
    <w:rsid w:val="0025005C"/>
    <w:rsid w:val="002613B6"/>
    <w:rsid w:val="002636B9"/>
    <w:rsid w:val="00264846"/>
    <w:rsid w:val="00264867"/>
    <w:rsid w:val="002661BD"/>
    <w:rsid w:val="0026691F"/>
    <w:rsid w:val="00266E78"/>
    <w:rsid w:val="00267A9B"/>
    <w:rsid w:val="00271E33"/>
    <w:rsid w:val="00277514"/>
    <w:rsid w:val="00277795"/>
    <w:rsid w:val="00287262"/>
    <w:rsid w:val="00287C69"/>
    <w:rsid w:val="00294947"/>
    <w:rsid w:val="00296CF0"/>
    <w:rsid w:val="002B52D9"/>
    <w:rsid w:val="002C0089"/>
    <w:rsid w:val="002C130D"/>
    <w:rsid w:val="002C292C"/>
    <w:rsid w:val="002C4026"/>
    <w:rsid w:val="002D1A1A"/>
    <w:rsid w:val="002D1FFB"/>
    <w:rsid w:val="002D3F77"/>
    <w:rsid w:val="002D4401"/>
    <w:rsid w:val="002D5F81"/>
    <w:rsid w:val="002D7F34"/>
    <w:rsid w:val="002E29FC"/>
    <w:rsid w:val="002F0AE6"/>
    <w:rsid w:val="002F2A67"/>
    <w:rsid w:val="00304865"/>
    <w:rsid w:val="00306D5A"/>
    <w:rsid w:val="003139C8"/>
    <w:rsid w:val="0031506B"/>
    <w:rsid w:val="00317AC5"/>
    <w:rsid w:val="00321681"/>
    <w:rsid w:val="003341ED"/>
    <w:rsid w:val="003372A9"/>
    <w:rsid w:val="00344061"/>
    <w:rsid w:val="0034452B"/>
    <w:rsid w:val="00345212"/>
    <w:rsid w:val="00345CB0"/>
    <w:rsid w:val="003471BC"/>
    <w:rsid w:val="003509A3"/>
    <w:rsid w:val="0035227F"/>
    <w:rsid w:val="00353774"/>
    <w:rsid w:val="0035522B"/>
    <w:rsid w:val="00361EB1"/>
    <w:rsid w:val="00362C1C"/>
    <w:rsid w:val="00364E61"/>
    <w:rsid w:val="00371CA8"/>
    <w:rsid w:val="00382FC9"/>
    <w:rsid w:val="003861FB"/>
    <w:rsid w:val="00393C5E"/>
    <w:rsid w:val="00395B26"/>
    <w:rsid w:val="00395F94"/>
    <w:rsid w:val="003A38D8"/>
    <w:rsid w:val="003B11D7"/>
    <w:rsid w:val="003B67E0"/>
    <w:rsid w:val="003B69C0"/>
    <w:rsid w:val="003C0375"/>
    <w:rsid w:val="003C61F2"/>
    <w:rsid w:val="003D6751"/>
    <w:rsid w:val="003E4DDF"/>
    <w:rsid w:val="003E7C41"/>
    <w:rsid w:val="003F13DB"/>
    <w:rsid w:val="003F42C7"/>
    <w:rsid w:val="003F53CC"/>
    <w:rsid w:val="003F6938"/>
    <w:rsid w:val="003F6DE9"/>
    <w:rsid w:val="0040232C"/>
    <w:rsid w:val="00412F78"/>
    <w:rsid w:val="004136AC"/>
    <w:rsid w:val="00414B4E"/>
    <w:rsid w:val="00415AF2"/>
    <w:rsid w:val="00422C46"/>
    <w:rsid w:val="004340FC"/>
    <w:rsid w:val="00437591"/>
    <w:rsid w:val="004428A4"/>
    <w:rsid w:val="00446156"/>
    <w:rsid w:val="004554AD"/>
    <w:rsid w:val="00461386"/>
    <w:rsid w:val="00461D0A"/>
    <w:rsid w:val="004634AC"/>
    <w:rsid w:val="004648F4"/>
    <w:rsid w:val="00466473"/>
    <w:rsid w:val="00467056"/>
    <w:rsid w:val="004671DB"/>
    <w:rsid w:val="00467A00"/>
    <w:rsid w:val="00471DCC"/>
    <w:rsid w:val="0048000D"/>
    <w:rsid w:val="004816FA"/>
    <w:rsid w:val="004828F1"/>
    <w:rsid w:val="00484C13"/>
    <w:rsid w:val="00485133"/>
    <w:rsid w:val="00486CB8"/>
    <w:rsid w:val="004878FE"/>
    <w:rsid w:val="00491F69"/>
    <w:rsid w:val="004958FF"/>
    <w:rsid w:val="004A2114"/>
    <w:rsid w:val="004A7A7C"/>
    <w:rsid w:val="004B14B0"/>
    <w:rsid w:val="004B219E"/>
    <w:rsid w:val="004B30CE"/>
    <w:rsid w:val="004B376B"/>
    <w:rsid w:val="004D49F9"/>
    <w:rsid w:val="004D60C4"/>
    <w:rsid w:val="004E043A"/>
    <w:rsid w:val="004E4E61"/>
    <w:rsid w:val="004F4BE8"/>
    <w:rsid w:val="00514562"/>
    <w:rsid w:val="00515930"/>
    <w:rsid w:val="00520F12"/>
    <w:rsid w:val="0052265A"/>
    <w:rsid w:val="005339FF"/>
    <w:rsid w:val="00536D5D"/>
    <w:rsid w:val="00543726"/>
    <w:rsid w:val="0054434D"/>
    <w:rsid w:val="00546599"/>
    <w:rsid w:val="00555CB5"/>
    <w:rsid w:val="00555E1C"/>
    <w:rsid w:val="0057036D"/>
    <w:rsid w:val="00571B44"/>
    <w:rsid w:val="0057324D"/>
    <w:rsid w:val="005750F7"/>
    <w:rsid w:val="00577390"/>
    <w:rsid w:val="00577575"/>
    <w:rsid w:val="005777FD"/>
    <w:rsid w:val="00581F6A"/>
    <w:rsid w:val="00582F40"/>
    <w:rsid w:val="005924E4"/>
    <w:rsid w:val="005969A0"/>
    <w:rsid w:val="005A5266"/>
    <w:rsid w:val="005A5613"/>
    <w:rsid w:val="005A5924"/>
    <w:rsid w:val="005A6CD0"/>
    <w:rsid w:val="005B29AC"/>
    <w:rsid w:val="005B3EFA"/>
    <w:rsid w:val="005C10F3"/>
    <w:rsid w:val="005C1206"/>
    <w:rsid w:val="005C15E1"/>
    <w:rsid w:val="005C2135"/>
    <w:rsid w:val="005C3963"/>
    <w:rsid w:val="005D608E"/>
    <w:rsid w:val="005E11A7"/>
    <w:rsid w:val="005E315B"/>
    <w:rsid w:val="005E352F"/>
    <w:rsid w:val="005E6D3B"/>
    <w:rsid w:val="005F0F41"/>
    <w:rsid w:val="005F1690"/>
    <w:rsid w:val="005F2690"/>
    <w:rsid w:val="005F5289"/>
    <w:rsid w:val="006056B6"/>
    <w:rsid w:val="00606D62"/>
    <w:rsid w:val="006112BF"/>
    <w:rsid w:val="0061407C"/>
    <w:rsid w:val="006145D5"/>
    <w:rsid w:val="00615890"/>
    <w:rsid w:val="00616AEC"/>
    <w:rsid w:val="006237C8"/>
    <w:rsid w:val="00624645"/>
    <w:rsid w:val="00624B3D"/>
    <w:rsid w:val="00624FDC"/>
    <w:rsid w:val="006352E1"/>
    <w:rsid w:val="006363E5"/>
    <w:rsid w:val="00636965"/>
    <w:rsid w:val="00636B11"/>
    <w:rsid w:val="006414B3"/>
    <w:rsid w:val="00641B20"/>
    <w:rsid w:val="006424C0"/>
    <w:rsid w:val="00646584"/>
    <w:rsid w:val="00646BA7"/>
    <w:rsid w:val="00647315"/>
    <w:rsid w:val="00653426"/>
    <w:rsid w:val="006537FF"/>
    <w:rsid w:val="00662040"/>
    <w:rsid w:val="00663046"/>
    <w:rsid w:val="006648A8"/>
    <w:rsid w:val="00664EF3"/>
    <w:rsid w:val="00666EF2"/>
    <w:rsid w:val="00671CA5"/>
    <w:rsid w:val="00676B87"/>
    <w:rsid w:val="006841D9"/>
    <w:rsid w:val="00685644"/>
    <w:rsid w:val="00686A03"/>
    <w:rsid w:val="006915ED"/>
    <w:rsid w:val="00693770"/>
    <w:rsid w:val="006943DC"/>
    <w:rsid w:val="00694459"/>
    <w:rsid w:val="006960D4"/>
    <w:rsid w:val="006A3906"/>
    <w:rsid w:val="006A58B2"/>
    <w:rsid w:val="006A6964"/>
    <w:rsid w:val="006A74D0"/>
    <w:rsid w:val="006B5E2E"/>
    <w:rsid w:val="006C4906"/>
    <w:rsid w:val="006C603E"/>
    <w:rsid w:val="006D23BB"/>
    <w:rsid w:val="006E0C84"/>
    <w:rsid w:val="006E1E2E"/>
    <w:rsid w:val="006E2FB6"/>
    <w:rsid w:val="00706198"/>
    <w:rsid w:val="00706EBA"/>
    <w:rsid w:val="00706FDF"/>
    <w:rsid w:val="0071780B"/>
    <w:rsid w:val="00722AF7"/>
    <w:rsid w:val="00725FD3"/>
    <w:rsid w:val="0072779C"/>
    <w:rsid w:val="00736DDD"/>
    <w:rsid w:val="00737F9A"/>
    <w:rsid w:val="00740D5D"/>
    <w:rsid w:val="00743B20"/>
    <w:rsid w:val="0074463F"/>
    <w:rsid w:val="00753B93"/>
    <w:rsid w:val="00753C87"/>
    <w:rsid w:val="007558D5"/>
    <w:rsid w:val="00760B46"/>
    <w:rsid w:val="00765A31"/>
    <w:rsid w:val="00772C22"/>
    <w:rsid w:val="00773EB3"/>
    <w:rsid w:val="0077473A"/>
    <w:rsid w:val="007748F6"/>
    <w:rsid w:val="0078035B"/>
    <w:rsid w:val="00794BD9"/>
    <w:rsid w:val="00795D6D"/>
    <w:rsid w:val="007B28CF"/>
    <w:rsid w:val="007B3AC0"/>
    <w:rsid w:val="007B5324"/>
    <w:rsid w:val="007D0AAA"/>
    <w:rsid w:val="007D4E1D"/>
    <w:rsid w:val="007E0ACD"/>
    <w:rsid w:val="007E5738"/>
    <w:rsid w:val="007E72A3"/>
    <w:rsid w:val="007F2078"/>
    <w:rsid w:val="007F73C2"/>
    <w:rsid w:val="007F7B85"/>
    <w:rsid w:val="0080702E"/>
    <w:rsid w:val="008073F9"/>
    <w:rsid w:val="0081143E"/>
    <w:rsid w:val="008176E0"/>
    <w:rsid w:val="008219FB"/>
    <w:rsid w:val="008252DF"/>
    <w:rsid w:val="00825820"/>
    <w:rsid w:val="008376D2"/>
    <w:rsid w:val="00852AB4"/>
    <w:rsid w:val="00853F0F"/>
    <w:rsid w:val="008544F0"/>
    <w:rsid w:val="00873441"/>
    <w:rsid w:val="008751EA"/>
    <w:rsid w:val="0087743C"/>
    <w:rsid w:val="008847F6"/>
    <w:rsid w:val="008C1A15"/>
    <w:rsid w:val="008C5902"/>
    <w:rsid w:val="008C6120"/>
    <w:rsid w:val="008C6AF5"/>
    <w:rsid w:val="008D0F6D"/>
    <w:rsid w:val="008D4815"/>
    <w:rsid w:val="008E2FAC"/>
    <w:rsid w:val="008E5C00"/>
    <w:rsid w:val="008E5D07"/>
    <w:rsid w:val="008F02EC"/>
    <w:rsid w:val="008F18CE"/>
    <w:rsid w:val="008F5F53"/>
    <w:rsid w:val="008F7A2F"/>
    <w:rsid w:val="009021B3"/>
    <w:rsid w:val="009076FF"/>
    <w:rsid w:val="0090798C"/>
    <w:rsid w:val="009100F9"/>
    <w:rsid w:val="009208CE"/>
    <w:rsid w:val="00921877"/>
    <w:rsid w:val="00921CD4"/>
    <w:rsid w:val="00935F98"/>
    <w:rsid w:val="00936738"/>
    <w:rsid w:val="00940122"/>
    <w:rsid w:val="009402D1"/>
    <w:rsid w:val="00940846"/>
    <w:rsid w:val="0094374A"/>
    <w:rsid w:val="00946194"/>
    <w:rsid w:val="009527A3"/>
    <w:rsid w:val="0095315E"/>
    <w:rsid w:val="009539CB"/>
    <w:rsid w:val="009539CC"/>
    <w:rsid w:val="00954328"/>
    <w:rsid w:val="00960B36"/>
    <w:rsid w:val="009638F7"/>
    <w:rsid w:val="00970814"/>
    <w:rsid w:val="009724E6"/>
    <w:rsid w:val="0097327E"/>
    <w:rsid w:val="009737B1"/>
    <w:rsid w:val="0097409C"/>
    <w:rsid w:val="00976804"/>
    <w:rsid w:val="00977985"/>
    <w:rsid w:val="00985AED"/>
    <w:rsid w:val="00991F18"/>
    <w:rsid w:val="00993703"/>
    <w:rsid w:val="00997370"/>
    <w:rsid w:val="00997F7F"/>
    <w:rsid w:val="009B0FE5"/>
    <w:rsid w:val="009B4B26"/>
    <w:rsid w:val="009B7419"/>
    <w:rsid w:val="009B745B"/>
    <w:rsid w:val="009C1C7A"/>
    <w:rsid w:val="009C5659"/>
    <w:rsid w:val="009D2526"/>
    <w:rsid w:val="009D42E4"/>
    <w:rsid w:val="009E152A"/>
    <w:rsid w:val="009E3FD8"/>
    <w:rsid w:val="009E49E6"/>
    <w:rsid w:val="009F25AA"/>
    <w:rsid w:val="009F4952"/>
    <w:rsid w:val="00A15165"/>
    <w:rsid w:val="00A23928"/>
    <w:rsid w:val="00A26A09"/>
    <w:rsid w:val="00A31F21"/>
    <w:rsid w:val="00A5211F"/>
    <w:rsid w:val="00A549A6"/>
    <w:rsid w:val="00A56AAE"/>
    <w:rsid w:val="00A62EB2"/>
    <w:rsid w:val="00A66F6A"/>
    <w:rsid w:val="00A7398D"/>
    <w:rsid w:val="00A84C82"/>
    <w:rsid w:val="00A85F90"/>
    <w:rsid w:val="00A90752"/>
    <w:rsid w:val="00A967A5"/>
    <w:rsid w:val="00AB18FA"/>
    <w:rsid w:val="00AB19C0"/>
    <w:rsid w:val="00AB2D47"/>
    <w:rsid w:val="00AC133B"/>
    <w:rsid w:val="00AC52FC"/>
    <w:rsid w:val="00AE103B"/>
    <w:rsid w:val="00AE13A1"/>
    <w:rsid w:val="00AE1E99"/>
    <w:rsid w:val="00AF03D5"/>
    <w:rsid w:val="00AF1966"/>
    <w:rsid w:val="00B01EFF"/>
    <w:rsid w:val="00B13A2F"/>
    <w:rsid w:val="00B169CA"/>
    <w:rsid w:val="00B16F07"/>
    <w:rsid w:val="00B20310"/>
    <w:rsid w:val="00B24ECA"/>
    <w:rsid w:val="00B25474"/>
    <w:rsid w:val="00B267E5"/>
    <w:rsid w:val="00B26804"/>
    <w:rsid w:val="00B36C6C"/>
    <w:rsid w:val="00B3738B"/>
    <w:rsid w:val="00B37F6D"/>
    <w:rsid w:val="00B5051C"/>
    <w:rsid w:val="00B56453"/>
    <w:rsid w:val="00B57062"/>
    <w:rsid w:val="00B57B95"/>
    <w:rsid w:val="00B6161D"/>
    <w:rsid w:val="00B66FAB"/>
    <w:rsid w:val="00B677E1"/>
    <w:rsid w:val="00B70931"/>
    <w:rsid w:val="00B73602"/>
    <w:rsid w:val="00B746A3"/>
    <w:rsid w:val="00B747A1"/>
    <w:rsid w:val="00B75C16"/>
    <w:rsid w:val="00B80674"/>
    <w:rsid w:val="00B85D20"/>
    <w:rsid w:val="00B91E4A"/>
    <w:rsid w:val="00B965EE"/>
    <w:rsid w:val="00B96A83"/>
    <w:rsid w:val="00BA4CCE"/>
    <w:rsid w:val="00BB1D69"/>
    <w:rsid w:val="00BB7A98"/>
    <w:rsid w:val="00BD29CF"/>
    <w:rsid w:val="00BD3704"/>
    <w:rsid w:val="00BD3B17"/>
    <w:rsid w:val="00BE0608"/>
    <w:rsid w:val="00BE15FE"/>
    <w:rsid w:val="00BE2E09"/>
    <w:rsid w:val="00BE39A3"/>
    <w:rsid w:val="00BE3ABD"/>
    <w:rsid w:val="00BE4FE1"/>
    <w:rsid w:val="00BF1E03"/>
    <w:rsid w:val="00BF6921"/>
    <w:rsid w:val="00C02425"/>
    <w:rsid w:val="00C024DD"/>
    <w:rsid w:val="00C05010"/>
    <w:rsid w:val="00C0534F"/>
    <w:rsid w:val="00C054BD"/>
    <w:rsid w:val="00C10A2B"/>
    <w:rsid w:val="00C14CF5"/>
    <w:rsid w:val="00C16BE9"/>
    <w:rsid w:val="00C27653"/>
    <w:rsid w:val="00C2794B"/>
    <w:rsid w:val="00C334F5"/>
    <w:rsid w:val="00C4164E"/>
    <w:rsid w:val="00C448A3"/>
    <w:rsid w:val="00C613B5"/>
    <w:rsid w:val="00C6492A"/>
    <w:rsid w:val="00C743E6"/>
    <w:rsid w:val="00C76F28"/>
    <w:rsid w:val="00C81F05"/>
    <w:rsid w:val="00C84A93"/>
    <w:rsid w:val="00C869E2"/>
    <w:rsid w:val="00C91E74"/>
    <w:rsid w:val="00C94021"/>
    <w:rsid w:val="00C951A0"/>
    <w:rsid w:val="00C96FF7"/>
    <w:rsid w:val="00C97163"/>
    <w:rsid w:val="00CB3966"/>
    <w:rsid w:val="00CB445F"/>
    <w:rsid w:val="00CC0144"/>
    <w:rsid w:val="00CC6736"/>
    <w:rsid w:val="00CD0D94"/>
    <w:rsid w:val="00CD2B72"/>
    <w:rsid w:val="00CD494C"/>
    <w:rsid w:val="00CD7E4F"/>
    <w:rsid w:val="00CE26B5"/>
    <w:rsid w:val="00CE3295"/>
    <w:rsid w:val="00CE482C"/>
    <w:rsid w:val="00CE51AB"/>
    <w:rsid w:val="00CE5A22"/>
    <w:rsid w:val="00CF0966"/>
    <w:rsid w:val="00CF0C60"/>
    <w:rsid w:val="00CF4436"/>
    <w:rsid w:val="00CF496A"/>
    <w:rsid w:val="00CF51E5"/>
    <w:rsid w:val="00D017AF"/>
    <w:rsid w:val="00D047AE"/>
    <w:rsid w:val="00D04814"/>
    <w:rsid w:val="00D105E1"/>
    <w:rsid w:val="00D14500"/>
    <w:rsid w:val="00D15EB5"/>
    <w:rsid w:val="00D1686A"/>
    <w:rsid w:val="00D202B5"/>
    <w:rsid w:val="00D20926"/>
    <w:rsid w:val="00D231FF"/>
    <w:rsid w:val="00D24FC1"/>
    <w:rsid w:val="00D31A85"/>
    <w:rsid w:val="00D33ED4"/>
    <w:rsid w:val="00D606D4"/>
    <w:rsid w:val="00D62C93"/>
    <w:rsid w:val="00D660FA"/>
    <w:rsid w:val="00D666C6"/>
    <w:rsid w:val="00D6765B"/>
    <w:rsid w:val="00D7250E"/>
    <w:rsid w:val="00D737B1"/>
    <w:rsid w:val="00D73BFC"/>
    <w:rsid w:val="00D75AD5"/>
    <w:rsid w:val="00DA1F8D"/>
    <w:rsid w:val="00DB34A4"/>
    <w:rsid w:val="00DB6277"/>
    <w:rsid w:val="00DC133F"/>
    <w:rsid w:val="00DC13FD"/>
    <w:rsid w:val="00DC30C8"/>
    <w:rsid w:val="00DC551E"/>
    <w:rsid w:val="00DD2C55"/>
    <w:rsid w:val="00DD445A"/>
    <w:rsid w:val="00DD5AF2"/>
    <w:rsid w:val="00DD66E0"/>
    <w:rsid w:val="00DE38F9"/>
    <w:rsid w:val="00DE5581"/>
    <w:rsid w:val="00DE5A61"/>
    <w:rsid w:val="00DF0001"/>
    <w:rsid w:val="00DF78E6"/>
    <w:rsid w:val="00E01B46"/>
    <w:rsid w:val="00E01DA9"/>
    <w:rsid w:val="00E051B3"/>
    <w:rsid w:val="00E06DBA"/>
    <w:rsid w:val="00E074EF"/>
    <w:rsid w:val="00E079A0"/>
    <w:rsid w:val="00E10162"/>
    <w:rsid w:val="00E10872"/>
    <w:rsid w:val="00E1149A"/>
    <w:rsid w:val="00E12101"/>
    <w:rsid w:val="00E1687F"/>
    <w:rsid w:val="00E16D82"/>
    <w:rsid w:val="00E16FFA"/>
    <w:rsid w:val="00E2315F"/>
    <w:rsid w:val="00E24CD5"/>
    <w:rsid w:val="00E2702B"/>
    <w:rsid w:val="00E2709A"/>
    <w:rsid w:val="00E34A71"/>
    <w:rsid w:val="00E4476A"/>
    <w:rsid w:val="00E44D1F"/>
    <w:rsid w:val="00E471D6"/>
    <w:rsid w:val="00E50DD5"/>
    <w:rsid w:val="00E540CF"/>
    <w:rsid w:val="00E5529F"/>
    <w:rsid w:val="00E55315"/>
    <w:rsid w:val="00E57312"/>
    <w:rsid w:val="00E654EB"/>
    <w:rsid w:val="00E71627"/>
    <w:rsid w:val="00E71A84"/>
    <w:rsid w:val="00E74112"/>
    <w:rsid w:val="00E75029"/>
    <w:rsid w:val="00EA726B"/>
    <w:rsid w:val="00EB0F9F"/>
    <w:rsid w:val="00EB403D"/>
    <w:rsid w:val="00EB67D3"/>
    <w:rsid w:val="00EC4DDB"/>
    <w:rsid w:val="00ED189D"/>
    <w:rsid w:val="00EE418C"/>
    <w:rsid w:val="00EE6FAB"/>
    <w:rsid w:val="00EF68F9"/>
    <w:rsid w:val="00F02AF1"/>
    <w:rsid w:val="00F1566A"/>
    <w:rsid w:val="00F20567"/>
    <w:rsid w:val="00F2184E"/>
    <w:rsid w:val="00F3162F"/>
    <w:rsid w:val="00F35B6E"/>
    <w:rsid w:val="00F3627F"/>
    <w:rsid w:val="00F40EEE"/>
    <w:rsid w:val="00F41A9D"/>
    <w:rsid w:val="00F457F3"/>
    <w:rsid w:val="00F53B62"/>
    <w:rsid w:val="00F54267"/>
    <w:rsid w:val="00F61EA0"/>
    <w:rsid w:val="00F65F7E"/>
    <w:rsid w:val="00F70959"/>
    <w:rsid w:val="00F818EB"/>
    <w:rsid w:val="00F87F11"/>
    <w:rsid w:val="00F90DC5"/>
    <w:rsid w:val="00F9175F"/>
    <w:rsid w:val="00F92B50"/>
    <w:rsid w:val="00FA2712"/>
    <w:rsid w:val="00FA51D0"/>
    <w:rsid w:val="00FA7CDB"/>
    <w:rsid w:val="00FB021F"/>
    <w:rsid w:val="00FB0418"/>
    <w:rsid w:val="00FB08DE"/>
    <w:rsid w:val="00FB20A3"/>
    <w:rsid w:val="00FC0AE9"/>
    <w:rsid w:val="00FC1908"/>
    <w:rsid w:val="00FC4A4D"/>
    <w:rsid w:val="00FC57CB"/>
    <w:rsid w:val="00FC5F35"/>
    <w:rsid w:val="00FD16BF"/>
    <w:rsid w:val="00FD437F"/>
    <w:rsid w:val="00FD5498"/>
    <w:rsid w:val="00FE4DCE"/>
    <w:rsid w:val="00FF1F55"/>
    <w:rsid w:val="00FF53C2"/>
    <w:rsid w:val="00FF577F"/>
    <w:rsid w:val="00FF75E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E5C975"/>
  <w15:chartTrackingRefBased/>
  <w15:docId w15:val="{EBD1BCE9-DD73-AF46-A56D-F3353CEC1F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heme="minorHAnsi" w:hAnsi="Times New Roman" w:cs="Times New Roman (Body CS)"/>
        <w:color w:val="000000" w:themeColor="text1"/>
        <w:kern w:val="2"/>
        <w:sz w:val="24"/>
        <w:szCs w:val="30"/>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16FA"/>
  </w:style>
  <w:style w:type="paragraph" w:styleId="Heading1">
    <w:name w:val="heading 1"/>
    <w:basedOn w:val="Normal"/>
    <w:next w:val="Normal"/>
    <w:link w:val="Heading1Char"/>
    <w:uiPriority w:val="9"/>
    <w:qFormat/>
    <w:rsid w:val="004816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16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16F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16F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4816F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4816FA"/>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816FA"/>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816FA"/>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816FA"/>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16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16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16FA"/>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16FA"/>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4816FA"/>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4816F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816F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816F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816F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816FA"/>
    <w:pPr>
      <w:spacing w:after="80"/>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4816FA"/>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4816FA"/>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16F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4816F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816FA"/>
    <w:rPr>
      <w:i/>
      <w:iCs/>
      <w:color w:val="404040" w:themeColor="text1" w:themeTint="BF"/>
    </w:rPr>
  </w:style>
  <w:style w:type="paragraph" w:styleId="ListParagraph">
    <w:name w:val="List Paragraph"/>
    <w:basedOn w:val="Normal"/>
    <w:uiPriority w:val="34"/>
    <w:qFormat/>
    <w:rsid w:val="004816FA"/>
    <w:pPr>
      <w:ind w:left="720"/>
      <w:contextualSpacing/>
    </w:pPr>
  </w:style>
  <w:style w:type="character" w:styleId="IntenseEmphasis">
    <w:name w:val="Intense Emphasis"/>
    <w:basedOn w:val="DefaultParagraphFont"/>
    <w:uiPriority w:val="21"/>
    <w:qFormat/>
    <w:rsid w:val="004816FA"/>
    <w:rPr>
      <w:i/>
      <w:iCs/>
      <w:color w:val="0F4761" w:themeColor="accent1" w:themeShade="BF"/>
    </w:rPr>
  </w:style>
  <w:style w:type="paragraph" w:styleId="IntenseQuote">
    <w:name w:val="Intense Quote"/>
    <w:basedOn w:val="Normal"/>
    <w:next w:val="Normal"/>
    <w:link w:val="IntenseQuoteChar"/>
    <w:uiPriority w:val="30"/>
    <w:qFormat/>
    <w:rsid w:val="004816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16FA"/>
    <w:rPr>
      <w:i/>
      <w:iCs/>
      <w:color w:val="0F4761" w:themeColor="accent1" w:themeShade="BF"/>
    </w:rPr>
  </w:style>
  <w:style w:type="character" w:styleId="IntenseReference">
    <w:name w:val="Intense Reference"/>
    <w:basedOn w:val="DefaultParagraphFont"/>
    <w:uiPriority w:val="32"/>
    <w:qFormat/>
    <w:rsid w:val="004816FA"/>
    <w:rPr>
      <w:b/>
      <w:bCs/>
      <w:smallCaps/>
      <w:color w:val="0F4761" w:themeColor="accent1" w:themeShade="BF"/>
      <w:spacing w:val="5"/>
    </w:rPr>
  </w:style>
  <w:style w:type="character" w:styleId="CommentReference">
    <w:name w:val="annotation reference"/>
    <w:basedOn w:val="DefaultParagraphFont"/>
    <w:uiPriority w:val="99"/>
    <w:semiHidden/>
    <w:unhideWhenUsed/>
    <w:rsid w:val="004816FA"/>
    <w:rPr>
      <w:sz w:val="16"/>
      <w:szCs w:val="16"/>
    </w:rPr>
  </w:style>
  <w:style w:type="paragraph" w:styleId="CommentText">
    <w:name w:val="annotation text"/>
    <w:basedOn w:val="Normal"/>
    <w:link w:val="CommentTextChar"/>
    <w:uiPriority w:val="99"/>
    <w:unhideWhenUsed/>
    <w:rsid w:val="004816FA"/>
    <w:rPr>
      <w:sz w:val="20"/>
      <w:szCs w:val="20"/>
    </w:rPr>
  </w:style>
  <w:style w:type="character" w:customStyle="1" w:styleId="CommentTextChar">
    <w:name w:val="Comment Text Char"/>
    <w:basedOn w:val="DefaultParagraphFont"/>
    <w:link w:val="CommentText"/>
    <w:uiPriority w:val="99"/>
    <w:rsid w:val="004816FA"/>
    <w:rPr>
      <w:sz w:val="20"/>
      <w:szCs w:val="20"/>
    </w:rPr>
  </w:style>
  <w:style w:type="paragraph" w:styleId="CommentSubject">
    <w:name w:val="annotation subject"/>
    <w:basedOn w:val="CommentText"/>
    <w:next w:val="CommentText"/>
    <w:link w:val="CommentSubjectChar"/>
    <w:uiPriority w:val="99"/>
    <w:semiHidden/>
    <w:unhideWhenUsed/>
    <w:rsid w:val="004816FA"/>
    <w:rPr>
      <w:b/>
      <w:bCs/>
    </w:rPr>
  </w:style>
  <w:style w:type="character" w:customStyle="1" w:styleId="CommentSubjectChar">
    <w:name w:val="Comment Subject Char"/>
    <w:basedOn w:val="CommentTextChar"/>
    <w:link w:val="CommentSubject"/>
    <w:uiPriority w:val="99"/>
    <w:semiHidden/>
    <w:rsid w:val="004816FA"/>
    <w:rPr>
      <w:b/>
      <w:bCs/>
      <w:sz w:val="20"/>
      <w:szCs w:val="20"/>
    </w:rPr>
  </w:style>
  <w:style w:type="paragraph" w:styleId="Header">
    <w:name w:val="header"/>
    <w:basedOn w:val="Normal"/>
    <w:link w:val="HeaderChar"/>
    <w:uiPriority w:val="99"/>
    <w:unhideWhenUsed/>
    <w:rsid w:val="004816FA"/>
    <w:pPr>
      <w:tabs>
        <w:tab w:val="center" w:pos="4680"/>
        <w:tab w:val="right" w:pos="9360"/>
      </w:tabs>
    </w:pPr>
  </w:style>
  <w:style w:type="character" w:customStyle="1" w:styleId="HeaderChar">
    <w:name w:val="Header Char"/>
    <w:basedOn w:val="DefaultParagraphFont"/>
    <w:link w:val="Header"/>
    <w:uiPriority w:val="99"/>
    <w:rsid w:val="004816FA"/>
  </w:style>
  <w:style w:type="paragraph" w:styleId="Footer">
    <w:name w:val="footer"/>
    <w:basedOn w:val="Normal"/>
    <w:link w:val="FooterChar"/>
    <w:uiPriority w:val="99"/>
    <w:unhideWhenUsed/>
    <w:rsid w:val="004816FA"/>
    <w:pPr>
      <w:tabs>
        <w:tab w:val="center" w:pos="4680"/>
        <w:tab w:val="right" w:pos="9360"/>
      </w:tabs>
    </w:pPr>
  </w:style>
  <w:style w:type="character" w:customStyle="1" w:styleId="FooterChar">
    <w:name w:val="Footer Char"/>
    <w:basedOn w:val="DefaultParagraphFont"/>
    <w:link w:val="Footer"/>
    <w:uiPriority w:val="99"/>
    <w:rsid w:val="004816FA"/>
  </w:style>
  <w:style w:type="paragraph" w:styleId="Caption">
    <w:name w:val="caption"/>
    <w:basedOn w:val="Normal"/>
    <w:next w:val="Normal"/>
    <w:uiPriority w:val="35"/>
    <w:unhideWhenUsed/>
    <w:qFormat/>
    <w:rsid w:val="004816FA"/>
    <w:pPr>
      <w:spacing w:after="200"/>
    </w:pPr>
    <w:rPr>
      <w:i/>
      <w:iCs/>
      <w:color w:val="0E2841" w:themeColor="text2"/>
      <w:sz w:val="18"/>
      <w:szCs w:val="18"/>
    </w:rPr>
  </w:style>
  <w:style w:type="paragraph" w:styleId="NormalWeb">
    <w:name w:val="Normal (Web)"/>
    <w:basedOn w:val="Normal"/>
    <w:uiPriority w:val="99"/>
    <w:semiHidden/>
    <w:unhideWhenUsed/>
    <w:rsid w:val="004816FA"/>
    <w:pPr>
      <w:spacing w:before="100" w:beforeAutospacing="1" w:after="100" w:afterAutospacing="1"/>
    </w:pPr>
    <w:rPr>
      <w:rFonts w:eastAsia="Times New Roman" w:cs="Times New Roman"/>
      <w:color w:val="auto"/>
      <w:kern w:val="0"/>
      <w:szCs w:val="24"/>
      <w14:ligatures w14:val="none"/>
    </w:rPr>
  </w:style>
  <w:style w:type="paragraph" w:styleId="Bibliography">
    <w:name w:val="Bibliography"/>
    <w:basedOn w:val="Normal"/>
    <w:next w:val="Normal"/>
    <w:uiPriority w:val="37"/>
    <w:unhideWhenUsed/>
    <w:rsid w:val="004816FA"/>
    <w:pPr>
      <w:tabs>
        <w:tab w:val="left" w:pos="504"/>
      </w:tabs>
      <w:spacing w:after="240"/>
      <w:ind w:left="504" w:hanging="504"/>
    </w:pPr>
  </w:style>
  <w:style w:type="paragraph" w:styleId="NoSpacing">
    <w:name w:val="No Spacing"/>
    <w:uiPriority w:val="1"/>
    <w:qFormat/>
    <w:rsid w:val="004816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6/09/relationships/commentsIds" Target="commentsIds.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comments" Target="comments.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96B7879191E50A4AAAE05B439EDDC02C" ma:contentTypeVersion="10" ma:contentTypeDescription="Create a new document." ma:contentTypeScope="" ma:versionID="3f2d7982759a07367ccfdef1137c2b1a">
  <xsd:schema xmlns:xsd="http://www.w3.org/2001/XMLSchema" xmlns:xs="http://www.w3.org/2001/XMLSchema" xmlns:p="http://schemas.microsoft.com/office/2006/metadata/properties" xmlns:ns3="571a3d99-6795-4360-9ac0-0295bb4ceb32" targetNamespace="http://schemas.microsoft.com/office/2006/metadata/properties" ma:root="true" ma:fieldsID="cb871dbdfaf26c47009d691a4e72a0c1" ns3:_="">
    <xsd:import namespace="571a3d99-6795-4360-9ac0-0295bb4ceb3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element ref="ns3:MediaServiceBillingMetadata"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71a3d99-6795-4360-9ac0-0295bb4ceb3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BillingMetadata" ma:index="13" nillable="true" ma:displayName="MediaServiceBillingMetadata" ma:hidden="true" ma:internalName="MediaServiceBillingMetadata" ma:readOnly="true">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571a3d99-6795-4360-9ac0-0295bb4ceb32" xsi:nil="true"/>
  </documentManagement>
</p:properties>
</file>

<file path=customXml/itemProps1.xml><?xml version="1.0" encoding="utf-8"?>
<ds:datastoreItem xmlns:ds="http://schemas.openxmlformats.org/officeDocument/2006/customXml" ds:itemID="{3E968C65-22C6-4EA7-91FF-80C2582E7D8E}">
  <ds:schemaRefs>
    <ds:schemaRef ds:uri="http://schemas.microsoft.com/sharepoint/v3/contenttype/forms"/>
  </ds:schemaRefs>
</ds:datastoreItem>
</file>

<file path=customXml/itemProps2.xml><?xml version="1.0" encoding="utf-8"?>
<ds:datastoreItem xmlns:ds="http://schemas.openxmlformats.org/officeDocument/2006/customXml" ds:itemID="{ADC2B541-83A6-4E61-BB3A-CF0DF096A07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71a3d99-6795-4360-9ac0-0295bb4ceb3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D481B94-8CC3-4C26-A5D3-A9237C285D69}">
  <ds:schemaRefs>
    <ds:schemaRef ds:uri="http://schemas.microsoft.com/office/2006/metadata/properties"/>
    <ds:schemaRef ds:uri="http://schemas.microsoft.com/office/infopath/2007/PartnerControls"/>
    <ds:schemaRef ds:uri="571a3d99-6795-4360-9ac0-0295bb4ceb32"/>
  </ds:schemaRefs>
</ds:datastoreItem>
</file>

<file path=docMetadata/LabelInfo.xml><?xml version="1.0" encoding="utf-8"?>
<clbl:labelList xmlns:clbl="http://schemas.microsoft.com/office/2020/mipLabelMetadata">
  <clbl:label id="{b0002a9b-0017-404d-97dc-3d3bab09be81}" enabled="0" method="" siteId="{b0002a9b-0017-404d-97dc-3d3bab09be81}" removed="1"/>
</clbl:labelList>
</file>

<file path=docProps/app.xml><?xml version="1.0" encoding="utf-8"?>
<Properties xmlns="http://schemas.openxmlformats.org/officeDocument/2006/extended-properties" xmlns:vt="http://schemas.openxmlformats.org/officeDocument/2006/docPropsVTypes">
  <Template>Normal.dotm</Template>
  <TotalTime>1052</TotalTime>
  <Pages>27</Pages>
  <Words>54397</Words>
  <Characters>310065</Characters>
  <Application>Microsoft Office Word</Application>
  <DocSecurity>0</DocSecurity>
  <Lines>2583</Lines>
  <Paragraphs>727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Graham, Gabriel J.</dc:creator>
  <cp:keywords/>
  <dc:description/>
  <cp:lastModifiedBy>Graham, Gabriel J.</cp:lastModifiedBy>
  <cp:revision>1</cp:revision>
  <cp:lastPrinted>2026-07-19T17:52:00Z</cp:lastPrinted>
  <dcterms:created xsi:type="dcterms:W3CDTF">2026-07-30T23:09:00Z</dcterms:created>
  <dcterms:modified xsi:type="dcterms:W3CDTF">2026-08-04T18:18:00Z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0x01010096B7879191E50A4AAAE05B439EDDC02C</vt:lpwstr>
  </property>
  <property fmtid="{D5CDD505-2E9C-101B-9397-08002B2CF9AE}" pid="3" name="ZOTERO_PREF_1">
    <vt:lpwstr>&lt;data data-version="3" zotero-version="9.0.6"&gt;&lt;session id="JoIMOIcl"/&gt;&lt;style id="http://www.zotero.org/styles/pnas" hasBibliography="1" bibliographyStyleHasBeenSet="1"/&gt;&lt;prefs&gt;&lt;pref name="fieldType" value="Field"/&gt;&lt;/prefs&gt;&lt;/data&gt;</vt:lpwstr>
  </property>
</Properties>
</file>