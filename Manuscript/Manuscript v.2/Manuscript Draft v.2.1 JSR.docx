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9A9B7" w14:textId="77777777" w:rsidR="004816FA" w:rsidRPr="00013D8B" w:rsidRDefault="004816FA" w:rsidP="004816FA">
      <w:pPr>
        <w:rPr>
          <w:b/>
          <w:bCs/>
        </w:rPr>
      </w:pPr>
      <w:commentRangeStart w:id="0"/>
      <w:commentRangeStart w:id="1"/>
      <w:r w:rsidRPr="00013D8B">
        <w:rPr>
          <w:b/>
          <w:bCs/>
        </w:rPr>
        <w:t>Remodeling of the Preoptic Area Drives Distinct Phases of Protandrous Sex Change</w:t>
      </w:r>
    </w:p>
    <w:p w14:paraId="47C3FD1F" w14:textId="77777777" w:rsidR="00013D8B" w:rsidRPr="00013D8B" w:rsidRDefault="00013D8B" w:rsidP="004816FA"/>
    <w:p w14:paraId="677098E3" w14:textId="2BFAC293" w:rsidR="006112BF" w:rsidRPr="00013D8B" w:rsidRDefault="004816FA" w:rsidP="004816FA">
      <w:pPr>
        <w:rPr>
          <w:vertAlign w:val="superscript"/>
        </w:rPr>
      </w:pPr>
      <w:r w:rsidRPr="00013D8B">
        <w:t>Gabriel J. Graham</w:t>
      </w:r>
      <w:r w:rsidRPr="00013D8B">
        <w:rPr>
          <w:vertAlign w:val="superscript"/>
        </w:rPr>
        <w:t>1</w:t>
      </w:r>
      <w:r w:rsidRPr="00013D8B">
        <w:t>, Kathryn E. Leatherbury</w:t>
      </w:r>
      <w:r w:rsidR="00CB445F">
        <w:rPr>
          <w:vertAlign w:val="superscript"/>
        </w:rPr>
        <w:t>2</w:t>
      </w:r>
      <w:r w:rsidRPr="00013D8B">
        <w:t>, Yash Deswal</w:t>
      </w:r>
      <w:r w:rsidR="00CB445F">
        <w:rPr>
          <w:vertAlign w:val="superscript"/>
        </w:rPr>
        <w:t>3</w:t>
      </w:r>
      <w:r w:rsidRPr="00013D8B">
        <w:t>, Emma M. Ibanez</w:t>
      </w:r>
      <w:r w:rsidR="00725FD3">
        <w:rPr>
          <w:vertAlign w:val="superscript"/>
        </w:rPr>
        <w:t>4</w:t>
      </w:r>
      <w:r w:rsidRPr="00013D8B">
        <w:t>, Meghan G. Connolly</w:t>
      </w:r>
      <w:r w:rsidR="00725FD3">
        <w:rPr>
          <w:vertAlign w:val="superscript"/>
        </w:rPr>
        <w:t>5</w:t>
      </w:r>
      <w:r w:rsidRPr="00013D8B">
        <w:t>, Coltan G. Parker</w:t>
      </w:r>
      <w:r w:rsidR="00725FD3">
        <w:rPr>
          <w:vertAlign w:val="superscript"/>
        </w:rPr>
        <w:t>6</w:t>
      </w:r>
      <w:r w:rsidRPr="00013D8B">
        <w:t>, Zachary V. Johnson</w:t>
      </w:r>
      <w:r w:rsidR="00725FD3">
        <w:rPr>
          <w:vertAlign w:val="superscript"/>
        </w:rPr>
        <w:t>7</w:t>
      </w:r>
      <w:r w:rsidRPr="00013D8B">
        <w:t>, Jeffrey T. Streelman</w:t>
      </w:r>
      <w:r w:rsidR="00725FD3">
        <w:rPr>
          <w:vertAlign w:val="superscript"/>
        </w:rPr>
        <w:t>2</w:t>
      </w:r>
      <w:r w:rsidRPr="00013D8B">
        <w:t>, Justin S. Rhodes</w:t>
      </w:r>
      <w:r w:rsidR="00725FD3">
        <w:rPr>
          <w:vertAlign w:val="superscript"/>
        </w:rPr>
        <w:t>3</w:t>
      </w:r>
      <w:r w:rsidR="00514562" w:rsidRPr="00013D8B">
        <w:rPr>
          <w:vertAlign w:val="superscript"/>
        </w:rPr>
        <w:t>,</w:t>
      </w:r>
      <w:r w:rsidR="00C613B5">
        <w:rPr>
          <w:vertAlign w:val="superscript"/>
        </w:rPr>
        <w:t>8</w:t>
      </w:r>
    </w:p>
    <w:p w14:paraId="25E24BA8" w14:textId="77777777" w:rsidR="006112BF" w:rsidRPr="00013D8B" w:rsidRDefault="006112BF" w:rsidP="004816FA">
      <w:pPr>
        <w:rPr>
          <w:vertAlign w:val="superscript"/>
        </w:rPr>
      </w:pPr>
    </w:p>
    <w:p w14:paraId="6840D396" w14:textId="77777777" w:rsidR="006537FF" w:rsidRPr="00013D8B" w:rsidRDefault="006112BF">
      <w:r w:rsidRPr="00013D8B">
        <w:rPr>
          <w:vertAlign w:val="superscript"/>
        </w:rPr>
        <w:t>1</w:t>
      </w:r>
      <w:r w:rsidRPr="00013D8B">
        <w:t xml:space="preserve"> </w:t>
      </w:r>
      <w:r w:rsidR="006537FF" w:rsidRPr="00013D8B">
        <w:t xml:space="preserve">Mortimer B. Zuckerman Mind, Brain, and Behavior Institute, Columbia University, New York, NY, 10027, United States of America </w:t>
      </w:r>
    </w:p>
    <w:p w14:paraId="27F84D17" w14:textId="1F5CE655" w:rsidR="006537FF" w:rsidRPr="00013D8B" w:rsidRDefault="006537FF" w:rsidP="006537FF">
      <w:pPr>
        <w:rPr>
          <w:vertAlign w:val="superscript"/>
        </w:rPr>
      </w:pPr>
      <w:r w:rsidRPr="00013D8B">
        <w:rPr>
          <w:vertAlign w:val="superscript"/>
        </w:rPr>
        <w:t xml:space="preserve">2 </w:t>
      </w:r>
    </w:p>
    <w:p w14:paraId="400F7F98" w14:textId="77777777" w:rsidR="006537FF" w:rsidRPr="00013D8B" w:rsidRDefault="006537FF" w:rsidP="006537FF">
      <w:pPr>
        <w:rPr>
          <w:vertAlign w:val="superscript"/>
        </w:rPr>
      </w:pPr>
      <w:r w:rsidRPr="00013D8B">
        <w:rPr>
          <w:vertAlign w:val="superscript"/>
        </w:rPr>
        <w:t>3</w:t>
      </w:r>
    </w:p>
    <w:p w14:paraId="2DA00076" w14:textId="77777777" w:rsidR="006537FF" w:rsidRPr="00013D8B" w:rsidRDefault="006537FF" w:rsidP="006537FF">
      <w:pPr>
        <w:rPr>
          <w:vertAlign w:val="superscript"/>
        </w:rPr>
      </w:pPr>
      <w:r w:rsidRPr="00013D8B">
        <w:rPr>
          <w:vertAlign w:val="superscript"/>
        </w:rPr>
        <w:t>4</w:t>
      </w:r>
    </w:p>
    <w:p w14:paraId="7AC39591" w14:textId="77777777" w:rsidR="006537FF" w:rsidRPr="00013D8B" w:rsidRDefault="006537FF" w:rsidP="006537FF">
      <w:pPr>
        <w:rPr>
          <w:vertAlign w:val="superscript"/>
        </w:rPr>
      </w:pPr>
      <w:r w:rsidRPr="00013D8B">
        <w:rPr>
          <w:vertAlign w:val="superscript"/>
        </w:rPr>
        <w:t>5</w:t>
      </w:r>
    </w:p>
    <w:p w14:paraId="5D5ED9A6" w14:textId="77777777" w:rsidR="006537FF" w:rsidRPr="00013D8B" w:rsidRDefault="006537FF" w:rsidP="006537FF">
      <w:pPr>
        <w:rPr>
          <w:vertAlign w:val="superscript"/>
        </w:rPr>
      </w:pPr>
      <w:r w:rsidRPr="00013D8B">
        <w:rPr>
          <w:vertAlign w:val="superscript"/>
        </w:rPr>
        <w:t>6</w:t>
      </w:r>
    </w:p>
    <w:p w14:paraId="6C9A2FC2" w14:textId="77777777" w:rsidR="00C613B5" w:rsidRDefault="00514562" w:rsidP="006537FF">
      <w:pPr>
        <w:rPr>
          <w:vertAlign w:val="superscript"/>
        </w:rPr>
      </w:pPr>
      <w:r w:rsidRPr="00013D8B">
        <w:rPr>
          <w:vertAlign w:val="superscript"/>
        </w:rPr>
        <w:t xml:space="preserve">7 </w:t>
      </w:r>
    </w:p>
    <w:p w14:paraId="62916144" w14:textId="72272860" w:rsidR="00514562" w:rsidRPr="00013D8B" w:rsidRDefault="00C613B5" w:rsidP="006537FF">
      <w:pPr>
        <w:rPr>
          <w:vertAlign w:val="superscript"/>
        </w:rPr>
      </w:pPr>
      <w:r>
        <w:rPr>
          <w:vertAlign w:val="superscript"/>
        </w:rPr>
        <w:t>8</w:t>
      </w:r>
      <w:r w:rsidR="00514562" w:rsidRPr="00013D8B">
        <w:t>Department of Psychology, University of Illinois, Champaign, IL, USA</w:t>
      </w:r>
      <w:commentRangeEnd w:id="0"/>
      <w:r w:rsidR="00DC329C" w:rsidRPr="00013D8B">
        <w:rPr>
          <w:rStyle w:val="CommentReference"/>
          <w:sz w:val="24"/>
          <w:szCs w:val="30"/>
          <w:vertAlign w:val="superscript"/>
        </w:rPr>
        <w:commentReference w:id="0"/>
      </w:r>
      <w:commentRangeEnd w:id="1"/>
      <w:r w:rsidR="005739D4" w:rsidRPr="00013D8B">
        <w:rPr>
          <w:rStyle w:val="CommentReference"/>
          <w:sz w:val="24"/>
          <w:szCs w:val="30"/>
          <w:vertAlign w:val="superscript"/>
        </w:rPr>
        <w:commentReference w:id="1"/>
      </w:r>
    </w:p>
    <w:p w14:paraId="34F89003" w14:textId="77777777" w:rsidR="00FF577F" w:rsidRPr="00013D8B" w:rsidRDefault="00FF577F" w:rsidP="00FF577F"/>
    <w:p w14:paraId="3EB991C4" w14:textId="77777777" w:rsidR="00FF577F" w:rsidRPr="00013D8B" w:rsidRDefault="00FF577F" w:rsidP="003218DF">
      <w:r w:rsidRPr="00013D8B">
        <w:t xml:space="preserve">Corresponding author:  </w:t>
      </w:r>
    </w:p>
    <w:p w14:paraId="7019DB66" w14:textId="77777777" w:rsidR="00FF577F" w:rsidRPr="00013D8B" w:rsidRDefault="00FF577F" w:rsidP="003218DF">
      <w:r w:rsidRPr="00013D8B">
        <w:t>Justin S. Rhodes</w:t>
      </w:r>
    </w:p>
    <w:p w14:paraId="2B02D809" w14:textId="77777777" w:rsidR="00FF577F" w:rsidRPr="00013D8B" w:rsidRDefault="00FF577F" w:rsidP="003218DF">
      <w:r w:rsidRPr="00013D8B">
        <w:t>Department of Psychology</w:t>
      </w:r>
    </w:p>
    <w:p w14:paraId="27268E0A" w14:textId="77777777" w:rsidR="00FF577F" w:rsidRPr="00013D8B" w:rsidRDefault="00FF577F" w:rsidP="003218DF">
      <w:r w:rsidRPr="00013D8B">
        <w:t>603 East Daniel St., Champaign, IL 61820</w:t>
      </w:r>
    </w:p>
    <w:p w14:paraId="0D23D507" w14:textId="77777777" w:rsidR="00FF577F" w:rsidRPr="00013D8B" w:rsidRDefault="00FF577F" w:rsidP="003218DF">
      <w:r w:rsidRPr="00013D8B">
        <w:t>Email: jrhodes@illinois.edu</w:t>
      </w:r>
    </w:p>
    <w:p w14:paraId="448614B8" w14:textId="77777777" w:rsidR="00E1149A" w:rsidRDefault="00FF577F" w:rsidP="003218DF">
      <w:pPr>
        <w:rPr>
          <w:b/>
          <w:bCs/>
          <w:u w:val="single"/>
        </w:rPr>
      </w:pPr>
      <w:r w:rsidRPr="00013D8B">
        <w:t>Phone: 503-413-9241</w:t>
      </w:r>
      <w:r w:rsidR="006537FF" w:rsidRPr="00013D8B">
        <w:rPr>
          <w:b/>
          <w:bCs/>
        </w:rPr>
        <w:br w:type="page"/>
      </w:r>
      <w:r w:rsidR="00E1149A" w:rsidRPr="004816FA">
        <w:rPr>
          <w:b/>
          <w:bCs/>
          <w:u w:val="single"/>
        </w:rPr>
        <w:lastRenderedPageBreak/>
        <w:t>Abstract</w:t>
      </w:r>
    </w:p>
    <w:p w14:paraId="66D5BE2B" w14:textId="17410031" w:rsidR="00E1149A" w:rsidRPr="008E35BA" w:rsidDel="00A335BB" w:rsidRDefault="00A335BB" w:rsidP="003218DF">
      <w:pPr>
        <w:rPr>
          <w:del w:id="2" w:author="Rhodes, Justin S" w:date="2026-09-03T11:46:00Z" w16du:dateUtc="2026-09-03T16:46:00Z"/>
        </w:rPr>
      </w:pPr>
      <w:ins w:id="3" w:author="Rhodes, Justin S" w:date="2026-09-03T11:46:00Z" w16du:dateUtc="2026-09-03T16:46:00Z">
        <w:r w:rsidRPr="00A335BB">
          <w:t>Phenotypic plasticity allows organisms to modify behavior, physiology, and morphology in response to environmental change. Among its most dramatic forms is adult sex change, in which social cues trigger transformation from one functional sex to another. In the protandrous anemonefish (</w:t>
        </w:r>
        <w:r w:rsidRPr="00A335BB">
          <w:rPr>
            <w:i/>
            <w:iCs/>
            <w:rPrChange w:id="4" w:author="Rhodes, Justin S" w:date="2026-09-03T11:46:00Z" w16du:dateUtc="2026-09-03T16:46:00Z">
              <w:rPr/>
            </w:rPrChange>
          </w:rPr>
          <w:t>Amphiprion ocellaris</w:t>
        </w:r>
        <w:r w:rsidRPr="00A335BB">
          <w:t xml:space="preserve">), males become females after attaining social dominance, but how the brain orchestrates this transition remains poorly understood. We combined single-nucleus multiomics (RNA and ATAC), spatial transcriptomics, </w:t>
        </w:r>
      </w:ins>
      <w:ins w:id="5" w:author="Rhodes, Justin S" w:date="2026-09-04T11:30:00Z" w16du:dateUtc="2026-09-04T16:30:00Z">
        <w:r w:rsidR="00540717">
          <w:t>sex hormone profiling, gonadal histology and</w:t>
        </w:r>
      </w:ins>
      <w:ins w:id="6" w:author="Rhodes, Justin S" w:date="2026-09-03T11:46:00Z" w16du:dateUtc="2026-09-03T16:46:00Z">
        <w:r w:rsidRPr="00A335BB">
          <w:t xml:space="preserve"> behavior</w:t>
        </w:r>
      </w:ins>
      <w:ins w:id="7" w:author="Rhodes, Justin S" w:date="2026-09-04T11:30:00Z" w16du:dateUtc="2026-09-04T16:30:00Z">
        <w:r w:rsidR="00540717">
          <w:t>al analysis</w:t>
        </w:r>
      </w:ins>
      <w:ins w:id="8" w:author="Rhodes, Justin S" w:date="2026-09-03T11:46:00Z" w16du:dateUtc="2026-09-03T16:46:00Z">
        <w:r w:rsidRPr="00A335BB">
          <w:t xml:space="preserve"> to characterize remodeling of the preoptic area (POA)</w:t>
        </w:r>
      </w:ins>
      <w:ins w:id="9" w:author="Rhodes, Justin S" w:date="2026-09-03T11:48:00Z" w16du:dateUtc="2026-09-03T16:48:00Z">
        <w:r>
          <w:t xml:space="preserve"> and adjacent regions</w:t>
        </w:r>
      </w:ins>
      <w:ins w:id="10" w:author="Rhodes, Justin S" w:date="2026-09-03T11:46:00Z" w16du:dateUtc="2026-09-03T16:46:00Z">
        <w:r w:rsidRPr="00A335BB">
          <w:t xml:space="preserve"> across sex change. Analysis of 35,364 nuclei revealed extensive cell-type-specific remodeling, with radial glia cells (RGCs) and POA </w:t>
        </w:r>
      </w:ins>
      <w:ins w:id="11" w:author="Rhodes, Justin S" w:date="2026-09-03T11:48:00Z" w16du:dateUtc="2026-09-03T16:48:00Z">
        <w:r>
          <w:t xml:space="preserve">neurosecretory </w:t>
        </w:r>
      </w:ins>
      <w:ins w:id="12" w:author="Rhodes, Justin S" w:date="2026-09-03T11:46:00Z" w16du:dateUtc="2026-09-03T16:46:00Z">
        <w:r w:rsidRPr="00A335BB">
          <w:t xml:space="preserve">neurons showing </w:t>
        </w:r>
      </w:ins>
      <w:ins w:id="13" w:author="Rhodes, Justin S" w:date="2026-09-04T11:33:00Z" w16du:dateUtc="2026-09-04T16:33:00Z">
        <w:r w:rsidR="00540717">
          <w:t xml:space="preserve">the most </w:t>
        </w:r>
      </w:ins>
      <w:ins w:id="14" w:author="Rhodes, Justin S" w:date="2026-09-03T11:46:00Z" w16du:dateUtc="2026-09-03T16:46:00Z">
        <w:r w:rsidRPr="00A335BB">
          <w:t xml:space="preserve">prominent changes in abundance, gene expression, and chromatin accessibility. Machine-learning models revealed asynchronous transitions across cell types, with many female-specific transcriptional programs emerging only after gonadal transformation. During the intermediate phase, RGCs showed reduced brain aromatase and </w:t>
        </w:r>
        <w:commentRangeStart w:id="15"/>
        <w:r w:rsidRPr="00A335BB">
          <w:t>transcriptional</w:t>
        </w:r>
      </w:ins>
      <w:commentRangeEnd w:id="15"/>
      <w:r w:rsidRPr="00A335BB">
        <w:rPr>
          <w:rStyle w:val="CommentReference"/>
          <w:sz w:val="24"/>
          <w:szCs w:val="30"/>
        </w:rPr>
        <w:commentReference w:id="15"/>
      </w:r>
      <w:ins w:id="16" w:author="Rhodes, Justin S" w:date="2026-09-03T11:46:00Z" w16du:dateUtc="2026-09-03T16:46:00Z">
        <w:r w:rsidRPr="00A335BB">
          <w:t xml:space="preserve"> and chromatin signatures consistent with increased neurogenic activity. POA neurons concurrently showed evidence of immature-neuron incorporation, including expansion of a cholecystokinin-expressing population implicated in ovarian development. Changes in POA neuropeptide expression predicted decreased luteinizing hormone and increased follicle-stimulating hormone production</w:t>
        </w:r>
      </w:ins>
      <w:ins w:id="17" w:author="Rhodes, Justin S" w:date="2026-09-04T11:31:00Z" w16du:dateUtc="2026-09-04T16:31:00Z">
        <w:r w:rsidR="00540717">
          <w:t xml:space="preserve"> </w:t>
        </w:r>
      </w:ins>
      <w:ins w:id="18" w:author="Rhodes, Justin S" w:date="2026-09-04T11:34:00Z" w16du:dateUtc="2026-09-04T16:34:00Z">
        <w:r w:rsidR="00540717">
          <w:t>as</w:t>
        </w:r>
      </w:ins>
      <w:ins w:id="19" w:author="Rhodes, Justin S" w:date="2026-09-04T11:31:00Z" w16du:dateUtc="2026-09-04T16:31:00Z">
        <w:r w:rsidR="00540717">
          <w:t xml:space="preserve"> sex change</w:t>
        </w:r>
      </w:ins>
      <w:ins w:id="20" w:author="Rhodes, Justin S" w:date="2026-09-04T11:34:00Z" w16du:dateUtc="2026-09-04T16:34:00Z">
        <w:r w:rsidR="00540717">
          <w:t xml:space="preserve"> progressed</w:t>
        </w:r>
      </w:ins>
      <w:ins w:id="21" w:author="Rhodes, Justin S" w:date="2026-09-03T11:46:00Z" w16du:dateUtc="2026-09-03T16:46:00Z">
        <w:r w:rsidRPr="00A335BB">
          <w:t xml:space="preserve">. Regulatory analyses implicated </w:t>
        </w:r>
        <w:r w:rsidRPr="00A335BB">
          <w:rPr>
            <w:i/>
            <w:iCs/>
            <w:rPrChange w:id="22" w:author="Rhodes, Justin S" w:date="2026-09-03T11:56:00Z" w16du:dateUtc="2026-09-03T16:56:00Z">
              <w:rPr/>
            </w:rPrChange>
          </w:rPr>
          <w:t>gli1</w:t>
        </w:r>
        <w:r w:rsidRPr="00A335BB">
          <w:t xml:space="preserve"> and </w:t>
        </w:r>
        <w:r w:rsidRPr="00A335BB">
          <w:rPr>
            <w:i/>
            <w:iCs/>
            <w:rPrChange w:id="23" w:author="Rhodes, Justin S" w:date="2026-09-03T11:56:00Z" w16du:dateUtc="2026-09-03T16:56:00Z">
              <w:rPr/>
            </w:rPrChange>
          </w:rPr>
          <w:t>uncx</w:t>
        </w:r>
        <w:r w:rsidRPr="00A335BB">
          <w:t xml:space="preserve"> in RGC remodeling and </w:t>
        </w:r>
        <w:r w:rsidRPr="00A335BB">
          <w:rPr>
            <w:i/>
            <w:iCs/>
            <w:rPrChange w:id="24" w:author="Rhodes, Justin S" w:date="2026-09-03T11:56:00Z" w16du:dateUtc="2026-09-03T16:56:00Z">
              <w:rPr/>
            </w:rPrChange>
          </w:rPr>
          <w:t>esr2b</w:t>
        </w:r>
        <w:r w:rsidRPr="00A335BB">
          <w:t xml:space="preserve">, </w:t>
        </w:r>
        <w:r w:rsidRPr="00A335BB">
          <w:rPr>
            <w:i/>
            <w:iCs/>
            <w:rPrChange w:id="25" w:author="Rhodes, Justin S" w:date="2026-09-03T11:56:00Z" w16du:dateUtc="2026-09-03T16:56:00Z">
              <w:rPr/>
            </w:rPrChange>
          </w:rPr>
          <w:t>pgr</w:t>
        </w:r>
        <w:r w:rsidRPr="00A335BB">
          <w:t xml:space="preserve">, </w:t>
        </w:r>
        <w:r w:rsidRPr="00A335BB">
          <w:rPr>
            <w:i/>
            <w:iCs/>
            <w:rPrChange w:id="26" w:author="Rhodes, Justin S" w:date="2026-09-03T11:56:00Z" w16du:dateUtc="2026-09-03T16:56:00Z">
              <w:rPr/>
            </w:rPrChange>
          </w:rPr>
          <w:t>ar</w:t>
        </w:r>
        <w:r w:rsidRPr="00A335BB">
          <w:t xml:space="preserve">, and </w:t>
        </w:r>
        <w:r w:rsidRPr="00A335BB">
          <w:rPr>
            <w:i/>
            <w:iCs/>
            <w:rPrChange w:id="27" w:author="Rhodes, Justin S" w:date="2026-09-03T11:56:00Z" w16du:dateUtc="2026-09-03T16:56:00Z">
              <w:rPr/>
            </w:rPrChange>
          </w:rPr>
          <w:t>egr1</w:t>
        </w:r>
        <w:r w:rsidRPr="00A335BB">
          <w:t xml:space="preserve"> in POA neurons. Together, these findings support a parallel model in which remodeling of LH-regulating cells and production of new FSH-stimulating cells establish a neural substrate for sex change, while broader feminization of pituitary-regulating circuits follows ovarian development and the altered sex-steroid milieu.</w:t>
        </w:r>
      </w:ins>
      <w:del w:id="28" w:author="Rhodes, Justin S" w:date="2026-09-03T11:46:00Z" w16du:dateUtc="2026-09-03T16:46:00Z">
        <w:r w:rsidR="00E1149A" w:rsidRPr="008E35BA" w:rsidDel="00A335BB">
          <w:delText>Phenotypic plasticity allows organisms to modify behavior, physiology, and morphology in response to changing environmental conditions. Among the most dramatic examples is post</w:delText>
        </w:r>
        <w:r w:rsidR="00E077D8" w:rsidDel="00A335BB">
          <w:delText>-</w:delText>
        </w:r>
        <w:r w:rsidR="00E1149A" w:rsidRPr="008E35BA" w:rsidDel="00A335BB">
          <w:delText>maturational sex change, in which social cues trigger transformation from one functional sex to another during adulthood. In</w:delText>
        </w:r>
        <w:r w:rsidR="00E077D8" w:rsidDel="00A335BB">
          <w:delText xml:space="preserve"> the</w:delText>
        </w:r>
        <w:r w:rsidR="00E1149A" w:rsidRPr="008E35BA" w:rsidDel="00A335BB">
          <w:delText xml:space="preserve"> protandrous anemonefish (</w:delText>
        </w:r>
        <w:r w:rsidR="00E1149A" w:rsidRPr="00D770B1" w:rsidDel="00A335BB">
          <w:rPr>
            <w:i/>
            <w:iCs/>
          </w:rPr>
          <w:delText>Amphiprion ocellaris</w:delText>
        </w:r>
        <w:r w:rsidR="00E1149A" w:rsidRPr="008E35BA" w:rsidDel="00A335BB">
          <w:delText>), males become females after attaining dominant social status, but the cellular</w:delText>
        </w:r>
        <w:r w:rsidR="00F339F4" w:rsidDel="00A335BB">
          <w:delText xml:space="preserve"> and molecular</w:delText>
        </w:r>
        <w:r w:rsidR="00E1149A" w:rsidRPr="008E35BA" w:rsidDel="00A335BB">
          <w:delText xml:space="preserve"> mechanisms through which the brain </w:delText>
        </w:r>
        <w:r w:rsidR="00DC329C" w:rsidDel="00A335BB">
          <w:delText>orchestrates</w:delText>
        </w:r>
        <w:r w:rsidR="00DC329C" w:rsidRPr="008E35BA" w:rsidDel="00A335BB">
          <w:delText xml:space="preserve"> </w:delText>
        </w:r>
        <w:r w:rsidR="00E1149A" w:rsidRPr="008E35BA" w:rsidDel="00A335BB">
          <w:delText>this transition remain poorly understood. Here, we combined single-nucleus multiomics (RNA and ATAC) with Visium HD spatial transcriptomics</w:delText>
        </w:r>
        <w:r w:rsidR="00F339F4" w:rsidDel="00A335BB">
          <w:delText>, gonadal and endocrine physiology, and behavior</w:delText>
        </w:r>
        <w:r w:rsidR="00E1149A" w:rsidRPr="008E35BA" w:rsidDel="00A335BB">
          <w:delText xml:space="preserve"> to characterize remodeling of the preoptic area (POA), a </w:delText>
        </w:r>
        <w:r w:rsidR="00DC329C" w:rsidDel="00A335BB">
          <w:delText xml:space="preserve">region which innervates the pituitary and </w:delText>
        </w:r>
        <w:r w:rsidR="00DC329C" w:rsidRPr="008E35BA" w:rsidDel="00A335BB">
          <w:delText>regulates</w:delText>
        </w:r>
        <w:r w:rsidR="00E1149A" w:rsidRPr="008E35BA" w:rsidDel="00A335BB">
          <w:delText xml:space="preserve"> </w:delText>
        </w:r>
        <w:r w:rsidR="00E077D8" w:rsidDel="00A335BB">
          <w:delText>reproductive physiology</w:delText>
        </w:r>
        <w:r w:rsidR="00E1149A" w:rsidRPr="008E35BA" w:rsidDel="00A335BB">
          <w:delText>, across multiple phases of sex change, including transitional individuals before and after gonadal transformation. Analysis of 35,364 nuclei revealed extensive cell-type-specific remodeling, with radial glia</w:delText>
        </w:r>
        <w:r w:rsidR="00F339F4" w:rsidDel="00A335BB">
          <w:delText xml:space="preserve"> cells (RGCs)</w:delText>
        </w:r>
        <w:r w:rsidR="00E1149A" w:rsidRPr="008E35BA" w:rsidDel="00A335BB">
          <w:delText xml:space="preserve"> and POA neurons exhibiting the largest changes in abundance</w:delText>
        </w:r>
        <w:r w:rsidR="00810A40" w:rsidDel="00A335BB">
          <w:delText xml:space="preserve">, </w:delText>
        </w:r>
        <w:r w:rsidR="00E1149A" w:rsidRPr="008E35BA" w:rsidDel="00A335BB">
          <w:delText>gene expression</w:delText>
        </w:r>
        <w:r w:rsidR="00810A40" w:rsidDel="00A335BB">
          <w:delText>, and chromatin accessibility</w:delText>
        </w:r>
        <w:r w:rsidR="00E1149A" w:rsidRPr="008E35BA" w:rsidDel="00A335BB">
          <w:delText>.</w:delText>
        </w:r>
        <w:r w:rsidR="00810A40" w:rsidRPr="00810A40" w:rsidDel="00A335BB">
          <w:delText xml:space="preserve"> </w:delText>
        </w:r>
        <w:r w:rsidR="00810A40" w:rsidRPr="008E35BA" w:rsidDel="00A335BB">
          <w:delText xml:space="preserve">Machine-learning </w:delText>
        </w:r>
        <w:r w:rsidR="00F94CDE" w:rsidDel="00A335BB">
          <w:delText>models</w:delText>
        </w:r>
        <w:r w:rsidR="00810A40" w:rsidRPr="008E35BA" w:rsidDel="00A335BB">
          <w:delText xml:space="preserve"> revealed that sex change proceeds asynchronously across cell types and that many female-specific transcriptional programs emerge only after gonadal transformation.</w:delText>
        </w:r>
        <w:r w:rsidR="00E1149A" w:rsidRPr="008E35BA" w:rsidDel="00A335BB">
          <w:delText xml:space="preserve"> </w:delText>
        </w:r>
        <w:r w:rsidR="00F339F4" w:rsidDel="00A335BB">
          <w:delText>RGCs</w:delText>
        </w:r>
        <w:r w:rsidR="00E1149A" w:rsidRPr="008E35BA" w:rsidDel="00A335BB">
          <w:delText xml:space="preserve"> displayed reduced expression of brain aromatase and </w:delText>
        </w:r>
        <w:r w:rsidR="00810A40" w:rsidDel="00A335BB">
          <w:delText>transcription factor</w:delText>
        </w:r>
        <w:r w:rsidR="00F94CDE" w:rsidDel="00A335BB">
          <w:delText xml:space="preserve"> expression</w:delText>
        </w:r>
        <w:r w:rsidR="00810A40" w:rsidDel="00A335BB">
          <w:delText xml:space="preserve"> and chromatin accessibility </w:delText>
        </w:r>
        <w:r w:rsidR="00F94CDE" w:rsidDel="00A335BB">
          <w:delText>patterns</w:delText>
        </w:r>
        <w:r w:rsidR="00E1149A" w:rsidRPr="008E35BA" w:rsidDel="00A335BB">
          <w:delText xml:space="preserve"> consistent with enhanced neurogenic activity during the intermediate phase. Concurrently, POA neurons showed evidence </w:delText>
        </w:r>
        <w:r w:rsidR="00F94CDE" w:rsidDel="00A335BB">
          <w:delText>for</w:delText>
        </w:r>
        <w:r w:rsidR="00F94CDE" w:rsidRPr="008E35BA" w:rsidDel="00A335BB">
          <w:delText xml:space="preserve"> </w:delText>
        </w:r>
        <w:r w:rsidR="00E1149A" w:rsidRPr="008E35BA" w:rsidDel="00A335BB">
          <w:delText>increased incorporation of immature neurons, including expansion of a cholecystokinin-expressing population implicated in ovarian development.</w:delText>
        </w:r>
        <w:r w:rsidR="004F6DBB" w:rsidDel="00A335BB">
          <w:delText xml:space="preserve"> Changes in neuropeptide expression in the POA </w:delText>
        </w:r>
      </w:del>
      <w:del w:id="29" w:author="Rhodes, Justin S" w:date="2026-09-03T11:22:00Z" w16du:dateUtc="2026-09-03T16:22:00Z">
        <w:r w:rsidR="004F6DBB" w:rsidDel="00064EA0">
          <w:delText>are consistent with</w:delText>
        </w:r>
      </w:del>
      <w:del w:id="30" w:author="Rhodes, Justin S" w:date="2026-09-03T11:46:00Z" w16du:dateUtc="2026-09-03T16:46:00Z">
        <w:r w:rsidR="004F6DBB" w:rsidDel="00A335BB">
          <w:delText xml:space="preserve"> a decrease in luteinizing hormone</w:delText>
        </w:r>
        <w:r w:rsidR="00F339F4" w:rsidDel="00A335BB">
          <w:delText xml:space="preserve"> (LH)</w:delText>
        </w:r>
        <w:r w:rsidR="004F6DBB" w:rsidDel="00A335BB">
          <w:delText xml:space="preserve"> production and an increase in follicle stimulating hormone</w:delText>
        </w:r>
        <w:r w:rsidR="00F339F4" w:rsidDel="00A335BB">
          <w:delText xml:space="preserve"> (FSH)</w:delText>
        </w:r>
        <w:r w:rsidR="004F6DBB" w:rsidDel="00A335BB">
          <w:delText xml:space="preserve"> production.</w:delText>
        </w:r>
        <w:r w:rsidR="00E1149A" w:rsidRPr="008E35BA" w:rsidDel="00A335BB">
          <w:delText xml:space="preserve"> </w:delText>
        </w:r>
        <w:r w:rsidR="00D770B1" w:rsidDel="00A335BB">
          <w:delText xml:space="preserve">We identify the transcription factors </w:delText>
        </w:r>
        <w:r w:rsidR="00D770B1" w:rsidDel="00A335BB">
          <w:rPr>
            <w:i/>
            <w:iCs/>
          </w:rPr>
          <w:delText xml:space="preserve">gli1 </w:delText>
        </w:r>
        <w:r w:rsidR="00D770B1" w:rsidDel="00A335BB">
          <w:delText xml:space="preserve">and </w:delText>
        </w:r>
        <w:r w:rsidR="00D770B1" w:rsidDel="00A335BB">
          <w:rPr>
            <w:i/>
            <w:iCs/>
          </w:rPr>
          <w:delText>uncx</w:delText>
        </w:r>
        <w:r w:rsidR="00D770B1" w:rsidDel="00A335BB">
          <w:delText xml:space="preserve"> as underpinning transcriptional changes in </w:delText>
        </w:r>
        <w:r w:rsidR="004F6DBB" w:rsidDel="00A335BB">
          <w:delText>RGCs</w:delText>
        </w:r>
        <w:r w:rsidR="00D770B1" w:rsidDel="00A335BB">
          <w:delText xml:space="preserve">, and the steroid hormone receptors </w:delText>
        </w:r>
        <w:r w:rsidR="00D770B1" w:rsidDel="00A335BB">
          <w:rPr>
            <w:i/>
            <w:iCs/>
          </w:rPr>
          <w:delText xml:space="preserve">esr2b, pgr, </w:delText>
        </w:r>
        <w:r w:rsidR="00D770B1" w:rsidDel="00A335BB">
          <w:delText xml:space="preserve">and </w:delText>
        </w:r>
        <w:r w:rsidR="00D770B1" w:rsidDel="00A335BB">
          <w:rPr>
            <w:i/>
            <w:iCs/>
          </w:rPr>
          <w:delText xml:space="preserve">ar, </w:delText>
        </w:r>
        <w:r w:rsidR="00D770B1" w:rsidDel="00A335BB">
          <w:delText xml:space="preserve">and the immediate early gene </w:delText>
        </w:r>
        <w:r w:rsidR="00D770B1" w:rsidDel="00A335BB">
          <w:rPr>
            <w:i/>
            <w:iCs/>
          </w:rPr>
          <w:delText>egr1</w:delText>
        </w:r>
        <w:r w:rsidR="00D770B1" w:rsidDel="00A335BB">
          <w:delText xml:space="preserve"> as regulating transcriptional changes in the POA</w:delText>
        </w:r>
        <w:r w:rsidR="00E71265" w:rsidDel="00A335BB">
          <w:delText xml:space="preserve">. </w:delText>
        </w:r>
        <w:r w:rsidR="00E1149A" w:rsidRPr="008E35BA" w:rsidDel="00A335BB">
          <w:delText xml:space="preserve">Together, these findings support a </w:delText>
        </w:r>
        <w:r w:rsidR="00F339F4" w:rsidDel="00A335BB">
          <w:delText>parallel</w:delText>
        </w:r>
        <w:r w:rsidR="00E1149A" w:rsidRPr="008E35BA" w:rsidDel="00A335BB">
          <w:delText xml:space="preserve"> model in which </w:delText>
        </w:r>
        <w:r w:rsidR="00F339F4" w:rsidDel="00A335BB">
          <w:delText xml:space="preserve">changes in LH regulating cells and production of new FSH stimulating cells </w:delText>
        </w:r>
        <w:r w:rsidR="00E1149A" w:rsidRPr="008E35BA" w:rsidDel="00A335BB">
          <w:delText xml:space="preserve">establish the neural substrate for sex change, while widespread feminization of </w:delText>
        </w:r>
        <w:r w:rsidR="00810A40" w:rsidDel="00A335BB">
          <w:delText>pituitary regulating</w:delText>
        </w:r>
        <w:r w:rsidR="00810A40" w:rsidRPr="008E35BA" w:rsidDel="00A335BB">
          <w:delText xml:space="preserve"> </w:delText>
        </w:r>
        <w:r w:rsidR="00E1149A" w:rsidRPr="008E35BA" w:rsidDel="00A335BB">
          <w:delText>circuits follows ovarian development</w:delText>
        </w:r>
        <w:r w:rsidR="00D770B1" w:rsidDel="00A335BB">
          <w:delText xml:space="preserve"> and changes in the sex steroid hormone milieu</w:delText>
        </w:r>
        <w:r w:rsidR="00E1149A" w:rsidRPr="008E35BA" w:rsidDel="00A335BB">
          <w:delText>.</w:delText>
        </w:r>
      </w:del>
    </w:p>
    <w:p w14:paraId="30ED63F8" w14:textId="77777777" w:rsidR="00E1149A" w:rsidRPr="004816FA" w:rsidRDefault="00E1149A" w:rsidP="003218DF"/>
    <w:p w14:paraId="285DA173" w14:textId="77777777" w:rsidR="00E1149A" w:rsidRDefault="00E1149A">
      <w:pPr>
        <w:rPr>
          <w:b/>
          <w:bCs/>
          <w:u w:val="single"/>
        </w:rPr>
      </w:pPr>
      <w:r>
        <w:rPr>
          <w:b/>
          <w:bCs/>
          <w:u w:val="single"/>
        </w:rPr>
        <w:br w:type="page"/>
      </w:r>
    </w:p>
    <w:p w14:paraId="1E20ED99" w14:textId="0E492D5A" w:rsidR="00E1149A" w:rsidRPr="00810A40" w:rsidRDefault="00E1149A" w:rsidP="003218DF">
      <w:pPr>
        <w:rPr>
          <w:b/>
          <w:bCs/>
        </w:rPr>
      </w:pPr>
      <w:r w:rsidRPr="00810A40">
        <w:rPr>
          <w:b/>
          <w:bCs/>
        </w:rPr>
        <w:lastRenderedPageBreak/>
        <w:t>Introduction</w:t>
      </w:r>
    </w:p>
    <w:p w14:paraId="7047CB83" w14:textId="2BB387AA" w:rsidR="00E1149A" w:rsidRDefault="00E1149A" w:rsidP="003218DF">
      <w:r>
        <w:t xml:space="preserve">The ability of the adult brain to reorganize in response to changing environmental conditions is one of the most remarkable adaptations in biology. Across </w:t>
      </w:r>
      <w:r w:rsidR="00810A40">
        <w:t>vertebrate taxa</w:t>
      </w:r>
      <w:r>
        <w:t xml:space="preserve">, </w:t>
      </w:r>
      <w:r w:rsidR="00810A40">
        <w:t>neuroplasticity</w:t>
      </w:r>
      <w:r>
        <w:t xml:space="preserve"> allows animals to modify behavior, physiology, and reproduction in ways that improve fitness in an unpredictable world. </w:t>
      </w:r>
      <w:ins w:id="31" w:author="Rhodes, Justin S" w:date="2026-09-03T08:34:00Z" w16du:dateUtc="2026-09-03T13:34:00Z">
        <w:r w:rsidR="00CC4CF3" w:rsidRPr="00CC4CF3">
          <w:t>Such plasticity can be extensive, ranging from changes in neural structure and connectivity to adult neurogenesis and, in some vertebrates, regeneration of damaged neural tissue</w:t>
        </w:r>
      </w:ins>
      <w:ins w:id="32" w:author="Rhodes, Justin S" w:date="2026-09-03T08:35:00Z" w16du:dateUtc="2026-09-03T13:35:00Z">
        <w:r w:rsidR="00CC4CF3">
          <w:t xml:space="preserve"> (</w:t>
        </w:r>
        <w:r w:rsidR="00CC4CF3" w:rsidRPr="00CC4CF3">
          <w:rPr>
            <w:highlight w:val="yellow"/>
            <w:rPrChange w:id="33" w:author="Rhodes, Justin S" w:date="2026-09-03T08:35:00Z" w16du:dateUtc="2026-09-03T13:35:00Z">
              <w:rPr/>
            </w:rPrChange>
          </w:rPr>
          <w:t>needs citations</w:t>
        </w:r>
        <w:r w:rsidR="00CC4CF3">
          <w:t>)</w:t>
        </w:r>
      </w:ins>
      <w:ins w:id="34" w:author="Rhodes, Justin S" w:date="2026-09-03T08:34:00Z" w16du:dateUtc="2026-09-03T13:34:00Z">
        <w:r w:rsidR="00CC4CF3" w:rsidRPr="00CC4CF3">
          <w:t>. Yet few naturally occurring forms of adult plasticity require the brain to coordinate a transformation across so many levels of biological organization</w:t>
        </w:r>
      </w:ins>
      <w:ins w:id="35" w:author="Rhodes, Justin S" w:date="2026-09-03T08:35:00Z" w16du:dateUtc="2026-09-03T13:35:00Z">
        <w:r w:rsidR="00CC4CF3">
          <w:t xml:space="preserve"> (</w:t>
        </w:r>
        <w:r w:rsidR="00CC4CF3" w:rsidRPr="00CC4CF3">
          <w:rPr>
            <w:highlight w:val="yellow"/>
            <w:rPrChange w:id="36" w:author="Rhodes, Justin S" w:date="2026-09-03T08:35:00Z" w16du:dateUtc="2026-09-03T13:35:00Z">
              <w:rPr/>
            </w:rPrChange>
          </w:rPr>
          <w:t>can cite the salamander work</w:t>
        </w:r>
        <w:r w:rsidR="00CC4CF3">
          <w:t>)</w:t>
        </w:r>
      </w:ins>
      <w:ins w:id="37" w:author="Rhodes, Justin S" w:date="2026-09-03T08:34:00Z" w16du:dateUtc="2026-09-03T13:34:00Z">
        <w:r w:rsidR="00CC4CF3" w:rsidRPr="00CC4CF3">
          <w:t>. Sex change represents an extraordinary example: social cues initiate a transition from one fully functional adult sexual phenotype to another, requiring coordinated changes in behavior, neuroendocrine state, gonadal function, physiology, and morphology. How the adult brain initiates and orchestrates such organism-wide transformation remains a major challenge in biology</w:t>
        </w:r>
      </w:ins>
      <w:ins w:id="38" w:author="Rhodes, Justin S" w:date="2026-09-03T08:36:00Z" w16du:dateUtc="2026-09-03T13:36:00Z">
        <w:r w:rsidR="006B2C09">
          <w:t xml:space="preserve"> (</w:t>
        </w:r>
        <w:r w:rsidR="006B2C09" w:rsidRPr="006B2C09">
          <w:rPr>
            <w:highlight w:val="yellow"/>
            <w:rPrChange w:id="39" w:author="Rhodes, Justin S" w:date="2026-09-03T08:36:00Z" w16du:dateUtc="2026-09-03T13:36:00Z">
              <w:rPr/>
            </w:rPrChange>
          </w:rPr>
          <w:t>can cite the salamander work here too if you want, and some of our earlier papers</w:t>
        </w:r>
        <w:r w:rsidR="006B2C09">
          <w:t>)</w:t>
        </w:r>
      </w:ins>
      <w:ins w:id="40" w:author="Rhodes, Justin S" w:date="2026-09-03T08:34:00Z" w16du:dateUtc="2026-09-03T13:34:00Z">
        <w:r w:rsidR="00CC4CF3" w:rsidRPr="00CC4CF3">
          <w:t>.</w:t>
        </w:r>
      </w:ins>
      <w:del w:id="41" w:author="Rhodes, Justin S" w:date="2026-09-03T08:34:00Z" w16du:dateUtc="2026-09-03T13:34:00Z">
        <w:r w:rsidDel="00CC4CF3">
          <w:delText>Most examples, however, involve relatively modest adjustments in function, such as changes in learning, memory, motivation, stress responsiveness, or reproductive state.</w:delText>
        </w:r>
        <w:r w:rsidR="00810A40" w:rsidDel="00CC4CF3">
          <w:delText>(</w:delText>
        </w:r>
        <w:r w:rsidR="00810A40" w:rsidRPr="00D770B1" w:rsidDel="00CC4CF3">
          <w:rPr>
            <w:highlight w:val="yellow"/>
          </w:rPr>
          <w:delText>CITATION NEEDED</w:delText>
        </w:r>
        <w:r w:rsidR="00810A40" w:rsidDel="00CC4CF3">
          <w:delText>)</w:delText>
        </w:r>
        <w:r w:rsidDel="00CC4CF3">
          <w:delText xml:space="preserve"> Far less is known about how the adult brain coordinates large-scale functional reorganization of the entire organism. Understanding how </w:delText>
        </w:r>
        <w:r w:rsidR="00810A40" w:rsidDel="00CC4CF3">
          <w:delText xml:space="preserve">the brain </w:delText>
        </w:r>
        <w:r w:rsidDel="00CC4CF3">
          <w:delText>initiate</w:delText>
        </w:r>
        <w:r w:rsidR="00810A40" w:rsidDel="00CC4CF3">
          <w:delText>s</w:delText>
        </w:r>
        <w:r w:rsidDel="00CC4CF3">
          <w:delText xml:space="preserve"> and orchestrate</w:delText>
        </w:r>
        <w:r w:rsidR="00E71265" w:rsidDel="00CC4CF3">
          <w:delText>s</w:delText>
        </w:r>
        <w:r w:rsidDel="00CC4CF3">
          <w:delText xml:space="preserve"> such transformations remains a major challenge in biology.</w:delText>
        </w:r>
      </w:del>
    </w:p>
    <w:p w14:paraId="0D5764FE" w14:textId="77777777" w:rsidR="00E1149A" w:rsidDel="00064EA0" w:rsidRDefault="00E1149A" w:rsidP="003218DF">
      <w:pPr>
        <w:rPr>
          <w:del w:id="42" w:author="Rhodes, Justin S" w:date="2026-09-03T11:23:00Z" w16du:dateUtc="2026-09-03T16:23:00Z"/>
        </w:rPr>
      </w:pPr>
    </w:p>
    <w:p w14:paraId="6CCA1640" w14:textId="2BF91B86" w:rsidR="00E1149A" w:rsidDel="00064EA0" w:rsidRDefault="00E1149A" w:rsidP="003218DF">
      <w:pPr>
        <w:rPr>
          <w:del w:id="43" w:author="Rhodes, Justin S" w:date="2026-09-03T11:23:00Z" w16du:dateUtc="2026-09-03T16:23:00Z"/>
        </w:rPr>
      </w:pPr>
      <w:del w:id="44" w:author="Rhodes, Justin S" w:date="2026-09-03T11:23:00Z" w16du:dateUtc="2026-09-03T16:23:00Z">
        <w:r w:rsidDel="00064EA0">
          <w:delText>Sequential hermaphroditism represents one of the most dramatic examples of organismal plasticity. In many coral reef fishes, social information perceived by the brain triggers a complete transformation from one reproductive sex to the other during adulthood. This transition requires coordinated remodeling of reproductive physiology</w:delText>
        </w:r>
        <w:r w:rsidR="00933230" w:rsidDel="00064EA0">
          <w:delText xml:space="preserve">, </w:delText>
        </w:r>
        <w:r w:rsidR="003979F8" w:rsidDel="00064EA0">
          <w:delText>morphology</w:delText>
        </w:r>
        <w:r w:rsidDel="00064EA0">
          <w:delText>,</w:delText>
        </w:r>
        <w:r w:rsidR="00933230" w:rsidDel="00064EA0">
          <w:delText xml:space="preserve"> </w:delText>
        </w:r>
        <w:r w:rsidDel="00064EA0">
          <w:delText xml:space="preserve">endocrine </w:delText>
        </w:r>
        <w:r w:rsidR="003979F8" w:rsidDel="00064EA0">
          <w:delText>milieu</w:delText>
        </w:r>
        <w:r w:rsidDel="00064EA0">
          <w:delText xml:space="preserve">, and behavior. As a result, sex-changing fishes provide a unique </w:delText>
        </w:r>
        <w:r w:rsidR="003979F8" w:rsidDel="00064EA0">
          <w:delText xml:space="preserve">model </w:delText>
        </w:r>
        <w:r w:rsidDel="00064EA0">
          <w:delText>to understand how the adult brain can direct extensive biological remodeling across multiple levels of organization, from gene expression</w:delText>
        </w:r>
        <w:r w:rsidR="003979F8" w:rsidDel="00064EA0">
          <w:delText xml:space="preserve"> and chromatin structure</w:delText>
        </w:r>
        <w:r w:rsidDel="00064EA0">
          <w:delText xml:space="preserve"> to physiology and behavior.</w:delText>
        </w:r>
      </w:del>
    </w:p>
    <w:p w14:paraId="1FC47503" w14:textId="77777777" w:rsidR="00E1149A" w:rsidRPr="00C24678" w:rsidRDefault="00E1149A" w:rsidP="003218DF"/>
    <w:p w14:paraId="4EC9ACF6" w14:textId="4971C2EF" w:rsidR="00E1149A" w:rsidRPr="00C24678" w:rsidRDefault="00E1149A" w:rsidP="003218DF">
      <w:r w:rsidRPr="00C24678">
        <w:t xml:space="preserve">Most mechanistic studies of sex change have focused on protogynous species in which females transform into males following changes in social status. In these species, behavioral masculinization often occurs rapidly, within hours or days of social ascent, and is followed by progressive gonadal transformation and increased androgen production. Current models emphasize changes in neuroendocrine signaling, including alterations in aromatase activity and hypothalamic regulation of pituitary gonadotropins, which ultimately drive ovarian degeneration and testicular development. Once the gonads </w:t>
      </w:r>
      <w:r w:rsidR="00CF7C9D">
        <w:t>change</w:t>
      </w:r>
      <w:r w:rsidRPr="00C24678">
        <w:t>, gonadal steroid hormones further reinforce male physiology, morphology, and behavior</w:t>
      </w:r>
      <w:r w:rsidR="00933230">
        <w:t xml:space="preserve"> </w:t>
      </w:r>
      <w:r w:rsidR="00933230">
        <w:fldChar w:fldCharType="begin"/>
      </w:r>
      <w:r w:rsidR="00933230">
        <w:instrText xml:space="preserve"> ADDIN ZOTERO_ITEM CSL_CITATION {"citationID":"4RMgEEgJ","properties":{"unsorted":false,"formattedCitation":"(1)","plainCitation":"(1)","noteIndex":0},"citationItems":[{"id":12,"uris":["http://zotero.org/users/11313215/items/XSLSMKMD"],"itemData":{"id":12,"type":"article-journal","abstract":"The study of sex differences has produced major insights into the organization of animal phenotypes and the regulatory mechanisms generating phenotypic variation from similar genetic templates. Teleost fishes display the greatest diversity of sexual expression among vertebrate animals. This diversity appears to arise from diversity in the timing of sex determination and less functional interdependence among the components of sexuality relative to tetrapod vertebrates. Teleost model systems therefore provide powerful models for understanding gonadal and non-gonadal influences on behavioral and physiological variation. This review addresses socially controlled sex change and alternate male phenotypes in fishes. These sexual patterns are informative natural experiments that illustrate how variation in conserved neuroendocrine pathways can give rise to a wide range of reproductive adaptations. Key regulatory factors underlying sex change and alternative male phenotypes that have been identified to date include steroid hormones and the neuropeptides GnRH and arginine vasotocin, but genomic approaches are now implicating a diversity of other influences as well.","container-title":"Frontiers in Neuroendocrinology","DOI":"10.1016/j.yfrne.2010.02.002","ISSN":"00913022","issue":"2","journalAbbreviation":"Frontiers in Neuroendocrinology","language":"en","page":"203-216","source":"DOI.org (Crossref)","title":"Neuroendocrinology of sexual plasticity in teleost fishes","volume":"31","author":[{"family":"Godwin","given":"John"}],"issued":{"date-parts":[["2010",4]]}}}],"schema":"https://github.com/citation-style-language/schema/raw/master/csl-citation.json"} </w:instrText>
      </w:r>
      <w:r w:rsidR="00933230">
        <w:fldChar w:fldCharType="separate"/>
      </w:r>
      <w:r w:rsidR="00933230">
        <w:rPr>
          <w:noProof/>
        </w:rPr>
        <w:t>(1)</w:t>
      </w:r>
      <w:r w:rsidR="00933230">
        <w:fldChar w:fldCharType="end"/>
      </w:r>
      <w:r w:rsidRPr="00C24678">
        <w:t>.</w:t>
      </w:r>
    </w:p>
    <w:p w14:paraId="29FD2E0A" w14:textId="77777777" w:rsidR="00E1149A" w:rsidRPr="00C24678" w:rsidRDefault="00E1149A" w:rsidP="003218DF"/>
    <w:p w14:paraId="70DBF2D9" w14:textId="6C40C4D2" w:rsidR="00E1149A" w:rsidRDefault="00E1149A" w:rsidP="003218DF">
      <w:r w:rsidRPr="00B74E42">
        <w:t>Protandrous sex change in anemonefish (</w:t>
      </w:r>
      <w:r w:rsidRPr="00D770B1">
        <w:rPr>
          <w:i/>
          <w:iCs/>
        </w:rPr>
        <w:t>Amphiprion</w:t>
      </w:r>
      <w:r w:rsidRPr="00B74E42">
        <w:t xml:space="preserve"> spp.) appears to follow a fundamentally different trajectory</w:t>
      </w:r>
      <w:r w:rsidR="00933230">
        <w:t xml:space="preserve"> </w:t>
      </w:r>
      <w:r w:rsidR="00933230">
        <w:fldChar w:fldCharType="begin"/>
      </w:r>
      <w:r w:rsidR="00933230">
        <w:instrText xml:space="preserve"> ADDIN ZOTERO_ITEM CSL_CITATION {"citationID":"mZMcj6Re","properties":{"unsorted":false,"formattedCitation":"(2)","plainCitation":"(2)","noteIndex":0},"citationItems":[{"id":4563,"uris":["http://zotero.org/users/11313215/items/8RMJ4EHJ"],"itemData":{"id":4563,"type":"article-journal","abstract":"Sex determination in coral reef fish is highly plastic, with many species displaying socially controlled sequential hermaphroditism. In these species, social hierarchy cues trigger sex change, initiating transformations in neuroanatomy, physiology, morphology, and behavior. The process begins in the brain, where shifts in dominance status alter cortisol release and neuromodulator signaling, including dopamine and arginine vasotocin. Radial glia detect these changes and modulate local estradiol synthesis via brain aromatase production that in turn influences neurogenesis and gene expression in multiple types of glia and neurons involved in pituitary-gonadotroph regulation. The altered gonadotroph control directs the gonadal transformation. Mechanistically, protogyny (female-to-male) typically occurs faster than protandry (male-to-female), with differences in the order of behavioral, gonadal, and morphological changes. Understanding these processes in sex-changing fish provides valuable insights into the neural and endocrine mechanisms underlying reproductive plasticity, with broader implications for neuroendocrinology and the evolution of sex differences in vertebrates.","container-title":"Current Opinion in Neurobiology","DOI":"10.1016/j.conb.2025.103094","ISSN":"0959-4388","journalAbbreviation":"Current Opinion in Neurobiology","license":"All rights reserved","page":"103094","source":"ScienceDirect","title":"Plasticity of brain sexual dimorphism as revealed by sex changing fish","volume":"94","author":[{"family":"Graham","given":"Gabriel J."},{"family":"Rhodes","given":"Justin S."}],"issued":{"date-parts":[["2025",10,1]]}}}],"schema":"https://github.com/citation-style-language/schema/raw/master/csl-citation.json"} </w:instrText>
      </w:r>
      <w:r w:rsidR="00933230">
        <w:fldChar w:fldCharType="separate"/>
      </w:r>
      <w:r w:rsidR="00933230">
        <w:rPr>
          <w:noProof/>
        </w:rPr>
        <w:t>(2)</w:t>
      </w:r>
      <w:r w:rsidR="00933230">
        <w:fldChar w:fldCharType="end"/>
      </w:r>
      <w:r w:rsidRPr="00B74E42">
        <w:t xml:space="preserve">. Following social ascent, sex-changing individuals can remain in an intermediate state for months before ovarian development occurs. During this period, male reproductive behaviors, circulating steroid </w:t>
      </w:r>
      <w:r w:rsidR="003979F8">
        <w:t>milieu</w:t>
      </w:r>
      <w:r w:rsidRPr="00B74E42">
        <w:t xml:space="preserve">, and portions of the male gonad are </w:t>
      </w:r>
      <w:del w:id="45" w:author="Rhodes, Justin S" w:date="2026-09-03T11:58:00Z" w16du:dateUtc="2026-09-03T16:58:00Z">
        <w:r w:rsidRPr="00B74E42" w:rsidDel="00A335BB">
          <w:delText xml:space="preserve">largely </w:delText>
        </w:r>
      </w:del>
      <w:r w:rsidRPr="00B74E42">
        <w:t xml:space="preserve">retained. Rather than undergoing progressive feminization, the gonads enter a prolonged state characterized by reduced testicular tissue and immature ovarian tissue. Because a similar gonadal phenotype is observed in the reproductive partner of the sex-changing fish, this state </w:t>
      </w:r>
      <w:r w:rsidR="00D770B1">
        <w:t>likely</w:t>
      </w:r>
      <w:r w:rsidRPr="00B74E42">
        <w:t xml:space="preserve"> reflect</w:t>
      </w:r>
      <w:r w:rsidR="00D770B1">
        <w:t>s</w:t>
      </w:r>
      <w:r w:rsidRPr="00B74E42">
        <w:t xml:space="preserve"> reproductive stasis associated with the cessation of spawning rather than gonadal sex change itself. Only later</w:t>
      </w:r>
      <w:r w:rsidR="003979F8">
        <w:t xml:space="preserve"> </w:t>
      </w:r>
      <w:r w:rsidRPr="00B74E42">
        <w:t xml:space="preserve">does the remaining testicular tissue disappear </w:t>
      </w:r>
      <w:r w:rsidR="00E53DE5">
        <w:t xml:space="preserve">and </w:t>
      </w:r>
      <w:r w:rsidR="003979F8">
        <w:t>vitellogenesis occurs</w:t>
      </w:r>
      <w:r w:rsidR="00933230">
        <w:t xml:space="preserve"> </w:t>
      </w:r>
      <w:r w:rsidR="00933230">
        <w:fldChar w:fldCharType="begin"/>
      </w:r>
      <w:r w:rsidR="00933230">
        <w:instrText xml:space="preserve"> ADDIN ZOTERO_ITEM CSL_CITATION {"citationID":"Hew3RTDY","properties":{"unsorted":false,"formattedCitation":"(3)","plainCitation":"(3)","noteIndex":0},"citationItems":[{"id":43,"uris":["http://zotero.org/users/11313215/items/TBICN8KA"],"itemData":{"id":43,"type":"article-journal","abstract":"Many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933230">
        <w:fldChar w:fldCharType="separate"/>
      </w:r>
      <w:r w:rsidR="00933230">
        <w:rPr>
          <w:noProof/>
        </w:rPr>
        <w:t>(3)</w:t>
      </w:r>
      <w:r w:rsidR="00933230">
        <w:fldChar w:fldCharType="end"/>
      </w:r>
      <w:r w:rsidRPr="00B74E42">
        <w:t>.</w:t>
      </w:r>
      <w:ins w:id="46" w:author="Rhodes, Justin S" w:date="2026-09-03T13:25:00Z" w16du:dateUtc="2026-09-03T18:25:00Z">
        <w:r w:rsidR="00D14B33" w:rsidRPr="00D14B33">
          <w:t xml:space="preserve"> </w:t>
        </w:r>
        <w:r w:rsidR="00D14B33" w:rsidRPr="00D14B33">
          <w:t>These observations suggest that, unlike the progressive feminization of protogynous species, sex change in anemonefish proceed</w:t>
        </w:r>
        <w:r w:rsidR="00D14B33">
          <w:t>s</w:t>
        </w:r>
        <w:r w:rsidR="00D14B33" w:rsidRPr="00D14B33">
          <w:t xml:space="preserve"> in two distinct stages: a prolonged period of reproductive stasis followed by overt gonadal transformation.</w:t>
        </w:r>
      </w:ins>
      <w:del w:id="47" w:author="Rhodes, Justin S" w:date="2026-09-03T13:25:00Z" w16du:dateUtc="2026-09-03T18:25:00Z">
        <w:r w:rsidRPr="00B74E42" w:rsidDel="00D14B33">
          <w:delText xml:space="preserve"> </w:delText>
        </w:r>
      </w:del>
      <w:del w:id="48" w:author="Rhodes, Justin S" w:date="2026-09-03T13:24:00Z" w16du:dateUtc="2026-09-03T18:24:00Z">
        <w:r w:rsidRPr="00B74E42" w:rsidDel="00D14B33">
          <w:delText>These observations suggest that, unlike protogynous species, substantial aspects of sex change in anemonefish occur before overt gonadal transformation.</w:delText>
        </w:r>
      </w:del>
    </w:p>
    <w:p w14:paraId="41005808" w14:textId="77777777" w:rsidR="00E1149A" w:rsidRDefault="00E1149A" w:rsidP="003218DF"/>
    <w:p w14:paraId="453E05A5" w14:textId="1B3837BC" w:rsidR="00E1149A" w:rsidRPr="00C24678" w:rsidRDefault="00E1149A" w:rsidP="003218DF">
      <w:r w:rsidRPr="00C24678">
        <w:t xml:space="preserve">Despite the apparent stability of the gonads during this prolonged intermediate period, previous work suggests that substantial neural remodeling is already underway. The preoptic area (POA), a conserved </w:t>
      </w:r>
      <w:r w:rsidR="003979F8">
        <w:t>reproductive</w:t>
      </w:r>
      <w:r w:rsidR="003979F8" w:rsidRPr="00C24678">
        <w:t xml:space="preserve"> </w:t>
      </w:r>
      <w:r w:rsidRPr="00C24678">
        <w:t xml:space="preserve">center that regulates </w:t>
      </w:r>
      <w:r w:rsidR="00CF7C9D">
        <w:t>pituitary gonadotrophs</w:t>
      </w:r>
      <w:r w:rsidRPr="00C24678">
        <w:t xml:space="preserve"> and reproductive physiology, has emerged as a particularly important region during protandrous sex change. Earlier studies demonstrated increased cell proliferation and neurogenesis within the POA during sex change, with evidence for a pronounced increase around the time of gonadal transformation. These findings suggest that neural reorganization precede</w:t>
      </w:r>
      <w:r w:rsidR="00CF7C9D">
        <w:t>s</w:t>
      </w:r>
      <w:r w:rsidRPr="00C24678">
        <w:t xml:space="preserve"> and potentially contribute</w:t>
      </w:r>
      <w:r w:rsidR="00CF7C9D">
        <w:t>s</w:t>
      </w:r>
      <w:r w:rsidRPr="00C24678">
        <w:t xml:space="preserve"> to subsequent gonadal feminization</w:t>
      </w:r>
      <w:r w:rsidR="00933230">
        <w:t xml:space="preserve"> </w:t>
      </w:r>
      <w:r w:rsidR="00933230">
        <w:fldChar w:fldCharType="begin"/>
      </w:r>
      <w:r w:rsidR="00933230">
        <w:instrText xml:space="preserve"> ADDIN ZOTERO_ITEM CSL_CITATION {"citationID":"C3YqLQBn","properties":{"unsorted":false,"formattedCitation":"(4)","plainCitation":"(4)","noteIndex":0},"citationItems":[{"id":16,"uris":["http://zotero.org/users/11313215/items/VGA9PBJ3"],"itemData":{"id":16,"type":"article-journal","abstract":"Sex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933230">
        <w:fldChar w:fldCharType="separate"/>
      </w:r>
      <w:r w:rsidR="00933230">
        <w:rPr>
          <w:noProof/>
        </w:rPr>
        <w:t>(4)</w:t>
      </w:r>
      <w:r w:rsidR="00933230">
        <w:fldChar w:fldCharType="end"/>
      </w:r>
      <w:r w:rsidRPr="00C24678">
        <w:t xml:space="preserve">. However, the identities of the newly generated cells, and </w:t>
      </w:r>
      <w:r w:rsidRPr="00C24678">
        <w:lastRenderedPageBreak/>
        <w:t xml:space="preserve">the extent to which neurogenesis contributes to functional remodeling of </w:t>
      </w:r>
      <w:r w:rsidR="00E71265">
        <w:t>the POA</w:t>
      </w:r>
      <w:r w:rsidR="003979F8" w:rsidRPr="00C24678">
        <w:t xml:space="preserve"> </w:t>
      </w:r>
      <w:r w:rsidRPr="00C24678">
        <w:t>remain</w:t>
      </w:r>
      <w:r w:rsidR="00E71265">
        <w:t>s</w:t>
      </w:r>
      <w:r w:rsidRPr="00C24678">
        <w:t xml:space="preserve"> unknown.</w:t>
      </w:r>
    </w:p>
    <w:p w14:paraId="776B6381" w14:textId="77777777" w:rsidR="00E1149A" w:rsidRPr="00C24678" w:rsidRDefault="00E1149A" w:rsidP="003218DF"/>
    <w:p w14:paraId="6DD54086" w14:textId="47491562" w:rsidR="00E1149A" w:rsidRPr="00C24678" w:rsidRDefault="00E1149A" w:rsidP="003218DF">
      <w:r w:rsidRPr="00C24678">
        <w:t xml:space="preserve">A major challenge in understanding protandrous sex change has been the lack of </w:t>
      </w:r>
      <w:r w:rsidR="003979F8">
        <w:t xml:space="preserve">cell-level </w:t>
      </w:r>
      <w:r w:rsidR="00C77AD7">
        <w:t>information</w:t>
      </w:r>
      <w:r w:rsidRPr="00C24678">
        <w:t xml:space="preserve"> about the neural populations involved. Recently, we generated the first single-nucleus transcriptomic atlas of the sex-changing anemonefish forebrain, including the telencephalon and </w:t>
      </w:r>
      <w:r w:rsidR="00933230">
        <w:t>POA</w:t>
      </w:r>
      <w:r w:rsidRPr="00C24678">
        <w:t xml:space="preserve">, and identified extensive </w:t>
      </w:r>
      <w:r w:rsidR="00CF7C9D">
        <w:t>sex differences</w:t>
      </w:r>
      <w:r w:rsidRPr="00C24678">
        <w:t xml:space="preserve"> across neuronal and glial populations. That study revealed widespread sex differences in gene expression, cell-type abundance</w:t>
      </w:r>
      <w:r w:rsidR="00C77AD7">
        <w:t xml:space="preserve">, </w:t>
      </w:r>
      <w:r w:rsidRPr="00C24678">
        <w:t>and predicted cellular communication networks. Particularly striking differences were observed among radial glia</w:t>
      </w:r>
      <w:r w:rsidR="00CF7C9D">
        <w:t>l cells (RGCs)</w:t>
      </w:r>
      <w:r w:rsidRPr="00C24678">
        <w:t xml:space="preserve"> and </w:t>
      </w:r>
      <w:r w:rsidR="00E71265">
        <w:t xml:space="preserve">putatively </w:t>
      </w:r>
      <w:r w:rsidR="00C77AD7">
        <w:t>POA</w:t>
      </w:r>
      <w:r w:rsidRPr="00C24678">
        <w:t xml:space="preserve"> </w:t>
      </w:r>
      <w:ins w:id="49" w:author="Rhodes, Justin S" w:date="2026-09-03T13:27:00Z" w16du:dateUtc="2026-09-03T18:27:00Z">
        <w:r w:rsidR="00D14B33">
          <w:t xml:space="preserve">neurosecretory </w:t>
        </w:r>
      </w:ins>
      <w:r w:rsidRPr="00C24678">
        <w:t xml:space="preserve">populations implicated in gonadal regulation. These findings established the male and female endpoints of neural </w:t>
      </w:r>
      <w:r w:rsidR="00D770B1">
        <w:t>sex change</w:t>
      </w:r>
      <w:r w:rsidRPr="00C24678">
        <w:t xml:space="preserve"> and identified the </w:t>
      </w:r>
      <w:r w:rsidR="00C77AD7">
        <w:t>POA</w:t>
      </w:r>
      <w:r w:rsidRPr="00C24678">
        <w:t xml:space="preserve"> as a major site of cellular remodeling </w:t>
      </w:r>
      <w:r w:rsidR="00D770B1">
        <w:t>during the process</w:t>
      </w:r>
      <w:r w:rsidR="00933230">
        <w:t xml:space="preserve"> </w:t>
      </w:r>
      <w:r w:rsidR="00933230">
        <w:fldChar w:fldCharType="begin"/>
      </w:r>
      <w:r w:rsidR="00933230">
        <w:instrText xml:space="preserve"> ADDIN ZOTERO_ITEM CSL_CITATION {"citationID":"HK9AAkqP","properties":{"unsorted":false,"formattedCitation":"(5)","plainCitation":"(5)","noteIndex":0},"citationItems":[{"id":3227,"uris":["http://zotero.org/users/11313215/items/RWMZ9QFA"],"itemData":{"id":3227,"type":"article-journal","abstract":"BACKGROUND: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933230">
        <w:fldChar w:fldCharType="separate"/>
      </w:r>
      <w:r w:rsidR="00933230">
        <w:rPr>
          <w:noProof/>
        </w:rPr>
        <w:t>(5)</w:t>
      </w:r>
      <w:r w:rsidR="00933230">
        <w:fldChar w:fldCharType="end"/>
      </w:r>
      <w:r w:rsidRPr="00C24678">
        <w:t>.</w:t>
      </w:r>
    </w:p>
    <w:p w14:paraId="29194DD7" w14:textId="77777777" w:rsidR="00E1149A" w:rsidRPr="00C24678" w:rsidRDefault="00E1149A" w:rsidP="003218DF"/>
    <w:p w14:paraId="4ACC0001" w14:textId="567D8FF5" w:rsidR="00E1149A" w:rsidRDefault="00E1149A" w:rsidP="003218DF">
      <w:r w:rsidRPr="00B74E42">
        <w:t xml:space="preserve">However, the previous </w:t>
      </w:r>
      <w:r w:rsidR="00C77AD7">
        <w:t>study</w:t>
      </w:r>
      <w:r w:rsidR="00C77AD7" w:rsidRPr="00B74E42">
        <w:t xml:space="preserve"> </w:t>
      </w:r>
      <w:r w:rsidRPr="00B74E42">
        <w:t xml:space="preserve">compared only reproductively active males and females and therefore could not determine when these cellular differences emerged or whether they preceded or followed gonadal transformation. Consequently, the temporal sequence of neural remodeling during sex change remains unresolved. In particular, it is unknown whether the extensive changes observed in </w:t>
      </w:r>
      <w:r w:rsidR="00C77AD7">
        <w:t>the POA</w:t>
      </w:r>
      <w:r w:rsidRPr="00B74E42">
        <w:t xml:space="preserve"> arise during the prolonged period of reproductive stasis, during gonadal transformation itself, or only after female reproductive physiology has been established. Furthermore, because </w:t>
      </w:r>
      <w:r w:rsidR="00C77AD7">
        <w:t>that analysis</w:t>
      </w:r>
      <w:r w:rsidRPr="00B74E42">
        <w:t xml:space="preserve"> sampled the entire telencephalon</w:t>
      </w:r>
      <w:r w:rsidR="00D770B1">
        <w:t>,</w:t>
      </w:r>
      <w:r w:rsidRPr="00B74E42">
        <w:t xml:space="preserve"> </w:t>
      </w:r>
      <w:r w:rsidR="00CF7C9D">
        <w:t>only a limited number of nuclei from the POA were sampled</w:t>
      </w:r>
      <w:r w:rsidRPr="00B74E42">
        <w:t xml:space="preserve">. Although this population exhibited some of the most striking sex differences in the dataset, its limited representation constrained our ability to resolve </w:t>
      </w:r>
      <w:r w:rsidR="00C77AD7">
        <w:t xml:space="preserve">changes in </w:t>
      </w:r>
      <w:r w:rsidRPr="00B74E42">
        <w:t xml:space="preserve">this key </w:t>
      </w:r>
      <w:r w:rsidR="00CF7C9D">
        <w:t>population</w:t>
      </w:r>
      <w:r w:rsidRPr="00B74E42">
        <w:t xml:space="preserve">. We therefore focused the present study on a targeted dissection centered on the POA and adjacent </w:t>
      </w:r>
      <w:r w:rsidR="00C77AD7">
        <w:t>regions</w:t>
      </w:r>
      <w:r w:rsidRPr="00B74E42">
        <w:t xml:space="preserve"> while removing most of the telencephalon, </w:t>
      </w:r>
      <w:r w:rsidR="00CF7C9D">
        <w:t>enriching</w:t>
      </w:r>
      <w:r w:rsidRPr="00B74E42">
        <w:t xml:space="preserve"> representation of</w:t>
      </w:r>
      <w:r w:rsidR="00CF7C9D">
        <w:t xml:space="preserve"> the</w:t>
      </w:r>
      <w:r w:rsidRPr="00B74E42">
        <w:t xml:space="preserve"> </w:t>
      </w:r>
      <w:r w:rsidR="00CF7C9D">
        <w:t>POA in our dataset</w:t>
      </w:r>
      <w:r w:rsidRPr="00B74E42">
        <w:t>.</w:t>
      </w:r>
    </w:p>
    <w:p w14:paraId="0F290A79" w14:textId="77777777" w:rsidR="00E1149A" w:rsidRPr="00C24678" w:rsidRDefault="00E1149A" w:rsidP="003218DF"/>
    <w:p w14:paraId="0C75A6B5" w14:textId="7C331A93" w:rsidR="00E1149A" w:rsidRDefault="00D770B1" w:rsidP="003218DF">
      <w:pPr>
        <w:rPr>
          <w:b/>
          <w:bCs/>
          <w:u w:val="single"/>
        </w:rPr>
      </w:pPr>
      <w:r>
        <w:t>Here, w</w:t>
      </w:r>
      <w:r w:rsidR="00AB19C0" w:rsidRPr="00AB19C0">
        <w:t xml:space="preserve">e combine single-nucleus multiomics with spatial transcriptomics to characterize the </w:t>
      </w:r>
      <w:r w:rsidR="00CF7C9D">
        <w:t>POA</w:t>
      </w:r>
      <w:r w:rsidR="00AB19C0" w:rsidRPr="00AB19C0">
        <w:t xml:space="preserve"> </w:t>
      </w:r>
      <w:r w:rsidR="00B04808">
        <w:t xml:space="preserve">and </w:t>
      </w:r>
      <w:del w:id="50" w:author="Rhodes, Justin S" w:date="2026-09-03T11:24:00Z" w16du:dateUtc="2026-09-03T16:24:00Z">
        <w:r w:rsidR="00B04808" w:rsidDel="00064EA0">
          <w:delText xml:space="preserve">surrounding </w:delText>
        </w:r>
      </w:del>
      <w:ins w:id="51" w:author="Rhodes, Justin S" w:date="2026-09-03T11:24:00Z" w16du:dateUtc="2026-09-03T16:24:00Z">
        <w:r w:rsidR="00064EA0">
          <w:t>adjacent</w:t>
        </w:r>
        <w:r w:rsidR="00064EA0">
          <w:t xml:space="preserve"> </w:t>
        </w:r>
      </w:ins>
      <w:r w:rsidR="00B04808">
        <w:t xml:space="preserve">regions </w:t>
      </w:r>
      <w:r w:rsidR="00AB19C0" w:rsidRPr="00AB19C0">
        <w:t xml:space="preserve">across multiple stages of protandrous sex change. By integrating transcriptional state, chromatin accessibility, spatial localization, endocrine phenotype, gonadal morphology, and behavior, we </w:t>
      </w:r>
      <w:r w:rsidR="00E44871">
        <w:t>show</w:t>
      </w:r>
      <w:r w:rsidR="00E44871" w:rsidRPr="00AB19C0">
        <w:t xml:space="preserve"> </w:t>
      </w:r>
      <w:r w:rsidR="00AB19C0" w:rsidRPr="00AB19C0">
        <w:t xml:space="preserve">the cellular and molecular progression of sex change from reproductive males through intermediate stages to reproductive females. Our analyses reveal stage-specific remodeling of </w:t>
      </w:r>
      <w:r w:rsidR="00E44871">
        <w:t>RGCs</w:t>
      </w:r>
      <w:r w:rsidR="00AB19C0" w:rsidRPr="00AB19C0">
        <w:t xml:space="preserve"> and </w:t>
      </w:r>
      <w:r w:rsidR="00C77AD7">
        <w:t>gonadotroph regulating</w:t>
      </w:r>
      <w:r w:rsidR="00C77AD7" w:rsidRPr="00AB19C0">
        <w:t xml:space="preserve"> </w:t>
      </w:r>
      <w:r w:rsidR="00AB19C0" w:rsidRPr="00AB19C0">
        <w:t xml:space="preserve">cell populations that define the progression of sex change before </w:t>
      </w:r>
      <w:r w:rsidR="00AB19C0">
        <w:t xml:space="preserve">and after </w:t>
      </w:r>
      <w:r w:rsidR="00AB19C0" w:rsidRPr="00AB19C0">
        <w:t xml:space="preserve">overt gonadal transformation. </w:t>
      </w:r>
      <w:commentRangeStart w:id="52"/>
      <w:commentRangeStart w:id="53"/>
      <w:r w:rsidR="00AB19C0" w:rsidRPr="00AB19C0">
        <w:t>Together</w:t>
      </w:r>
      <w:commentRangeEnd w:id="52"/>
      <w:r w:rsidR="00E71265" w:rsidRPr="00AB19C0">
        <w:rPr>
          <w:rStyle w:val="CommentReference"/>
          <w:sz w:val="24"/>
          <w:szCs w:val="30"/>
        </w:rPr>
        <w:commentReference w:id="52"/>
      </w:r>
      <w:commentRangeEnd w:id="53"/>
      <w:r w:rsidR="00B04808" w:rsidRPr="00AB19C0">
        <w:rPr>
          <w:rStyle w:val="CommentReference"/>
          <w:sz w:val="24"/>
          <w:szCs w:val="30"/>
        </w:rPr>
        <w:commentReference w:id="53"/>
      </w:r>
      <w:r w:rsidR="00AB19C0" w:rsidRPr="00AB19C0">
        <w:t xml:space="preserve">, these findings provide a </w:t>
      </w:r>
      <w:r>
        <w:t>novel</w:t>
      </w:r>
      <w:r w:rsidR="00AB19C0" w:rsidRPr="00AB19C0">
        <w:t xml:space="preserve"> framework for understanding how neural remodeling precedes and potentially orchestrates the transition to the female reproductive state.</w:t>
      </w:r>
    </w:p>
    <w:p w14:paraId="601D227C" w14:textId="77777777" w:rsidR="00E1149A" w:rsidRPr="004816FA" w:rsidRDefault="00E1149A" w:rsidP="003218DF"/>
    <w:p w14:paraId="4CEF35DF" w14:textId="58C0C823" w:rsidR="004816FA" w:rsidRPr="00013D8B" w:rsidRDefault="004816FA" w:rsidP="00E1149A">
      <w:pPr>
        <w:rPr>
          <w:b/>
          <w:bCs/>
        </w:rPr>
      </w:pPr>
      <w:r w:rsidRPr="00013D8B">
        <w:rPr>
          <w:b/>
          <w:bCs/>
        </w:rPr>
        <w:t>Results</w:t>
      </w:r>
    </w:p>
    <w:p w14:paraId="0FF27CF0" w14:textId="77777777" w:rsidR="004816FA" w:rsidRPr="00013D8B" w:rsidRDefault="004816FA" w:rsidP="00753C87">
      <w:pPr>
        <w:rPr>
          <w:b/>
          <w:bCs/>
        </w:rPr>
      </w:pPr>
      <w:r w:rsidRPr="00013D8B">
        <w:rPr>
          <w:b/>
          <w:bCs/>
        </w:rPr>
        <w:t>Male, Intermediate and Female Anemonefish Display Distinct Physiology and Behavior</w:t>
      </w:r>
    </w:p>
    <w:p w14:paraId="10C976F3" w14:textId="1BA0DC58" w:rsidR="0018081A" w:rsidRDefault="0018081A" w:rsidP="0018081A">
      <w:pPr>
        <w:ind w:firstLine="720"/>
        <w:rPr>
          <w:ins w:id="54" w:author="Rhodes, Justin S" w:date="2026-09-04T13:35:00Z" w16du:dateUtc="2026-09-04T18:35:00Z"/>
        </w:rPr>
      </w:pPr>
      <w:r w:rsidRPr="00013D8B">
        <w:t>To understand the process of protandrous sex change, we compared 6 reproductively active anemonefish pairs (n = 6 males and 6 females) to 10 pairs (n = 20) of male anemonefish housed together for 6 months (</w:t>
      </w:r>
      <w:r w:rsidRPr="00013D8B">
        <w:rPr>
          <w:highlight w:val="yellow"/>
        </w:rPr>
        <w:t xml:space="preserve">Fig. </w:t>
      </w:r>
      <w:r w:rsidRPr="007F73C2">
        <w:rPr>
          <w:highlight w:val="yellow"/>
        </w:rPr>
        <w:t>1A</w:t>
      </w:r>
      <w:r>
        <w:t xml:space="preserve">, </w:t>
      </w:r>
      <w:r w:rsidRPr="00013D8B">
        <w:rPr>
          <w:highlight w:val="yellow"/>
        </w:rPr>
        <w:t>see methods</w:t>
      </w:r>
      <w:r w:rsidRPr="00013D8B">
        <w:t>). We paired males such that one male was notably larger than the other and was expected to occupy the α position in the social dominance hierarchy. These males (hereafter referred to as “</w:t>
      </w:r>
      <w:r w:rsidR="00F339F4">
        <w:t>I</w:t>
      </w:r>
      <w:r w:rsidRPr="00013D8B">
        <w:t>ntermediates”) are destined to undergo protandrous sex change, and given enough time, will become reproductively active females. The partners of intermediates, males expected to remain males, are referred to as “</w:t>
      </w:r>
      <w:r w:rsidR="00F339F4">
        <w:t>I</w:t>
      </w:r>
      <w:r w:rsidRPr="00013D8B">
        <w:t xml:space="preserve">ntermediate </w:t>
      </w:r>
      <w:r w:rsidR="00F339F4">
        <w:lastRenderedPageBreak/>
        <w:t>P</w:t>
      </w:r>
      <w:r w:rsidRPr="00013D8B">
        <w:t>artners”. We chose the 6-month timepoint as previous work in our lab has shown that at six months, approximately 10% of fish will have completed sex change, while the remaining fish will be in various intermediate stages determined by individual variation</w:t>
      </w:r>
      <w:r w:rsidR="00B01C34">
        <w:t xml:space="preserve"> </w:t>
      </w:r>
      <w:r w:rsidRPr="00013D8B">
        <w:fldChar w:fldCharType="begin"/>
      </w:r>
      <w:r w:rsidR="00933230">
        <w:instrText xml:space="preserve"> ADDIN ZOTERO_ITEM CSL_CITATION {"citationID":"rUsOMn9I","properties":{"formattedCitation":"(3)","plainCitation":"(3)","noteIndex":0},"citationItems":[{"id":43,"uris":["http://zotero.org/users/11313215/items/TBICN8KA"],"itemData":{"id":43,"type":"article-journal","abstract":"Many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013D8B">
        <w:fldChar w:fldCharType="separate"/>
      </w:r>
      <w:r w:rsidR="00933230">
        <w:rPr>
          <w:rFonts w:cs="Times New Roman"/>
        </w:rPr>
        <w:t>(3)</w:t>
      </w:r>
      <w:r w:rsidRPr="00013D8B">
        <w:fldChar w:fldCharType="end"/>
      </w:r>
      <w:r w:rsidRPr="00013D8B">
        <w:t>. Indeed, at this timepoint we found that one individual had completed sex change as indicated by the presence of vitellogenic oocytes (thus this individual was classified as a “New Female” and its partner as “New Male”)</w:t>
      </w:r>
      <w:ins w:id="55" w:author="Rhodes, Justin S" w:date="2026-09-04T13:30:00Z" w16du:dateUtc="2026-09-04T18:30:00Z">
        <w:r w:rsidR="0023586C">
          <w:t xml:space="preserve">. </w:t>
        </w:r>
      </w:ins>
      <w:del w:id="56" w:author="Rhodes, Justin S" w:date="2026-09-04T13:30:00Z" w16du:dateUtc="2026-09-04T18:30:00Z">
        <w:r w:rsidRPr="00013D8B" w:rsidDel="0023586C">
          <w:delText xml:space="preserve"> and t</w:delText>
        </w:r>
      </w:del>
      <w:ins w:id="57" w:author="Rhodes, Justin S" w:date="2026-09-04T13:30:00Z" w16du:dateUtc="2026-09-04T18:30:00Z">
        <w:r w:rsidR="0023586C">
          <w:t>T</w:t>
        </w:r>
      </w:ins>
      <w:r w:rsidRPr="00013D8B">
        <w:t>wo other individuals had a distinct gonadal phenotype defined</w:t>
      </w:r>
      <w:ins w:id="58" w:author="Rhodes, Justin S" w:date="2026-09-04T13:31:00Z" w16du:dateUtc="2026-09-04T18:31:00Z">
        <w:r w:rsidR="0023586C">
          <w:t xml:space="preserve"> by having</w:t>
        </w:r>
      </w:ins>
      <w:r w:rsidRPr="00013D8B">
        <w:t xml:space="preserve"> </w:t>
      </w:r>
      <w:ins w:id="59" w:author="Rhodes, Justin S" w:date="2026-09-04T13:31:00Z" w16du:dateUtc="2026-09-04T18:31:00Z">
        <w:r w:rsidR="0023586C">
          <w:t xml:space="preserve">only non-vitellogenic oocytes, no testicular tissue, </w:t>
        </w:r>
      </w:ins>
      <w:ins w:id="60" w:author="Rhodes, Justin S" w:date="2026-09-04T13:33:00Z" w16du:dateUtc="2026-09-04T18:33:00Z">
        <w:r w:rsidR="0023586C">
          <w:t xml:space="preserve">no vitellogenic oocytes, </w:t>
        </w:r>
      </w:ins>
      <w:ins w:id="61" w:author="Rhodes, Justin S" w:date="2026-09-04T13:31:00Z" w16du:dateUtc="2026-09-04T18:31:00Z">
        <w:r w:rsidR="0023586C">
          <w:t xml:space="preserve">and </w:t>
        </w:r>
      </w:ins>
      <w:del w:id="62" w:author="Rhodes, Justin S" w:date="2026-09-04T13:31:00Z" w16du:dateUtc="2026-09-04T18:31:00Z">
        <w:r w:rsidRPr="00013D8B" w:rsidDel="0023586C">
          <w:delText xml:space="preserve">by </w:delText>
        </w:r>
      </w:del>
      <w:r w:rsidRPr="00013D8B">
        <w:t>a large volume of empty space</w:t>
      </w:r>
      <w:del w:id="63" w:author="Rhodes, Justin S" w:date="2026-09-04T13:32:00Z" w16du:dateUtc="2026-09-04T18:32:00Z">
        <w:r w:rsidRPr="00013D8B" w:rsidDel="0023586C">
          <w:delText xml:space="preserve"> and non-vitellogenic oocytes</w:delText>
        </w:r>
      </w:del>
      <w:r w:rsidRPr="00013D8B">
        <w:t>. These individuals were classified as “Late Intermediates” and their partners as “Late Intermediate Partners”. Throughout this manuscript, we refer to these various stages of sex change as “phases”.</w:t>
      </w:r>
    </w:p>
    <w:p w14:paraId="7747D916" w14:textId="5D404B9C" w:rsidR="0023586C" w:rsidRPr="00013D8B" w:rsidRDefault="0023586C" w:rsidP="0018081A">
      <w:pPr>
        <w:ind w:firstLine="720"/>
      </w:pPr>
      <w:commentRangeStart w:id="64"/>
      <w:ins w:id="65" w:author="Rhodes, Justin S" w:date="2026-09-04T13:35:00Z" w16du:dateUtc="2026-09-04T18:35:00Z">
        <w:r w:rsidRPr="0023586C">
          <w:t>Intermediates (and Late Intermediates) displayed weights and lengths in between those of males and females indicating they were in the process of sex change (Figs. S1A, B).</w:t>
        </w:r>
      </w:ins>
      <w:commentRangeEnd w:id="64"/>
      <w:r w:rsidR="00FF6E5D" w:rsidRPr="00013D8B">
        <w:rPr>
          <w:rStyle w:val="CommentReference"/>
          <w:sz w:val="24"/>
          <w:szCs w:val="30"/>
        </w:rPr>
        <w:commentReference w:id="64"/>
      </w:r>
    </w:p>
    <w:p w14:paraId="3E18E491" w14:textId="5C9AC196" w:rsidR="0018081A" w:rsidRPr="00013D8B" w:rsidRDefault="0018081A" w:rsidP="0018081A">
      <w:pPr>
        <w:ind w:firstLine="720"/>
      </w:pPr>
      <w:r w:rsidRPr="00013D8B">
        <w:t xml:space="preserve">To assess </w:t>
      </w:r>
      <w:r>
        <w:t>the behavioral sex of the fish</w:t>
      </w:r>
      <w:r w:rsidRPr="00013D8B">
        <w:t xml:space="preserve">, we used a parental-care assay which has been shown to produce robust differences between males and females </w:t>
      </w:r>
      <w:r w:rsidRPr="00013D8B">
        <w:fldChar w:fldCharType="begin"/>
      </w:r>
      <w:r w:rsidR="00933230">
        <w:instrText xml:space="preserve"> ADDIN ZOTERO_ITEM CSL_CITATION {"citationID":"RIxgXoHZ","properties":{"formattedCitation":"(3, 6\\uc0\\u8211{}10)","plainCitation":"(3, 6–10)","noteIndex":0},"citationItems":[{"id":43,"uris":["http://zotero.org/users/11313215/items/TBICN8KA"],"itemData":{"id":43,"type":"article-journal","abstract":"Many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013D8B">
        <w:fldChar w:fldCharType="separate"/>
      </w:r>
      <w:r w:rsidR="00933230" w:rsidRPr="00933230">
        <w:rPr>
          <w:rFonts w:cs="Times New Roman"/>
          <w:color w:val="000000"/>
          <w:kern w:val="0"/>
          <w:szCs w:val="24"/>
        </w:rPr>
        <w:t>(3, 6–10)</w:t>
      </w:r>
      <w:r w:rsidRPr="00013D8B">
        <w:fldChar w:fldCharType="end"/>
      </w:r>
      <w:r w:rsidRPr="00013D8B">
        <w:t xml:space="preserve">. As expected, males performed significantly more parental care behaviors and spent significantly more time in the nest than their female partners </w:t>
      </w:r>
      <w:r w:rsidRPr="00013D8B">
        <w:rPr>
          <w:highlight w:val="yellow"/>
        </w:rPr>
        <w:t>(Fig</w:t>
      </w:r>
      <w:r w:rsidRPr="00B25474">
        <w:rPr>
          <w:highlight w:val="yellow"/>
        </w:rPr>
        <w:t>.1B</w:t>
      </w:r>
      <w:r w:rsidRPr="00013D8B">
        <w:t>). In agreement with previous results</w:t>
      </w:r>
      <w:r w:rsidR="002108AE">
        <w:t xml:space="preserve"> </w:t>
      </w:r>
      <w:r w:rsidRPr="00013D8B">
        <w:fldChar w:fldCharType="begin"/>
      </w:r>
      <w:r w:rsidR="00933230">
        <w:instrText xml:space="preserve"> ADDIN ZOTERO_ITEM CSL_CITATION {"citationID":"zLifntjj","properties":{"formattedCitation":"(3)","plainCitation":"(3)","noteIndex":0},"citationItems":[{"id":43,"uris":["http://zotero.org/users/11313215/items/TBICN8KA"],"itemData":{"id":43,"type":"article-journal","abstract":"Many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013D8B">
        <w:fldChar w:fldCharType="separate"/>
      </w:r>
      <w:r w:rsidR="00933230">
        <w:rPr>
          <w:rFonts w:cs="Times New Roman"/>
        </w:rPr>
        <w:t>(3)</w:t>
      </w:r>
      <w:r w:rsidRPr="00013D8B">
        <w:fldChar w:fldCharType="end"/>
      </w:r>
      <w:r w:rsidRPr="00013D8B">
        <w:t xml:space="preserve">, intermediates retained male levels of parental care and prevented their partners from performing parental care. Late intermediates and their partners’ behavior aligned with female and male patterns of behavior respectively as did the new female and new male. </w:t>
      </w:r>
    </w:p>
    <w:p w14:paraId="5C055867" w14:textId="4ED3BCE4" w:rsidR="0018081A" w:rsidRPr="00013D8B" w:rsidRDefault="0018081A" w:rsidP="0018081A">
      <w:pPr>
        <w:ind w:firstLine="720"/>
      </w:pPr>
      <w:del w:id="66" w:author="Rhodes, Justin S" w:date="2026-09-04T13:36:00Z" w16du:dateUtc="2026-09-04T18:36:00Z">
        <w:r w:rsidRPr="00013D8B" w:rsidDel="0023586C">
          <w:delText>We next</w:delText>
        </w:r>
        <w:r w:rsidR="002108AE" w:rsidDel="0023586C">
          <w:delText xml:space="preserve"> assessed the physiological sex of the fish. I</w:delText>
        </w:r>
        <w:r w:rsidR="002108AE" w:rsidRPr="00E16D82" w:rsidDel="0023586C">
          <w:delText>ntermediates</w:delText>
        </w:r>
        <w:r w:rsidR="002108AE" w:rsidDel="0023586C">
          <w:delText xml:space="preserve"> and </w:delText>
        </w:r>
        <w:r w:rsidR="00F339F4" w:rsidDel="0023586C">
          <w:delText>l</w:delText>
        </w:r>
        <w:r w:rsidR="002108AE" w:rsidDel="0023586C">
          <w:delText xml:space="preserve">ate </w:delText>
        </w:r>
        <w:r w:rsidR="00F339F4" w:rsidDel="0023586C">
          <w:delText>i</w:delText>
        </w:r>
        <w:r w:rsidR="002108AE" w:rsidDel="0023586C">
          <w:delText>ntermediates</w:delText>
        </w:r>
        <w:r w:rsidR="002108AE" w:rsidRPr="00E16D82" w:rsidDel="0023586C">
          <w:delText xml:space="preserve"> displayed weights and lengths </w:delText>
        </w:r>
        <w:r w:rsidR="002108AE" w:rsidDel="0023586C">
          <w:delText xml:space="preserve">in </w:delText>
        </w:r>
        <w:r w:rsidR="002108AE" w:rsidRPr="00E16D82" w:rsidDel="0023586C">
          <w:delText xml:space="preserve">between those of males and females </w:delText>
        </w:r>
        <w:r w:rsidR="002108AE" w:rsidDel="0023586C">
          <w:delText xml:space="preserve">indicating they were in the process of sex change </w:delText>
        </w:r>
        <w:r w:rsidR="002108AE" w:rsidRPr="00E16D82" w:rsidDel="0023586C">
          <w:delText>(</w:delText>
        </w:r>
        <w:r w:rsidR="002108AE" w:rsidRPr="0072779C" w:rsidDel="0023586C">
          <w:rPr>
            <w:highlight w:val="yellow"/>
          </w:rPr>
          <w:delText>Figs. S1A, B</w:delText>
        </w:r>
        <w:r w:rsidR="002108AE" w:rsidRPr="00E16D82" w:rsidDel="0023586C">
          <w:delText>)</w:delText>
        </w:r>
        <w:r w:rsidR="002108AE" w:rsidDel="0023586C">
          <w:delText xml:space="preserve">. </w:delText>
        </w:r>
      </w:del>
      <w:r w:rsidR="002108AE">
        <w:t>We</w:t>
      </w:r>
      <w:r w:rsidRPr="00013D8B">
        <w:t xml:space="preserve"> </w:t>
      </w:r>
      <w:r w:rsidR="002108AE">
        <w:t>next</w:t>
      </w:r>
      <w:r w:rsidRPr="00013D8B">
        <w:t xml:space="preserve"> </w:t>
      </w:r>
      <w:r w:rsidR="002108AE">
        <w:t>measured</w:t>
      </w:r>
      <w:r w:rsidRPr="00013D8B">
        <w:t xml:space="preserve"> circulating levels of 11-ketotestosterone (11KT), the primary </w:t>
      </w:r>
      <w:r>
        <w:t xml:space="preserve">bioactive </w:t>
      </w:r>
      <w:r w:rsidRPr="00013D8B">
        <w:t>androgen in teleosts</w:t>
      </w:r>
      <w:r>
        <w:t xml:space="preserve"> </w:t>
      </w:r>
      <w:r w:rsidR="002108AE">
        <w:t>which</w:t>
      </w:r>
      <w:r>
        <w:t xml:space="preserve"> displays extensive sexual dimorphism</w:t>
      </w:r>
      <w:r w:rsidRPr="00013D8B">
        <w:t xml:space="preserve">. Like behavior, intermediates retained male levels, while late intermediates and new females aligned with female levels. Late intermediate partners and new males aligned with male levels </w:t>
      </w:r>
      <w:r w:rsidRPr="00013D8B">
        <w:rPr>
          <w:highlight w:val="yellow"/>
        </w:rPr>
        <w:t>(Fig.1</w:t>
      </w:r>
      <w:r w:rsidRPr="00DC30C8">
        <w:rPr>
          <w:highlight w:val="yellow"/>
        </w:rPr>
        <w:t>B</w:t>
      </w:r>
      <w:r w:rsidRPr="00013D8B">
        <w:t xml:space="preserve">). </w:t>
      </w:r>
    </w:p>
    <w:p w14:paraId="541D5D6E" w14:textId="455098BB" w:rsidR="0018081A" w:rsidRDefault="0018081A" w:rsidP="002108AE">
      <w:pPr>
        <w:ind w:firstLine="720"/>
      </w:pPr>
      <w:r w:rsidRPr="0072779C">
        <w:t xml:space="preserve">We </w:t>
      </w:r>
      <w:r w:rsidR="002108AE">
        <w:t>next</w:t>
      </w:r>
      <w:r w:rsidR="002108AE" w:rsidRPr="0072779C">
        <w:t xml:space="preserve"> </w:t>
      </w:r>
      <w:r w:rsidRPr="0072779C">
        <w:t>euthanized the fish and collected gonads for histological analysis. In contrast to the behavioral and hormonal measures, intermediates differed significantly from males in gonadal morphology. Specifically, intermediates exhibited a reduced proportion of testicular tissue, with a corresponding increase in</w:t>
      </w:r>
      <w:r>
        <w:t xml:space="preserve"> proportion of</w:t>
      </w:r>
      <w:r w:rsidRPr="0072779C">
        <w:t xml:space="preserve"> immature ovarian tissue</w:t>
      </w:r>
      <w:r>
        <w:t xml:space="preserve"> in their ovotestes</w:t>
      </w:r>
      <w:r w:rsidR="002108AE">
        <w:t xml:space="preserve">. </w:t>
      </w:r>
      <w:commentRangeStart w:id="67"/>
      <w:commentRangeStart w:id="68"/>
      <w:r w:rsidR="002108AE">
        <w:t>Further, intermediates had</w:t>
      </w:r>
      <w:r w:rsidRPr="0072779C">
        <w:t xml:space="preserve"> significantly </w:t>
      </w:r>
      <w:r w:rsidR="002108AE">
        <w:t>lower</w:t>
      </w:r>
      <w:r w:rsidR="002108AE" w:rsidRPr="0072779C">
        <w:t xml:space="preserve"> </w:t>
      </w:r>
      <w:r w:rsidRPr="0072779C">
        <w:t>total gonadal volume than males</w:t>
      </w:r>
      <w:r>
        <w:t>, suggesting testicular tissue was being lost</w:t>
      </w:r>
      <w:r w:rsidR="002108AE">
        <w:t xml:space="preserve"> while ovarian tissue remained</w:t>
      </w:r>
      <w:r w:rsidRPr="0072779C">
        <w:t xml:space="preserve"> </w:t>
      </w:r>
      <w:commentRangeEnd w:id="67"/>
      <w:r w:rsidR="002108AE" w:rsidRPr="0072779C">
        <w:rPr>
          <w:rStyle w:val="CommentReference"/>
          <w:sz w:val="24"/>
          <w:szCs w:val="30"/>
        </w:rPr>
        <w:commentReference w:id="67"/>
      </w:r>
      <w:commentRangeEnd w:id="68"/>
      <w:r w:rsidR="00B16A1B" w:rsidRPr="0072779C">
        <w:rPr>
          <w:rStyle w:val="CommentReference"/>
          <w:sz w:val="24"/>
          <w:szCs w:val="30"/>
        </w:rPr>
        <w:commentReference w:id="68"/>
      </w:r>
      <w:r w:rsidRPr="0072779C">
        <w:t>(</w:t>
      </w:r>
      <w:r w:rsidRPr="0018081A">
        <w:rPr>
          <w:highlight w:val="yellow"/>
        </w:rPr>
        <w:t>Fig. 1C).</w:t>
      </w:r>
      <w:r w:rsidRPr="0072779C">
        <w:t xml:space="preserve"> Importantly, this loss of testicular tissue is unlikely to reflect the onset of gonadal sex change, as intermediates and their partners remained similar in gonadal composition. Instead, it most likely represents gonadal regression associated with the temporary reproductive stasis that accompanies sex change</w:t>
      </w:r>
      <w:r w:rsidR="002108AE">
        <w:t xml:space="preserve"> </w:t>
      </w:r>
      <w:r w:rsidR="002108AE">
        <w:fldChar w:fldCharType="begin"/>
      </w:r>
      <w:r w:rsidR="002108AE">
        <w:instrText xml:space="preserve"> ADDIN ZOTERO_ITEM CSL_CITATION {"citationID":"GK75VMh7","properties":{"unsorted":false,"formattedCitation":"(3)","plainCitation":"(3)","noteIndex":0},"citationItems":[{"id":43,"uris":["http://zotero.org/users/11313215/items/TBICN8KA"],"itemData":{"id":43,"type":"article-journal","abstract":"Many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002108AE">
        <w:fldChar w:fldCharType="separate"/>
      </w:r>
      <w:r w:rsidR="002108AE">
        <w:rPr>
          <w:noProof/>
        </w:rPr>
        <w:t>(3)</w:t>
      </w:r>
      <w:r w:rsidR="002108AE">
        <w:fldChar w:fldCharType="end"/>
      </w:r>
      <w:r w:rsidRPr="0072779C">
        <w:t xml:space="preserve">. By the late intermediate stage, no measurable testicular tissue </w:t>
      </w:r>
      <w:r w:rsidR="00F339F4" w:rsidRPr="0072779C">
        <w:t>remaine</w:t>
      </w:r>
      <w:r w:rsidR="00F339F4">
        <w:t>d,</w:t>
      </w:r>
      <w:r w:rsidR="00D770B1">
        <w:t xml:space="preserve"> and</w:t>
      </w:r>
      <w:r w:rsidRPr="0072779C">
        <w:t xml:space="preserve"> the gonad consisted only of immature ovarian tissue, connective tissue, and empty space (</w:t>
      </w:r>
      <w:r w:rsidRPr="0018081A">
        <w:rPr>
          <w:highlight w:val="yellow"/>
        </w:rPr>
        <w:t>Fig. 1D</w:t>
      </w:r>
      <w:r w:rsidRPr="0072779C">
        <w:t>).</w:t>
      </w:r>
    </w:p>
    <w:p w14:paraId="7523EA4F" w14:textId="77777777" w:rsidR="0072779C" w:rsidRPr="00013D8B" w:rsidRDefault="0072779C" w:rsidP="004816FA">
      <w:pPr>
        <w:ind w:firstLine="720"/>
      </w:pPr>
    </w:p>
    <w:p w14:paraId="52DFE827" w14:textId="77777777" w:rsidR="004816FA" w:rsidRPr="00013D8B" w:rsidRDefault="004816FA" w:rsidP="00753C87">
      <w:pPr>
        <w:rPr>
          <w:b/>
          <w:bCs/>
        </w:rPr>
      </w:pPr>
      <w:r w:rsidRPr="00013D8B">
        <w:rPr>
          <w:b/>
          <w:bCs/>
        </w:rPr>
        <w:t>Multiomics Capture High Quality Transcriptomes, Epigenomes, and Spatial Transcriptomes</w:t>
      </w:r>
    </w:p>
    <w:p w14:paraId="08DAC190" w14:textId="31456CE2" w:rsidR="0018081A" w:rsidRPr="00013D8B" w:rsidRDefault="0018081A" w:rsidP="0018081A">
      <w:r w:rsidRPr="00013D8B">
        <w:t>Following euthanasia, we dissected out the ventrocaudal telencephala (</w:t>
      </w:r>
      <w:r w:rsidR="00DB4306">
        <w:rPr>
          <w:highlight w:val="yellow"/>
        </w:rPr>
        <w:t>M</w:t>
      </w:r>
      <w:r w:rsidRPr="00013D8B">
        <w:rPr>
          <w:highlight w:val="yellow"/>
        </w:rPr>
        <w:t>ethods</w:t>
      </w:r>
      <w:r w:rsidR="00715C76">
        <w:t xml:space="preserve">, Fig. </w:t>
      </w:r>
      <w:commentRangeStart w:id="69"/>
      <w:r w:rsidR="00715C76">
        <w:t>S2</w:t>
      </w:r>
      <w:commentRangeEnd w:id="69"/>
      <w:r w:rsidR="00715C76" w:rsidRPr="00013D8B">
        <w:rPr>
          <w:rStyle w:val="CommentReference"/>
          <w:sz w:val="24"/>
          <w:szCs w:val="30"/>
        </w:rPr>
        <w:commentReference w:id="69"/>
      </w:r>
      <w:r w:rsidRPr="00013D8B">
        <w:t xml:space="preserve">) targeting the </w:t>
      </w:r>
      <w:r w:rsidR="00E318E3">
        <w:t>P</w:t>
      </w:r>
      <w:r w:rsidRPr="00013D8B">
        <w:t>OA</w:t>
      </w:r>
      <w:r w:rsidR="00E318E3">
        <w:t>s</w:t>
      </w:r>
      <w:r w:rsidRPr="00013D8B">
        <w:t xml:space="preserve"> from males (n = 6), intermediates (n = 7), late intermediates (n = 2), the new female (n =1), and females (n = 6) and used single-nucleus multiomics (snMultiome; RNA + ATAC modalities) to profile gene expression and chromatin accessibility changes during sex change. In total, 35,364 nuclei passed quality control </w:t>
      </w:r>
      <w:r>
        <w:t>(</w:t>
      </w:r>
      <w:r w:rsidRPr="00F339F4">
        <w:rPr>
          <w:highlight w:val="yellow"/>
        </w:rPr>
        <w:t>Methods</w:t>
      </w:r>
      <w:r w:rsidRPr="00715C76">
        <w:t>)</w:t>
      </w:r>
      <w:r>
        <w:t xml:space="preserve"> </w:t>
      </w:r>
      <w:r w:rsidRPr="00013D8B">
        <w:t xml:space="preserve">and were clustered using </w:t>
      </w:r>
      <w:commentRangeStart w:id="70"/>
      <w:commentRangeStart w:id="71"/>
      <w:r w:rsidRPr="00013D8B">
        <w:t>weighted shared nearest neighbors analysis.</w:t>
      </w:r>
      <w:commentRangeEnd w:id="70"/>
      <w:r w:rsidRPr="00013D8B">
        <w:rPr>
          <w:rStyle w:val="CommentReference"/>
          <w:sz w:val="24"/>
          <w:szCs w:val="30"/>
        </w:rPr>
        <w:commentReference w:id="70"/>
      </w:r>
      <w:commentRangeEnd w:id="71"/>
      <w:r w:rsidR="00B16A1B" w:rsidRPr="00013D8B">
        <w:rPr>
          <w:rStyle w:val="CommentReference"/>
          <w:sz w:val="24"/>
          <w:szCs w:val="30"/>
        </w:rPr>
        <w:commentReference w:id="71"/>
      </w:r>
      <w:r w:rsidRPr="00013D8B">
        <w:t xml:space="preserve"> Hierarchical clustering yielded 27 clusters: 20 neuronal and seven glial</w:t>
      </w:r>
      <w:r>
        <w:t xml:space="preserve"> </w:t>
      </w:r>
      <w:r w:rsidRPr="00E01DA9">
        <w:rPr>
          <w:highlight w:val="yellow"/>
        </w:rPr>
        <w:t>(Fig. 2A)</w:t>
      </w:r>
      <w:r w:rsidRPr="00013D8B">
        <w:t xml:space="preserve">. </w:t>
      </w:r>
    </w:p>
    <w:p w14:paraId="4B40617E" w14:textId="77777777" w:rsidR="0018081A" w:rsidRDefault="0018081A" w:rsidP="0018081A">
      <w:pPr>
        <w:ind w:firstLine="720"/>
      </w:pPr>
      <w:r>
        <w:t>Following clustering, w</w:t>
      </w:r>
      <w:r w:rsidRPr="00013D8B">
        <w:t xml:space="preserve">e </w:t>
      </w:r>
      <w:r>
        <w:t>identified</w:t>
      </w:r>
      <w:r w:rsidRPr="00013D8B">
        <w:t xml:space="preserve"> 10 glutamatergic (</w:t>
      </w:r>
      <w:r w:rsidRPr="00013D8B">
        <w:rPr>
          <w:i/>
          <w:iCs/>
        </w:rPr>
        <w:t xml:space="preserve">slc17a6b+ </w:t>
      </w:r>
      <w:r w:rsidRPr="00013D8B">
        <w:t>or</w:t>
      </w:r>
      <w:r w:rsidRPr="00013D8B">
        <w:rPr>
          <w:i/>
          <w:iCs/>
        </w:rPr>
        <w:t xml:space="preserve"> slc17a7a+</w:t>
      </w:r>
      <w:r w:rsidRPr="00013D8B">
        <w:t>), six GABAergic (</w:t>
      </w:r>
      <w:r w:rsidRPr="00013D8B">
        <w:rPr>
          <w:i/>
          <w:iCs/>
        </w:rPr>
        <w:t xml:space="preserve">gad1+ </w:t>
      </w:r>
      <w:r w:rsidRPr="00013D8B">
        <w:t xml:space="preserve">or </w:t>
      </w:r>
      <w:r w:rsidRPr="00013D8B">
        <w:rPr>
          <w:i/>
          <w:iCs/>
        </w:rPr>
        <w:t>gad2+</w:t>
      </w:r>
      <w:r w:rsidRPr="00013D8B">
        <w:t xml:space="preserve">), and four mixed (GABA and glutamatergic markers) neuronal </w:t>
      </w:r>
      <w:r w:rsidRPr="00013D8B">
        <w:lastRenderedPageBreak/>
        <w:t xml:space="preserve">clusters. Further, we detected clusters of radial glial cells (1_RGC, </w:t>
      </w:r>
      <w:r w:rsidRPr="00013D8B">
        <w:rPr>
          <w:i/>
          <w:iCs/>
        </w:rPr>
        <w:t xml:space="preserve">gfap+ </w:t>
      </w:r>
      <w:r w:rsidRPr="00013D8B">
        <w:t xml:space="preserve">and </w:t>
      </w:r>
      <w:r w:rsidRPr="00013D8B">
        <w:rPr>
          <w:i/>
          <w:iCs/>
        </w:rPr>
        <w:t>crocc2-</w:t>
      </w:r>
      <w:r w:rsidRPr="00013D8B">
        <w:t xml:space="preserve">), ependymal cells (15_EC, </w:t>
      </w:r>
      <w:r w:rsidRPr="00013D8B">
        <w:rPr>
          <w:i/>
          <w:iCs/>
        </w:rPr>
        <w:t xml:space="preserve">gfap+ </w:t>
      </w:r>
      <w:r w:rsidRPr="00013D8B">
        <w:t xml:space="preserve">and </w:t>
      </w:r>
      <w:r w:rsidRPr="00013D8B">
        <w:rPr>
          <w:i/>
          <w:iCs/>
        </w:rPr>
        <w:t>crocc2+</w:t>
      </w:r>
      <w:r w:rsidRPr="00013D8B">
        <w:t xml:space="preserve">), dividing glia (26_DG, </w:t>
      </w:r>
      <w:r w:rsidRPr="00013D8B">
        <w:rPr>
          <w:i/>
          <w:iCs/>
        </w:rPr>
        <w:t xml:space="preserve">gfap+ </w:t>
      </w:r>
      <w:r w:rsidRPr="00013D8B">
        <w:t xml:space="preserve">and </w:t>
      </w:r>
      <w:r w:rsidRPr="00013D8B">
        <w:rPr>
          <w:i/>
          <w:iCs/>
        </w:rPr>
        <w:t>top2a+</w:t>
      </w:r>
      <w:r w:rsidRPr="00013D8B">
        <w:t xml:space="preserve">), oligodendrocytes (2_OL, </w:t>
      </w:r>
      <w:r w:rsidRPr="00013D8B">
        <w:rPr>
          <w:i/>
          <w:iCs/>
        </w:rPr>
        <w:t>mbpa+</w:t>
      </w:r>
      <w:r w:rsidRPr="00013D8B">
        <w:t xml:space="preserve">), oligodendrocyte precursor cells (13_OPC, </w:t>
      </w:r>
      <w:r w:rsidRPr="00013D8B">
        <w:rPr>
          <w:i/>
          <w:iCs/>
        </w:rPr>
        <w:t>cspg+</w:t>
      </w:r>
      <w:r w:rsidRPr="00013D8B">
        <w:t xml:space="preserve">), microglia (11_MG, </w:t>
      </w:r>
      <w:r w:rsidRPr="00013D8B">
        <w:rPr>
          <w:i/>
          <w:iCs/>
        </w:rPr>
        <w:t xml:space="preserve">ptprc+ </w:t>
      </w:r>
      <w:r w:rsidRPr="00013D8B">
        <w:t xml:space="preserve">and </w:t>
      </w:r>
      <w:r w:rsidRPr="00013D8B">
        <w:rPr>
          <w:i/>
          <w:iCs/>
        </w:rPr>
        <w:t>p2ry12+</w:t>
      </w:r>
      <w:r w:rsidRPr="00013D8B">
        <w:t xml:space="preserve">) and leukocytes (20_Leuko, </w:t>
      </w:r>
      <w:r w:rsidRPr="00013D8B">
        <w:rPr>
          <w:i/>
          <w:iCs/>
        </w:rPr>
        <w:t xml:space="preserve">ptprc+ </w:t>
      </w:r>
      <w:r w:rsidRPr="00013D8B">
        <w:t xml:space="preserve">and </w:t>
      </w:r>
      <w:r w:rsidRPr="00013D8B">
        <w:rPr>
          <w:i/>
          <w:iCs/>
        </w:rPr>
        <w:t>p2ry12-</w:t>
      </w:r>
      <w:r w:rsidRPr="00013D8B">
        <w:t xml:space="preserve">). These markers along with strong markers for each cluster from Seurat’s “FindMarkers” function are shown in </w:t>
      </w:r>
      <w:r w:rsidRPr="00013D8B">
        <w:rPr>
          <w:highlight w:val="yellow"/>
        </w:rPr>
        <w:t>Figure 2</w:t>
      </w:r>
      <w:r w:rsidRPr="00954328">
        <w:rPr>
          <w:highlight w:val="yellow"/>
        </w:rPr>
        <w:t>B</w:t>
      </w:r>
      <w:r w:rsidRPr="00013D8B">
        <w:t>.</w:t>
      </w:r>
    </w:p>
    <w:p w14:paraId="26689E4A" w14:textId="44082292" w:rsidR="0018081A" w:rsidRPr="00013D8B" w:rsidRDefault="0018081A" w:rsidP="0018081A">
      <w:r w:rsidRPr="00013D8B">
        <w:tab/>
      </w:r>
      <w:commentRangeStart w:id="72"/>
      <w:r w:rsidRPr="00013D8B">
        <w:t xml:space="preserve">Using Visium HD, we further generated spatial transcriptomic atlases of anemonefish telencephala and adjacent regions </w:t>
      </w:r>
      <w:commentRangeStart w:id="73"/>
      <w:commentRangeStart w:id="74"/>
      <w:r w:rsidRPr="00013D8B">
        <w:t>using n =</w:t>
      </w:r>
      <w:r>
        <w:t>6</w:t>
      </w:r>
      <w:r w:rsidRPr="00013D8B">
        <w:t xml:space="preserve"> male and </w:t>
      </w:r>
      <w:r>
        <w:t>6</w:t>
      </w:r>
      <w:r w:rsidRPr="00013D8B">
        <w:t xml:space="preserve"> </w:t>
      </w:r>
      <w:commentRangeEnd w:id="73"/>
      <w:r w:rsidR="00E318E3" w:rsidRPr="00013D8B">
        <w:rPr>
          <w:rStyle w:val="CommentReference"/>
          <w:sz w:val="24"/>
          <w:szCs w:val="30"/>
        </w:rPr>
        <w:commentReference w:id="73"/>
      </w:r>
      <w:commentRangeEnd w:id="74"/>
      <w:r w:rsidR="0023586C" w:rsidRPr="00013D8B">
        <w:rPr>
          <w:rStyle w:val="CommentReference"/>
          <w:sz w:val="24"/>
          <w:szCs w:val="30"/>
        </w:rPr>
        <w:commentReference w:id="74"/>
      </w:r>
      <w:r w:rsidRPr="00013D8B">
        <w:t>female anemonefish. In total 433,999 cell segmented polygons passed quality control. We then manually annotated neuroanatomical</w:t>
      </w:r>
      <w:r>
        <w:t xml:space="preserve"> regions (</w:t>
      </w:r>
      <w:r w:rsidR="003247AC">
        <w:t>M</w:t>
      </w:r>
      <w:r>
        <w:t>ethods,</w:t>
      </w:r>
      <w:r w:rsidRPr="00013D8B">
        <w:t xml:space="preserve"> </w:t>
      </w:r>
      <w:commentRangeEnd w:id="72"/>
      <w:r w:rsidRPr="00013D8B">
        <w:rPr>
          <w:rStyle w:val="CommentReference"/>
          <w:sz w:val="24"/>
          <w:szCs w:val="30"/>
          <w:highlight w:val="yellow"/>
        </w:rPr>
        <w:commentReference w:id="72"/>
      </w:r>
      <w:r w:rsidRPr="00013D8B">
        <w:rPr>
          <w:highlight w:val="yellow"/>
        </w:rPr>
        <w:t>Fig. S2</w:t>
      </w:r>
      <w:r w:rsidRPr="00013D8B">
        <w:t xml:space="preserve">). To </w:t>
      </w:r>
      <w:r w:rsidR="00D770B1">
        <w:t xml:space="preserve">spatially </w:t>
      </w:r>
      <w:r w:rsidRPr="00013D8B">
        <w:t xml:space="preserve">annotate our </w:t>
      </w:r>
      <w:r>
        <w:t>snM</w:t>
      </w:r>
      <w:r w:rsidRPr="00013D8B">
        <w:t>ultiome clusters, we next used Cell2</w:t>
      </w:r>
      <w:r>
        <w:t>l</w:t>
      </w:r>
      <w:r w:rsidRPr="00013D8B">
        <w:t>ocation</w:t>
      </w:r>
      <w:r>
        <w:t xml:space="preserve"> to </w:t>
      </w:r>
      <w:r w:rsidRPr="00013D8B">
        <w:t xml:space="preserve"> project the multiome clusters onto our spatial atlases</w:t>
      </w:r>
      <w:r w:rsidR="00715C76">
        <w:t xml:space="preserve"> </w:t>
      </w:r>
      <w:r w:rsidRPr="00013D8B">
        <w:fldChar w:fldCharType="begin"/>
      </w:r>
      <w:r w:rsidR="00933230">
        <w:instrText xml:space="preserve"> ADDIN ZOTERO_ITEM CSL_CITATION {"citationID":"6P8seHCt","properties":{"unsorted":false,"formattedCitation":"(11)","plainCitation":"(11)","noteIndex":0},"citationItems":[{"id":6492,"uris":["http://zotero.org/users/11313215/items/BC3FN9G6"],"itemData":{"id":6492,"type":"article-journal","abstract":"Spatial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rsidRPr="00013D8B">
        <w:fldChar w:fldCharType="separate"/>
      </w:r>
      <w:r w:rsidR="00933230">
        <w:rPr>
          <w:rFonts w:cs="Times New Roman"/>
        </w:rPr>
        <w:t>(11)</w:t>
      </w:r>
      <w:r w:rsidRPr="00013D8B">
        <w:fldChar w:fldCharType="end"/>
      </w:r>
      <w:r w:rsidRPr="00013D8B">
        <w:t xml:space="preserve"> (</w:t>
      </w:r>
      <w:r w:rsidRPr="00013D8B">
        <w:rPr>
          <w:highlight w:val="yellow"/>
        </w:rPr>
        <w:t>Fig. 2C,</w:t>
      </w:r>
      <w:r w:rsidRPr="00146E01">
        <w:rPr>
          <w:highlight w:val="yellow"/>
        </w:rPr>
        <w:t>D</w:t>
      </w:r>
      <w:r w:rsidRPr="00013D8B">
        <w:t xml:space="preserve">). </w:t>
      </w:r>
      <w:r w:rsidRPr="00146E01">
        <w:rPr>
          <w:highlight w:val="yellow"/>
        </w:rPr>
        <w:t>Figure 2C</w:t>
      </w:r>
      <w:r w:rsidRPr="00013D8B">
        <w:t xml:space="preserve"> shows a heatmap of the cell type composition of each region. We labeled clusters based on primary cell type (neuronal versus glial), primary neurotransmitter (Glutamate, GABA, or </w:t>
      </w:r>
      <w:r>
        <w:t>mixed</w:t>
      </w:r>
      <w:r w:rsidRPr="00013D8B">
        <w:t>), and neuroanatomical location if the cell type was spatially localized (</w:t>
      </w:r>
      <w:r w:rsidRPr="00013D8B">
        <w:rPr>
          <w:highlight w:val="yellow"/>
        </w:rPr>
        <w:t xml:space="preserve">see </w:t>
      </w:r>
      <w:r>
        <w:rPr>
          <w:highlight w:val="yellow"/>
        </w:rPr>
        <w:t>Appendix SX</w:t>
      </w:r>
      <w:r w:rsidRPr="00013D8B">
        <w:rPr>
          <w:highlight w:val="yellow"/>
        </w:rPr>
        <w:t xml:space="preserve"> for all cell type label</w:t>
      </w:r>
      <w:r w:rsidRPr="00152ED0">
        <w:rPr>
          <w:highlight w:val="yellow"/>
        </w:rPr>
        <w:t>s and SX for abbreviations</w:t>
      </w:r>
      <w:r w:rsidRPr="00013D8B">
        <w:t>).</w:t>
      </w:r>
    </w:p>
    <w:p w14:paraId="168D3AB4" w14:textId="5744C07C" w:rsidR="0018081A" w:rsidRDefault="0018081A" w:rsidP="0018081A">
      <w:r w:rsidRPr="00013D8B">
        <w:t xml:space="preserve"> </w:t>
      </w:r>
      <w:r w:rsidRPr="00013D8B">
        <w:tab/>
        <w:t xml:space="preserve">Several multiome clusters mapped to specific neuroanatomical regions. Cluster 6 mapped strongly to parvocellular and magnocellular regions of the POA. This mapping along with expression of </w:t>
      </w:r>
      <w:r w:rsidRPr="00013D8B">
        <w:rPr>
          <w:i/>
          <w:iCs/>
        </w:rPr>
        <w:t>hmx2, hmx3a</w:t>
      </w:r>
      <w:r w:rsidRPr="00013D8B">
        <w:t xml:space="preserve">, </w:t>
      </w:r>
      <w:r w:rsidRPr="00013D8B">
        <w:rPr>
          <w:i/>
          <w:iCs/>
        </w:rPr>
        <w:t xml:space="preserve">hmx3b, avp, oxt, cckb, otpa </w:t>
      </w:r>
      <w:commentRangeStart w:id="75"/>
      <w:r w:rsidRPr="00013D8B">
        <w:rPr>
          <w:i/>
          <w:iCs/>
        </w:rPr>
        <w:fldChar w:fldCharType="begin"/>
      </w:r>
      <w:r w:rsidR="00933230">
        <w:rPr>
          <w:i/>
          <w:iCs/>
        </w:rPr>
        <w:instrText xml:space="preserve"> ADDIN ZOTERO_ITEM CSL_CITATION {"citationID":"HmngOinh","properties":{"unsorted":false,"formattedCitation":"(12\\uc0\\u8211{}15)","plainCitation":"(12–15)","noteIndex":0},"citationItems":[{"id":5472,"uris":["http://zotero.org/users/11313215/items/GN7FM3HU"],"itemData":{"id":5472,"type":"article-journal","abstract":"The paraventricular nucleus (PVN) of the hypothalamus in mammals coordinates neuroendocrine, autonomic and behavioral responses pivotal for homeostasis and the stress response. A large amount of studies in rodents has documented that the PVN contains diverse neuronal cell types which can be identified by the expression of distinct secretory neuropeptides. Interestingly, PVN cell types often coexpress multiple neuropeptides whose relative coexpression level are subject to environment-induced plasticity.Due to their small size and transparency, zebrafish larvae offer the possibility to comprehensively study the development and plasticity of the PVN in large groups of intact animals, yet important anatomical information about the larval zebrafish PVN-homologous region has been missing. Therefore we recently defined the location and borders of the larval neurosecretory preoptic area (NPO) as the PVN-homologous region in larval zebrafish based on transcription factor expression and cell type clustering. To identify distinct cell types present in the larval NPO, we also generated a comprehensive 3D map of 9 zebrafish homologs of typical neuropeptides found in the mammalian PVN (arginine vasopressin, corticotropin-releasing hormone, proenkephalin a/b, neurotensin, oxytocin, vasoactive intestinal peptide, cholecystokinin, and somatostatin). Here we extend this chemoarchitectural map to include the degrees of coexpression of two neuropeptides in the same cell by performing systematic pairwise comparisons. Our results allowed the subclassification of NPO cell types, and differences in variability of coexpression profiles suggest potential targets of biochemical plasticity. Thus, this work provides an important basis for the analysis of the development, function, and plasticity of the primary neuroendocrine brain region in larval zebrafish.","container-title":"Frontiers in Neuroanatomy","DOI":"10.3389/fnana.2015.00002","ISSN":"1662-5129","journalAbbreviation":"Front. Neuroanat.","language":"English","publisher":"Frontiers","source":"Frontiers","title":"Coexpression analysis of nine neuropeptides in the neurosecretory preoptic area of larval zebrafish","URL":"https://www.frontiersin.org/journals/neuroanatomy/articles/10.3389/fnana.2015.00002/full","volume":"9","author":[{"family":"Herget","given":"Ulrich"},{"family":"Ryu","given":"Soojin"}],"accessed":{"date-parts":[["2026",1,29]]},"issued":{"date-parts":[["2015",2,12]]}}},{"id":5474,"uris":["http://zotero.org/users/11313215/items/EPCRK4FH"],"itemData":{"id":5474,"type":"article-journal","abstract":"The paraventricular nucleus (PVN) of the hypothalamus harbors diverse neurosecretory cells with critical physiological roles for the homeostasis. Decades of research in rodents have provided a large amount of information on the anatomy, development, and function of this important hypothalamic nucleus. However, since the hypothalamus lies deep within the brain in mammals and is difficult to access, many questions regarding development and plasticity of this nucleus still remain. In particular, how different environmental conditions, including stress exposure, shape the development of this important nucleus has been difficult to address in animals that develop in utero. To address these open questions, the transparent larval zebrafish with its rapid external development and excellent genetic toolbox offers exciting opportunities. In this review, we summarize recent information on the anatomy and development of the neurosecretory preoptic area (NPO), which represents a similar structure to the mammalian PVN in zebrafish. We will then review recent studies on the development of different cell types in the neurosecretory hypothalamus both in mouse and in fish. Lastly, we discuss stress-induced plasticity of the PVN mainly discussing the data obtained in rodents, but pointing out tools and approaches available in zebrafish for future studies. This review serves as a primer for the currently available information relevant for studying the development and plasticity of this important brain region using zebrafish.","container-title":"Cell and Tissue Research","DOI":"10.1007/s00441-018-2900-4","ISSN":"1432-0878","issue":"1","journalAbbreviation":"Cell Tissue Res","language":"en","page":"5-22","source":"Springer Link","title":"Anatomy, development, and plasticity of the neurosecretory hypothalamus in zebrafish","volume":"375","author":[{"family":"Nagpal","given":"Jatin"},{"family":"Herget","given":"Ulrich"},{"family":"Choi","given":"Min K."},{"family":"Ryu","given":"Soojin"}],"issued":{"date-parts":[["2019",1,1]]}}},{"id":6190,"uris":["http://zotero.org/users/11313215/items/564F7S3L"],"itemData":{"id":6190,"type":"article-journal","abstract":"The paraventricular nucleus (PVN) in mammals is the main hypothalamic nucleus controlling hormone release in the pituitary and plays pivotal roles in homeostasis. While the location of a PVN-homologous region has been described in adult fish as the neurosecretory preoptic area (NPO), this region has not been clearly defined in larval zebrafish due to the difficulty in defining cytoarchitectonic nuclear boundaries in the larval brain. Here we identify the precise location of the larval zebrafish NPO using conserved transcription factor and neuropeptide gene expressions. Our results identify the dorsal half of the preoptic-hypothalamic orthopedia a (otpa) domain as the larval NPO and the homologous region to the mammalian PVN. Further, by reconstructing the locations of cells producing zebrafish neuropeptides found in the mammalian PVN (CCK, CRH, ENK, NTS, SS, VIP, OXT, AVP), we provide the first 3D arrangement map of NPO neuropeptides in the larval zebrafish brain. Our results show striking conservation of transcription factor expression (otp, arx, dlx5a, isl1) in and around the NPO/PVN together with neuropeptide expression within it. Finally, we describe the exact anatomical location of cells producing Oxt and Avp in the adult zebrafish. Thus, our results identify the definitive borders and extent of the PVN homologous region in larval zebrafish and serve as an important basis for cross-species comparisons of PVN/NPO structure and function. J. Comp. Neurol. 522:1542–1564, 2014. © 2013 Wiley Periodicals, Inc.","container-title":"Journal of Comparative Neurology","DOI":"10.1002/cne.23480","ISSN":"1096-9861","issue":"7","language":"en","license":"Copyright © 2013 Wiley Periodicals, Inc.","note":"_eprint: https://onlinelibrary.wiley.com/doi/pdf/10.1002/cne.23480","page":"1542-1564","source":"Wiley Online Library","title":"Molecular neuroanatomy and chemoarchitecture of the neurosecretory preoptic-hypothalamic area in zebrafish larvae","volume":"522","author":[{"family":"Herget","given":"Ulrich"},{"family":"Wolf","given":"Andrea"},{"family":"Wullimann","given":"Mario F."},{"family":"Ryu","given":"Soojin"}],"issued":{"date-parts":[["2014"]]}}},{"id":5457,"uris":["http://zotero.org/users/11313215/items/ZWC5X5LD"],"itemData":{"id":5457,"type":"article-journal","abstract":"We studied the expression of sGnRH mRNA in the neurons of the nucleus preopticus (NPO) of the Indian major carp, Cirrhinus cirrhosus, and their correlation with the reproductive status of the fish. Non-radioisotopic in situ hybridization histochemistry protocol employing biotinylated-oligonucleotide probes complementary to salmon GnRH, cichlid GnRH I, catfish GnRH, chicken GnRH II (from cichlid and catfish), and mammalian GnRH, were applied to the sections through the POA of the female Indian major carp Cirrhinus cirrhosus. Incubation with the probe complimentary to salmon GnRH (sGnRH) mRNA from salmon, produced distinct hybridization signal in the cytosol of several neurosecretory neurons of the magnocellular and parvocellular subdivisions of the NPO of the fish collected during February–April (preparatory phase) and May–June (prespawning phase). However, no signal was detected in the NPO of fish collected during July–August (spawning phase). Application of other antisense probes, or sense probe for salmon GnRH mRNA, produced no signal. We suggest that NPO neurons in C. cirrhosus may express sGnRH mRNA, produce GnRH peptide, and play a role in regulation of pituitary–ovary axis.","container-title":"Comparative Biochemistry and Physiology Part A: Molecular &amp; Integrative Physiology","DOI":"10.1016/j.cbpa.2008.07.005","ISSN":"1095-6433","issue":"2","journalAbbreviation":"Comparative Biochemistry and Physiology Part A: Molecular &amp; Integrative Physiology","page":"247-252","source":"ScienceDirect","title":"Neurosecretory neurons of the nucleus preopticus (NPO) express salmon GnRH mRNA and show reproduction phase-related variation in the female Indian major carp, &lt;i&gt;Cirrhinus cirrhosus&lt;/i&gt;","volume":"151","author":[{"family":"Sakharkar","given":"Amul J."},{"family":"Mazumdar","given":"Minakshi"},{"family":"Singru","given":"Praful S."},{"family":"Subhedar","given":"Nishikant"}],"issued":{"date-parts":[["2008",10,1]]}}}],"schema":"https://github.com/citation-style-language/schema/raw/master/csl-citation.json"} </w:instrText>
      </w:r>
      <w:r w:rsidRPr="00013D8B">
        <w:rPr>
          <w:i/>
          <w:iCs/>
        </w:rPr>
        <w:fldChar w:fldCharType="separate"/>
      </w:r>
      <w:r w:rsidR="00933230" w:rsidRPr="00933230">
        <w:rPr>
          <w:rFonts w:cs="Times New Roman"/>
          <w:color w:val="000000"/>
          <w:kern w:val="0"/>
          <w:szCs w:val="24"/>
        </w:rPr>
        <w:t>(12–15)</w:t>
      </w:r>
      <w:r w:rsidRPr="00013D8B">
        <w:rPr>
          <w:i/>
          <w:iCs/>
        </w:rPr>
        <w:fldChar w:fldCharType="end"/>
      </w:r>
      <w:commentRangeEnd w:id="75"/>
      <w:r w:rsidR="00D770B1" w:rsidRPr="00013D8B">
        <w:rPr>
          <w:rStyle w:val="CommentReference"/>
          <w:sz w:val="24"/>
          <w:szCs w:val="30"/>
        </w:rPr>
        <w:commentReference w:id="75"/>
      </w:r>
      <w:r w:rsidRPr="00013D8B">
        <w:t xml:space="preserve"> lead us to annotate this cluster as the POA (6_POA_Mixed). Clusters</w:t>
      </w:r>
      <w:r>
        <w:t xml:space="preserve"> 0, 3, 14, 21, and 24 mapped to other subpallial regions of the telencephalon (0_Spall_Mixed, 3_Spall_GABA, 14_Vsst_GABA </w:t>
      </w:r>
      <w:fldSimple w:instr=" ADDIN ZOTERO_TEMP "/>
      <w:r>
        <w:t xml:space="preserve">, 21_Spall_Gaba, 24_Vs-M_Mixed) while Cluster 7 mapped to pallial regions (7_Pall_Glut). </w:t>
      </w:r>
      <w:r w:rsidRPr="00013D8B">
        <w:t xml:space="preserve"> Clusters 4, 8,</w:t>
      </w:r>
      <w:r>
        <w:t xml:space="preserve"> 10,</w:t>
      </w:r>
      <w:r w:rsidRPr="00013D8B">
        <w:t xml:space="preserve"> </w:t>
      </w:r>
      <w:r>
        <w:t>19</w:t>
      </w:r>
      <w:r w:rsidRPr="00013D8B">
        <w:t>, 22</w:t>
      </w:r>
      <w:r>
        <w:t>, and 23</w:t>
      </w:r>
      <w:r w:rsidRPr="00013D8B">
        <w:t xml:space="preserve"> mapped to diencephalic regions (4_TGN</w:t>
      </w:r>
      <w:r>
        <w:t>_Glut</w:t>
      </w:r>
      <w:r w:rsidRPr="00013D8B">
        <w:t xml:space="preserve">, </w:t>
      </w:r>
      <w:r>
        <w:t>8</w:t>
      </w:r>
      <w:r w:rsidRPr="00013D8B">
        <w:t>_</w:t>
      </w:r>
      <w:r>
        <w:t>VOT_Glut</w:t>
      </w:r>
      <w:r w:rsidRPr="00013D8B">
        <w:t>,</w:t>
      </w:r>
      <w:r>
        <w:t xml:space="preserve"> 10_nH_Glut</w:t>
      </w:r>
      <w:r w:rsidRPr="00013D8B">
        <w:t xml:space="preserve"> 1</w:t>
      </w:r>
      <w:r>
        <w:t>9_Di</w:t>
      </w:r>
      <w:r w:rsidRPr="00013D8B">
        <w:t>_</w:t>
      </w:r>
      <w:r>
        <w:t>Glut</w:t>
      </w:r>
      <w:r w:rsidRPr="00013D8B">
        <w:t>,</w:t>
      </w:r>
      <w:r>
        <w:t xml:space="preserve"> 22_Di_Glut, </w:t>
      </w:r>
      <w:r w:rsidRPr="00013D8B">
        <w:t>23_NLT</w:t>
      </w:r>
      <w:r>
        <w:t>_GABA</w:t>
      </w:r>
      <w:r w:rsidRPr="00013D8B">
        <w:t>).</w:t>
      </w:r>
      <w:r>
        <w:t xml:space="preserve"> Drawings of Visium</w:t>
      </w:r>
      <w:r w:rsidR="00F339F4">
        <w:t xml:space="preserve"> </w:t>
      </w:r>
      <w:r>
        <w:t xml:space="preserve">HD sections with neuroanatomical regions annotated are shown in </w:t>
      </w:r>
      <w:r w:rsidRPr="00BF6921">
        <w:rPr>
          <w:highlight w:val="yellow"/>
        </w:rPr>
        <w:t>Fig. S</w:t>
      </w:r>
      <w:r w:rsidR="00715C76">
        <w:rPr>
          <w:highlight w:val="yellow"/>
        </w:rPr>
        <w:t>3</w:t>
      </w:r>
      <w:r w:rsidR="00715C76">
        <w:t>.</w:t>
      </w:r>
      <w:r w:rsidRPr="00013D8B">
        <w:t xml:space="preserve"> </w:t>
      </w:r>
    </w:p>
    <w:p w14:paraId="37B69C26" w14:textId="4CC577F3" w:rsidR="00FA5D9F" w:rsidRDefault="00E318E3" w:rsidP="00C61BB7">
      <w:pPr>
        <w:ind w:firstLine="720"/>
      </w:pPr>
      <w:r>
        <w:t xml:space="preserve">We also used this opportunity to spatially annotate the clusters from our </w:t>
      </w:r>
      <w:r w:rsidR="00F339F4">
        <w:t xml:space="preserve">previously published </w:t>
      </w:r>
      <w:r>
        <w:t>s</w:t>
      </w:r>
      <w:r w:rsidR="00F339F4">
        <w:t>ingle nucleus RNA-sequencing (s</w:t>
      </w:r>
      <w:r>
        <w:t>nRNA-seq</w:t>
      </w:r>
      <w:r w:rsidR="00F339F4">
        <w:t>)</w:t>
      </w:r>
      <w:r>
        <w:t xml:space="preserve"> atlas</w:t>
      </w:r>
      <w:r w:rsidR="00E53DE5">
        <w:t xml:space="preserve"> of the anemonefish telencephalon</w:t>
      </w:r>
      <w:r>
        <w:t xml:space="preserve"> </w:t>
      </w:r>
      <w:r w:rsidR="00F339F4">
        <w:fldChar w:fldCharType="begin"/>
      </w:r>
      <w:r w:rsidR="00F339F4">
        <w:instrText xml:space="preserve"> ADDIN ZOTERO_ITEM CSL_CITATION {"citationID":"rJLJnPtd","properties":{"unsorted":false,"formattedCitation":"(5)","plainCitation":"(5)","noteIndex":0},"citationItems":[{"id":3227,"uris":["http://zotero.org/users/11313215/items/RWMZ9QFA"],"itemData":{"id":3227,"type":"article-journal","abstract":"BACKGROUND: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F339F4">
        <w:fldChar w:fldCharType="separate"/>
      </w:r>
      <w:r w:rsidR="00F339F4">
        <w:rPr>
          <w:noProof/>
        </w:rPr>
        <w:t>(5)</w:t>
      </w:r>
      <w:r w:rsidR="00F339F4">
        <w:fldChar w:fldCharType="end"/>
      </w:r>
      <w:r w:rsidR="00F339F4">
        <w:t xml:space="preserve"> </w:t>
      </w:r>
      <w:r>
        <w:t>(</w:t>
      </w:r>
      <w:r w:rsidRPr="00D770B1">
        <w:rPr>
          <w:highlight w:val="yellow"/>
        </w:rPr>
        <w:t>Fig. S</w:t>
      </w:r>
      <w:r w:rsidR="00376C7F">
        <w:t>4</w:t>
      </w:r>
      <w:r>
        <w:t>).</w:t>
      </w:r>
      <w:r w:rsidR="003247AC">
        <w:t xml:space="preserve"> </w:t>
      </w:r>
      <w:r w:rsidR="007E5E79">
        <w:t>We confirmed the</w:t>
      </w:r>
      <w:r w:rsidR="003247AC">
        <w:t xml:space="preserve"> neuroanatomical regions</w:t>
      </w:r>
      <w:r w:rsidR="007E5E79">
        <w:t xml:space="preserve"> of several clusters</w:t>
      </w:r>
      <w:r w:rsidR="003247AC">
        <w:t xml:space="preserve"> </w:t>
      </w:r>
      <w:r w:rsidR="007E5E79">
        <w:t xml:space="preserve">predicted </w:t>
      </w:r>
      <w:r w:rsidR="00AF0BB8">
        <w:t>from that analysis</w:t>
      </w:r>
      <w:r w:rsidR="007E5E79">
        <w:t xml:space="preserve">, </w:t>
      </w:r>
      <w:r w:rsidR="00AF0BB8">
        <w:t xml:space="preserve">including the ventral telencephalon (parent cluster 9), dorsal telencephalon (parent cluster 2), POA (parent cluster 13). </w:t>
      </w:r>
    </w:p>
    <w:p w14:paraId="4C3BB7BD" w14:textId="44DE71C0" w:rsidR="00AB18FA" w:rsidRDefault="00FA5D9F" w:rsidP="00D770B1">
      <w:pPr>
        <w:ind w:firstLine="720"/>
        <w:rPr>
          <w:ins w:id="76" w:author="Rhodes, Justin S" w:date="2026-09-04T13:42:00Z" w16du:dateUtc="2026-09-04T18:42:00Z"/>
        </w:rPr>
      </w:pPr>
      <w:r w:rsidRPr="008C1A15">
        <w:t xml:space="preserve">To further </w:t>
      </w:r>
      <w:r>
        <w:t xml:space="preserve">characterize </w:t>
      </w:r>
      <w:r w:rsidRPr="008C1A15">
        <w:t xml:space="preserve">our </w:t>
      </w:r>
      <w:r>
        <w:t>cell-types</w:t>
      </w:r>
      <w:r w:rsidRPr="008C1A15">
        <w:t xml:space="preserve">, we </w:t>
      </w:r>
      <w:r>
        <w:t>cross-projected cluster labels from this</w:t>
      </w:r>
      <w:r w:rsidRPr="008C1A15">
        <w:t xml:space="preserve"> snMultiome dataset with </w:t>
      </w:r>
      <w:r w:rsidR="007E5E79">
        <w:t xml:space="preserve">the </w:t>
      </w:r>
      <w:r w:rsidR="00D770B1">
        <w:t xml:space="preserve">snRNA-seq </w:t>
      </w:r>
      <w:r w:rsidR="007E5E79">
        <w:t>telencephalon atlas and assessed agreement.</w:t>
      </w:r>
      <w:r w:rsidRPr="00FA5D9F">
        <w:t xml:space="preserve"> </w:t>
      </w:r>
      <w:r>
        <w:t>Glial cell types and excitatory neurons showed strong correspondence.</w:t>
      </w:r>
      <w:r w:rsidRPr="00FA5D9F">
        <w:t xml:space="preserve"> </w:t>
      </w:r>
      <w:r>
        <w:t>Further, 6_POA_Mixed was the mutual best match for the putatively POA child cluster 13d</w:t>
      </w:r>
      <w:r w:rsidR="00D770B1">
        <w:t xml:space="preserve"> (</w:t>
      </w:r>
      <w:commentRangeStart w:id="77"/>
      <w:commentRangeStart w:id="78"/>
      <w:r w:rsidR="00D770B1" w:rsidRPr="00D770B1">
        <w:rPr>
          <w:highlight w:val="yellow"/>
        </w:rPr>
        <w:t>Appendix SX and SX</w:t>
      </w:r>
      <w:commentRangeEnd w:id="77"/>
      <w:r w:rsidR="00D770B1">
        <w:rPr>
          <w:rStyle w:val="CommentReference"/>
          <w:sz w:val="24"/>
          <w:szCs w:val="30"/>
        </w:rPr>
        <w:commentReference w:id="77"/>
      </w:r>
      <w:commentRangeEnd w:id="78"/>
      <w:r w:rsidR="00D770B1">
        <w:rPr>
          <w:rStyle w:val="CommentReference"/>
          <w:sz w:val="24"/>
          <w:szCs w:val="30"/>
        </w:rPr>
        <w:commentReference w:id="78"/>
      </w:r>
      <w:r w:rsidR="00D770B1">
        <w:t>)</w:t>
      </w:r>
      <w:r>
        <w:t xml:space="preserve">. We observed weaker </w:t>
      </w:r>
      <w:r w:rsidR="007E5E79">
        <w:t>agreement</w:t>
      </w:r>
      <w:r>
        <w:t xml:space="preserve"> between cell types mapping to the </w:t>
      </w:r>
      <w:r w:rsidR="00256506">
        <w:t>subpallium. Namely</w:t>
      </w:r>
      <w:r w:rsidR="007E5E79">
        <w:t>,</w:t>
      </w:r>
      <w:r w:rsidR="00256506">
        <w:t xml:space="preserve"> parent clusters 9 and 13 which clustered separately in Parker 2024 </w:t>
      </w:r>
      <w:ins w:id="79" w:author="Rhodes, Justin S" w:date="2026-09-04T13:42:00Z" w16du:dateUtc="2026-09-04T18:42:00Z">
        <w:r w:rsidR="00C32F02">
          <w:t>(</w:t>
        </w:r>
        <w:r w:rsidR="00C32F02" w:rsidRPr="00C32F02">
          <w:rPr>
            <w:highlight w:val="yellow"/>
            <w:rPrChange w:id="80" w:author="Rhodes, Justin S" w:date="2026-09-04T13:42:00Z" w16du:dateUtc="2026-09-04T18:42:00Z">
              <w:rPr/>
            </w:rPrChange>
          </w:rPr>
          <w:t>xxadd citation</w:t>
        </w:r>
        <w:r w:rsidR="00C32F02">
          <w:t xml:space="preserve">) </w:t>
        </w:r>
      </w:ins>
      <w:r w:rsidR="00256506">
        <w:t>clustered together in this work (clusters 0_</w:t>
      </w:r>
      <w:r w:rsidR="007E5E79">
        <w:t>Spall_Mixed</w:t>
      </w:r>
      <w:r w:rsidR="00256506">
        <w:t>, 3</w:t>
      </w:r>
      <w:r w:rsidR="007E5E79">
        <w:t>_Spall_GABA</w:t>
      </w:r>
      <w:r w:rsidR="00256506">
        <w:t>, 5</w:t>
      </w:r>
      <w:r w:rsidR="007E5E79">
        <w:t>_Glut</w:t>
      </w:r>
      <w:r w:rsidR="00256506">
        <w:t>, 6</w:t>
      </w:r>
      <w:r w:rsidR="007E5E79">
        <w:t>_POA_Mixed</w:t>
      </w:r>
      <w:r w:rsidR="00256506">
        <w:t>, 9</w:t>
      </w:r>
      <w:r w:rsidR="007E5E79">
        <w:t>_Mixed</w:t>
      </w:r>
      <w:r w:rsidR="00256506">
        <w:t>,</w:t>
      </w:r>
      <w:r w:rsidR="007E5E79">
        <w:t xml:space="preserve"> </w:t>
      </w:r>
      <w:r w:rsidR="00256506">
        <w:t>21</w:t>
      </w:r>
      <w:r w:rsidR="007E5E79">
        <w:t>_Spall_GABA</w:t>
      </w:r>
      <w:r w:rsidR="00256506">
        <w:t>,</w:t>
      </w:r>
      <w:r w:rsidR="007E5E79">
        <w:t xml:space="preserve"> and </w:t>
      </w:r>
      <w:r w:rsidR="00256506">
        <w:t>24</w:t>
      </w:r>
      <w:r w:rsidR="007E5E79">
        <w:t>_Vs-m_Mixed</w:t>
      </w:r>
      <w:r w:rsidR="00256506">
        <w:t>)</w:t>
      </w:r>
      <w:r>
        <w:t xml:space="preserve">. This is likely due to the weighted shared nearest neighbors clustering integrating both ATAC and RNA data used in this work reflecting their shared subpallial </w:t>
      </w:r>
      <w:r w:rsidR="007E5E79">
        <w:t>identity (</w:t>
      </w:r>
      <w:r w:rsidR="00E318E3" w:rsidRPr="00D770B1">
        <w:rPr>
          <w:highlight w:val="yellow"/>
        </w:rPr>
        <w:t>Fig S</w:t>
      </w:r>
      <w:r w:rsidR="00376C7F">
        <w:t>5A-C</w:t>
      </w:r>
      <w:r w:rsidR="00E318E3">
        <w:t>)</w:t>
      </w:r>
      <w:r w:rsidR="003247AC">
        <w:t>.</w:t>
      </w:r>
      <w:r>
        <w:t xml:space="preserve"> </w:t>
      </w:r>
      <w:r w:rsidR="00C61BB7" w:rsidRPr="008C1A15">
        <w:t xml:space="preserve">These findings demonstrate the robustness and reproducibility of the identified cell types </w:t>
      </w:r>
      <w:r w:rsidR="00C61BB7">
        <w:t xml:space="preserve">identified in this work and </w:t>
      </w:r>
      <w:ins w:id="81" w:author="Rhodes, Justin S" w:date="2026-09-04T13:42:00Z" w16du:dateUtc="2026-09-04T18:42:00Z">
        <w:r w:rsidR="00C32F02">
          <w:t xml:space="preserve">our </w:t>
        </w:r>
      </w:ins>
      <w:r w:rsidR="00C61BB7">
        <w:t xml:space="preserve">previous </w:t>
      </w:r>
      <w:del w:id="82" w:author="Rhodes, Justin S" w:date="2026-09-04T13:42:00Z" w16du:dateUtc="2026-09-04T18:42:00Z">
        <w:r w:rsidR="00C61BB7" w:rsidDel="00C32F02">
          <w:delText>work</w:delText>
        </w:r>
      </w:del>
      <w:ins w:id="83" w:author="Rhodes, Justin S" w:date="2026-09-04T13:42:00Z" w16du:dateUtc="2026-09-04T18:42:00Z">
        <w:r w:rsidR="00C32F02">
          <w:t>paper</w:t>
        </w:r>
      </w:ins>
      <w:r w:rsidR="00C61BB7">
        <w:t>.</w:t>
      </w:r>
    </w:p>
    <w:p w14:paraId="4B2718F7" w14:textId="77777777" w:rsidR="00C32F02" w:rsidRPr="00013D8B" w:rsidRDefault="00C32F02" w:rsidP="00D770B1">
      <w:pPr>
        <w:ind w:firstLine="720"/>
      </w:pPr>
    </w:p>
    <w:p w14:paraId="46622BD7" w14:textId="77777777" w:rsidR="004816FA" w:rsidRPr="00013D8B" w:rsidRDefault="004816FA" w:rsidP="00753C87">
      <w:pPr>
        <w:rPr>
          <w:b/>
          <w:bCs/>
        </w:rPr>
      </w:pPr>
      <w:r w:rsidRPr="00013D8B">
        <w:rPr>
          <w:b/>
          <w:bCs/>
        </w:rPr>
        <w:t>Asynchronous Changes in Cell Type Composition During Sex Change</w:t>
      </w:r>
    </w:p>
    <w:p w14:paraId="22B4C425" w14:textId="4DEF94F2" w:rsidR="00C65318" w:rsidRPr="00013D8B" w:rsidRDefault="00C65318" w:rsidP="00C65318">
      <w:r w:rsidRPr="00013D8B">
        <w:rPr>
          <w:b/>
          <w:bCs/>
        </w:rPr>
        <w:tab/>
      </w:r>
      <w:r w:rsidRPr="00013D8B">
        <w:t>Because sex change is associated with changes in brain size and composition</w:t>
      </w:r>
      <w:r w:rsidR="000E7AF0">
        <w:t xml:space="preserve"> </w:t>
      </w:r>
      <w:r w:rsidRPr="00013D8B">
        <w:fldChar w:fldCharType="begin"/>
      </w:r>
      <w:r w:rsidR="0066495D">
        <w:instrText xml:space="preserve"> ADDIN ZOTERO_ITEM CSL_CITATION {"citationID":"nc2JQN6K","properties":{"formattedCitation":"(4, 16)","plainCitation":"(4, 16)","noteIndex":0},"citationItems":[{"id":16,"uris":["http://zotero.org/users/11313215/items/VGA9PBJ3"],"itemData":{"id":16,"type":"article-journal","abstract":"Sex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S."}],"issued":{"date-parts":[["2023",3]]}}},{"id":3178,"uris":["http://zotero.org/users/11313215/items/TXXW73L8"],"itemData":{"id":3178,"type":"article-journal","abstract":"Teleost fish form the largest group of vertebrates and show a tremendous variety of adaptive behaviors, making them critically important for the study of brain evolution and cognition. The neural basis mediating these behaviors remains elusive. We performed a systematic comparative survey of the goldfish telencephalon. We mapped cell types using single-cell RNA sequencing and spatial transcriptomics, resulting in de novo molecular neuroanatomy parcellation. Glial cells were highly conserved across 450 million years of evolution separating mouse and goldfish, while neurons showed diversity and modularity in gene expression. Specifically, somatostatin interneurons, famously interspersed in the mammalian isocortex for local inhibitory input, were curiously aggregated in a single goldfish telencephalon nucleus but molecularly conserved. Cerebral nuclei including the striatum, a hub for motivated behavior in amniotes, had molecularly conserved goldfish homologs. We suggest elements of a hippocampal formation across the goldfish pallium. Last, aiding study of the teleostan everted telencephalon, we describe substantial molecular similarities between goldfish and zebrafish neuronal taxonomies.","container-title":"Science Advances","DOI":"10.1126/sciadv.adh7693","ISSN":"2375-2548","issue":"44","journalAbbreviation":"Sci Adv","language":"eng","page":"eadh7693","PMID":"37910612","PMCID":"PMC10619943","source":"PubMed","title":"A telencephalon cell type atlas for goldfish reveals diversity in the evolution of spatial structure and cell types","volume":"9","author":[{"family":"Tibi","given":"Muhammad"},{"family":"Biton Hayun","given":"Stav"},{"family":"Hochgerner","given":"Hannah"},{"family":"Lin","given":"Zhige"},{"family":"Givon","given":"Shachar"},{"family":"Ophir","given":"Osnat"},{"family":"Shay","given":"Tal"},{"family":"Mueller","given":"Thomas"},{"family":"Segev","given":"Ronen"},{"family":"Zeisel","given":"Amit"}],"issued":{"date-parts":[["2023",11,3]]}}}],"schema":"https://github.com/citation-style-language/schema/raw/master/csl-citation.json"} </w:instrText>
      </w:r>
      <w:r w:rsidRPr="00013D8B">
        <w:fldChar w:fldCharType="separate"/>
      </w:r>
      <w:r w:rsidR="0066495D">
        <w:rPr>
          <w:rFonts w:cs="Times New Roman"/>
        </w:rPr>
        <w:t>(4, 16)</w:t>
      </w:r>
      <w:r w:rsidRPr="00013D8B">
        <w:fldChar w:fldCharType="end"/>
      </w:r>
      <w:r w:rsidRPr="00013D8B">
        <w:t xml:space="preserve">, we next analyzed changes in cell populations across sex change. We detected significant phase differences in the </w:t>
      </w:r>
      <w:r w:rsidR="000E7AF0">
        <w:t>abundance</w:t>
      </w:r>
      <w:r w:rsidR="000E7AF0" w:rsidRPr="00013D8B">
        <w:t xml:space="preserve"> </w:t>
      </w:r>
      <w:r w:rsidRPr="00013D8B">
        <w:t xml:space="preserve">of cells in 12 of the 27 multiome clusters. Of these, nine were </w:t>
      </w:r>
      <w:r w:rsidR="000E7AF0">
        <w:t xml:space="preserve">relative </w:t>
      </w:r>
      <w:r w:rsidRPr="00013D8B">
        <w:t xml:space="preserve">decreases in cell population while only three were increases. Notably, all three increases </w:t>
      </w:r>
      <w:r w:rsidRPr="00013D8B">
        <w:lastRenderedPageBreak/>
        <w:t xml:space="preserve">occurred in glia. Oligodendrocytes (2_OL) increased in population progressively with each phase of sex change, and microglia (11_MG) increased in population early in sex change during the male-intermediate transition </w:t>
      </w:r>
      <w:r w:rsidRPr="00013D8B">
        <w:rPr>
          <w:highlight w:val="yellow"/>
        </w:rPr>
        <w:t>(Fig. S</w:t>
      </w:r>
      <w:r w:rsidR="00376C7F">
        <w:rPr>
          <w:highlight w:val="yellow"/>
        </w:rPr>
        <w:t>6</w:t>
      </w:r>
      <w:r w:rsidRPr="00152ED0">
        <w:rPr>
          <w:highlight w:val="yellow"/>
        </w:rPr>
        <w:t>A</w:t>
      </w:r>
      <w:r w:rsidRPr="00013D8B">
        <w:t xml:space="preserve">). Consistent with the idea that sex change is characterized by transient increases in neuro- and gliogenesis </w:t>
      </w:r>
      <w:r w:rsidRPr="00013D8B">
        <w:fldChar w:fldCharType="begin"/>
      </w:r>
      <w:r w:rsidR="00933230">
        <w:instrText xml:space="preserve"> ADDIN ZOTERO_ITEM CSL_CITATION {"citationID":"0xeA6Ki8","properties":{"unsorted":false,"formattedCitation":"(4, 5)","plainCitation":"(4, 5)","noteIndex":0},"citationItems":[{"id":16,"uris":["http://zotero.org/users/11313215/items/VGA9PBJ3"],"itemData":{"id":16,"type":"article-journal","abstract":"Sex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013D8B">
        <w:fldChar w:fldCharType="separate"/>
      </w:r>
      <w:r w:rsidR="00933230">
        <w:rPr>
          <w:rFonts w:cs="Times New Roman"/>
        </w:rPr>
        <w:t>(4, 5)</w:t>
      </w:r>
      <w:r w:rsidRPr="00013D8B">
        <w:fldChar w:fldCharType="end"/>
      </w:r>
      <w:r w:rsidRPr="00013D8B">
        <w:t xml:space="preserve">, </w:t>
      </w:r>
      <w:r>
        <w:t xml:space="preserve">the proportion of </w:t>
      </w:r>
      <w:r w:rsidRPr="00013D8B">
        <w:t>radial glia (1_RGC) transiently increased in intermediates before returning to baseline levels in females (</w:t>
      </w:r>
      <w:r w:rsidRPr="00013D8B">
        <w:rPr>
          <w:highlight w:val="yellow"/>
        </w:rPr>
        <w:t>Fig 3</w:t>
      </w:r>
      <w:r w:rsidRPr="00152ED0">
        <w:rPr>
          <w:highlight w:val="yellow"/>
        </w:rPr>
        <w:t>A</w:t>
      </w:r>
      <w:r w:rsidRPr="00013D8B">
        <w:t xml:space="preserve">). </w:t>
      </w:r>
      <w:r w:rsidRPr="0031506B">
        <w:t xml:space="preserve">Together, these findings reveal asynchronous </w:t>
      </w:r>
      <w:r w:rsidR="000E7AF0">
        <w:t>changes in</w:t>
      </w:r>
      <w:r w:rsidRPr="0031506B">
        <w:t xml:space="preserve"> glial populations during sex change, with an early expansion of </w:t>
      </w:r>
      <w:r w:rsidR="000E7AF0">
        <w:t>RGCs and microglia</w:t>
      </w:r>
      <w:r w:rsidRPr="0031506B">
        <w:t xml:space="preserve"> </w:t>
      </w:r>
      <w:r w:rsidR="000E7AF0">
        <w:t>followed by</w:t>
      </w:r>
      <w:r w:rsidRPr="0031506B">
        <w:t xml:space="preserve"> later accumulation of oligodendrocytes. This temporal sequence is consistent with </w:t>
      </w:r>
      <w:r w:rsidR="000E7AF0">
        <w:t>RGCs</w:t>
      </w:r>
      <w:r w:rsidRPr="0031506B">
        <w:t xml:space="preserve"> supporting the production of new neurons early in sex change</w:t>
      </w:r>
      <w:r w:rsidR="000E7AF0">
        <w:t xml:space="preserve"> and microglia supporting and maintaining the expanded population</w:t>
      </w:r>
      <w:r w:rsidRPr="0031506B">
        <w:t xml:space="preserve">, followed by </w:t>
      </w:r>
      <w:r w:rsidR="000E7AF0">
        <w:t>oligodendrocytes myelinating the new neurons as they integrate into circuits</w:t>
      </w:r>
      <w:r w:rsidRPr="0031506B">
        <w:t>.</w:t>
      </w:r>
      <w:r w:rsidRPr="00013D8B">
        <w:t xml:space="preserve">  </w:t>
      </w:r>
    </w:p>
    <w:p w14:paraId="260981F3" w14:textId="128EA1D2" w:rsidR="004816FA" w:rsidRDefault="003F3C8F" w:rsidP="00D770B1">
      <w:pPr>
        <w:ind w:firstLine="720"/>
      </w:pPr>
      <w:r w:rsidRPr="00013D8B">
        <w:t>Because the large-scale changes in glial populations described above may obscure more subtle changes in neuronal populations, we next analyzed changes in proportion only considering neurons. Of the 20 neuronal clusters we analyzed, 11 changed in population, with four decreasing and seven increasing in population over the course of sex change. During the male-intermediate transition, we found significant increases in clusters 14_Vsst, 17_Glut, and 18_Glut. In intermediates, we found a transient increase in cluster 0_Spall_Mixed, and a transient decrease in cluster 4_TGN_Glut.</w:t>
      </w:r>
      <w:r>
        <w:t xml:space="preserve"> During the intermediate-female transition, we found significant decreases in </w:t>
      </w:r>
      <w:r w:rsidRPr="00013D8B">
        <w:t>in 9_Mixed, 22_Di_Glut, and 24_Vs-m_Mixed</w:t>
      </w:r>
      <w:r>
        <w:t xml:space="preserve"> and an increase in 19_Di_GABA. Importantly, we also found an increase in 6_POA_Mixed (</w:t>
      </w:r>
      <w:r w:rsidRPr="00013D8B">
        <w:rPr>
          <w:highlight w:val="yellow"/>
        </w:rPr>
        <w:t>Fig. 3</w:t>
      </w:r>
      <w:r w:rsidRPr="006A6964">
        <w:rPr>
          <w:highlight w:val="yellow"/>
        </w:rPr>
        <w:t>B</w:t>
      </w:r>
      <w:r>
        <w:t xml:space="preserve">, </w:t>
      </w:r>
      <w:r w:rsidRPr="00013D8B">
        <w:rPr>
          <w:highlight w:val="yellow"/>
        </w:rPr>
        <w:t>S</w:t>
      </w:r>
      <w:r w:rsidR="00376C7F">
        <w:rPr>
          <w:highlight w:val="yellow"/>
        </w:rPr>
        <w:t>6</w:t>
      </w:r>
      <w:r w:rsidRPr="006A6964">
        <w:rPr>
          <w:highlight w:val="yellow"/>
        </w:rPr>
        <w:t>B</w:t>
      </w:r>
      <w:r>
        <w:t>). This</w:t>
      </w:r>
      <w:r w:rsidRPr="00202D90">
        <w:t xml:space="preserve"> pattern of change </w:t>
      </w:r>
      <w:r>
        <w:t xml:space="preserve">in 6_POA_Mixed </w:t>
      </w:r>
      <w:r w:rsidRPr="00202D90">
        <w:t xml:space="preserve">suggests that </w:t>
      </w:r>
      <w:r>
        <w:t>remodeling of this cluster</w:t>
      </w:r>
      <w:r w:rsidRPr="00202D90">
        <w:t xml:space="preserve"> occurs relatively late in the sex-change process</w:t>
      </w:r>
      <w:r w:rsidR="00D770B1">
        <w:t>,</w:t>
      </w:r>
      <w:r w:rsidRPr="00202D90">
        <w:t xml:space="preserve"> consistent with the hypothesis that the full expansion of this POA neuronal population occurs after gonadal transformation and represents one of the final neural changes accompanying sex change</w:t>
      </w:r>
      <w:ins w:id="84" w:author="Rhodes, Justin S" w:date="2026-09-04T13:43:00Z" w16du:dateUtc="2026-09-04T18:43:00Z">
        <w:r w:rsidR="00C32F02">
          <w:t xml:space="preserve">. </w:t>
        </w:r>
      </w:ins>
      <w:del w:id="85" w:author="Rhodes, Justin S" w:date="2026-09-04T13:43:00Z" w16du:dateUtc="2026-09-04T18:43:00Z">
        <w:r w:rsidRPr="00202D90" w:rsidDel="00C32F02">
          <w:delText>.</w:delText>
        </w:r>
        <w:r w:rsidRPr="00202D90" w:rsidDel="00C32F02">
          <w:tab/>
        </w:r>
      </w:del>
      <w:r w:rsidR="009C5659" w:rsidRPr="009C5659">
        <w:t>Together, these findings indicate that neuronal remodeling during sex change is a staged process</w:t>
      </w:r>
      <w:r w:rsidR="00D770B1">
        <w:t xml:space="preserve"> where</w:t>
      </w:r>
      <w:r w:rsidR="009C5659" w:rsidRPr="009C5659">
        <w:t xml:space="preserve"> distinct neuronal populations remodel at different stages of sex change, with some populations potentially contributing to the initiation of the transition, whereas others remodel only after the new reproductive state has been established.</w:t>
      </w:r>
    </w:p>
    <w:p w14:paraId="5D634031" w14:textId="77777777" w:rsidR="00AB18FA" w:rsidRPr="009539CC" w:rsidRDefault="00AB18FA" w:rsidP="004816FA">
      <w:pPr>
        <w:rPr>
          <w:highlight w:val="yellow"/>
        </w:rPr>
      </w:pPr>
    </w:p>
    <w:p w14:paraId="2B35DCF9" w14:textId="04782882" w:rsidR="00E074EF" w:rsidRDefault="004816FA" w:rsidP="005E315B">
      <w:pPr>
        <w:rPr>
          <w:b/>
          <w:bCs/>
        </w:rPr>
      </w:pPr>
      <w:r w:rsidRPr="00013D8B">
        <w:rPr>
          <w:b/>
          <w:bCs/>
        </w:rPr>
        <w:t xml:space="preserve">Cell Types Undergo Sex Change at Different Rates </w:t>
      </w:r>
    </w:p>
    <w:p w14:paraId="412C8B56" w14:textId="1E48DAD7" w:rsidR="00E074EF" w:rsidRPr="00E074EF" w:rsidRDefault="00E074EF" w:rsidP="005E315B">
      <w:pPr>
        <w:rPr>
          <w:u w:val="single"/>
        </w:rPr>
      </w:pPr>
      <w:r w:rsidRPr="00E074EF">
        <w:rPr>
          <w:u w:val="single"/>
        </w:rPr>
        <w:t>Transcriptomic sex change</w:t>
      </w:r>
    </w:p>
    <w:p w14:paraId="0D133D33" w14:textId="093236F4" w:rsidR="00E074EF" w:rsidRDefault="004816FA" w:rsidP="005E315B">
      <w:r w:rsidRPr="00013D8B">
        <w:rPr>
          <w:b/>
          <w:bCs/>
        </w:rPr>
        <w:tab/>
      </w:r>
      <w:r w:rsidR="00264846" w:rsidRPr="00264846">
        <w:t>To characterize the transcriptomic changes associated with sex change, we next identified differentially expressed genes (DEGs) and classified each according to its temporal pattern</w:t>
      </w:r>
      <w:r w:rsidR="00CF7C9C">
        <w:t xml:space="preserve"> and direction</w:t>
      </w:r>
      <w:r w:rsidR="00264846" w:rsidRPr="00264846">
        <w:t xml:space="preserve"> of expression </w:t>
      </w:r>
      <w:r w:rsidR="00CF7C9C">
        <w:t xml:space="preserve">changes </w:t>
      </w:r>
      <w:r w:rsidR="00264846" w:rsidRPr="00264846">
        <w:t xml:space="preserve">across males, intermediates, and females (Methods). </w:t>
      </w:r>
      <w:commentRangeStart w:id="86"/>
      <w:r w:rsidR="00264846" w:rsidRPr="00264846">
        <w:t xml:space="preserve">Specifically, genes were classified as exhibiting early, late, </w:t>
      </w:r>
      <w:r w:rsidR="00264846">
        <w:t xml:space="preserve">progressive, </w:t>
      </w:r>
      <w:r w:rsidR="00264846" w:rsidRPr="00264846">
        <w:t>or transient</w:t>
      </w:r>
      <w:r w:rsidR="00FD0053">
        <w:t xml:space="preserve"> patterns</w:t>
      </w:r>
      <w:r w:rsidR="00CF7C9C">
        <w:t xml:space="preserve"> as well as either increasing or decreasing expression</w:t>
      </w:r>
      <w:r w:rsidR="00264846" w:rsidRPr="00264846">
        <w:t>.</w:t>
      </w:r>
      <w:commentRangeEnd w:id="86"/>
      <w:r w:rsidR="00C32F02" w:rsidRPr="00264846">
        <w:rPr>
          <w:rStyle w:val="CommentReference"/>
          <w:sz w:val="24"/>
          <w:szCs w:val="30"/>
        </w:rPr>
        <w:commentReference w:id="86"/>
      </w:r>
      <w:r w:rsidR="00264846" w:rsidRPr="00264846">
        <w:t xml:space="preserve"> We identified a total </w:t>
      </w:r>
      <w:r w:rsidR="00264846" w:rsidRPr="00D770B1">
        <w:t xml:space="preserve">of </w:t>
      </w:r>
      <w:r w:rsidR="00EA408F" w:rsidRPr="00D770B1">
        <w:t>290</w:t>
      </w:r>
      <w:r w:rsidR="00264846" w:rsidRPr="00D770B1">
        <w:t xml:space="preserve"> DEGs</w:t>
      </w:r>
      <w:r w:rsidR="00264846" w:rsidRPr="00264846">
        <w:t xml:space="preserve"> (</w:t>
      </w:r>
      <w:r w:rsidR="00264846" w:rsidRPr="00EA408F">
        <w:rPr>
          <w:highlight w:val="yellow"/>
        </w:rPr>
        <w:t>Appendix SX</w:t>
      </w:r>
      <w:r w:rsidR="00264846" w:rsidRPr="00264846">
        <w:t>)</w:t>
      </w:r>
      <w:r w:rsidR="00C93467" w:rsidRPr="00C93467">
        <w:t xml:space="preserve"> </w:t>
      </w:r>
      <w:r w:rsidR="00C93467">
        <w:t>DEGs were roughly split, with</w:t>
      </w:r>
      <w:r w:rsidR="00C93467" w:rsidRPr="00264846">
        <w:t xml:space="preserve"> </w:t>
      </w:r>
      <w:r w:rsidR="00C93467">
        <w:t>150</w:t>
      </w:r>
      <w:r w:rsidR="00C93467" w:rsidRPr="00264846">
        <w:t xml:space="preserve"> DEGs </w:t>
      </w:r>
      <w:r w:rsidR="00C93467">
        <w:t>being</w:t>
      </w:r>
      <w:r w:rsidR="00C93467" w:rsidRPr="00264846">
        <w:t xml:space="preserve"> upregulated and </w:t>
      </w:r>
      <w:r w:rsidR="00C93467">
        <w:t>140</w:t>
      </w:r>
      <w:r w:rsidR="00C93467" w:rsidRPr="00264846">
        <w:t xml:space="preserve"> </w:t>
      </w:r>
      <w:r w:rsidR="00C93467">
        <w:t>being</w:t>
      </w:r>
      <w:r w:rsidR="00C93467" w:rsidRPr="00264846">
        <w:t xml:space="preserve"> downregulated</w:t>
      </w:r>
      <w:r w:rsidR="00C93467">
        <w:t xml:space="preserve"> going from male to female</w:t>
      </w:r>
      <w:r w:rsidR="00C93467" w:rsidRPr="00264846">
        <w:t xml:space="preserve">. </w:t>
      </w:r>
      <w:r w:rsidR="00C93467">
        <w:t xml:space="preserve">Temporally, there were </w:t>
      </w:r>
      <w:r w:rsidR="00653835">
        <w:t>76</w:t>
      </w:r>
      <w:r w:rsidR="00C93467">
        <w:t xml:space="preserve"> DEGs showed an </w:t>
      </w:r>
      <w:r w:rsidR="00264846" w:rsidRPr="00264846">
        <w:t>early</w:t>
      </w:r>
      <w:r w:rsidR="00C93467">
        <w:t xml:space="preserve"> pattern </w:t>
      </w:r>
      <w:r w:rsidR="00D770B1">
        <w:t xml:space="preserve">of </w:t>
      </w:r>
      <w:r w:rsidR="00D770B1" w:rsidRPr="00264846">
        <w:t>change</w:t>
      </w:r>
      <w:r w:rsidR="00264846" w:rsidRPr="00264846">
        <w:t xml:space="preserve">, </w:t>
      </w:r>
      <w:r w:rsidR="00653835">
        <w:t>136</w:t>
      </w:r>
      <w:r w:rsidR="00653835" w:rsidRPr="00264846">
        <w:t xml:space="preserve"> </w:t>
      </w:r>
      <w:r w:rsidR="00264846" w:rsidRPr="00264846">
        <w:t xml:space="preserve">late, </w:t>
      </w:r>
      <w:r w:rsidR="00653835">
        <w:t xml:space="preserve">6 </w:t>
      </w:r>
      <w:r w:rsidR="00264846">
        <w:t xml:space="preserve">progressive </w:t>
      </w:r>
      <w:r w:rsidR="00264846" w:rsidRPr="00264846">
        <w:t xml:space="preserve">and </w:t>
      </w:r>
      <w:r w:rsidR="00653835">
        <w:t>72</w:t>
      </w:r>
      <w:r w:rsidR="00653835" w:rsidRPr="00264846">
        <w:t xml:space="preserve"> </w:t>
      </w:r>
      <w:r w:rsidR="00264846" w:rsidRPr="00264846">
        <w:t xml:space="preserve">transient. </w:t>
      </w:r>
      <w:r w:rsidR="000471EB">
        <w:t xml:space="preserve">In total </w:t>
      </w:r>
      <w:r w:rsidR="000471EB" w:rsidRPr="000471EB">
        <w:t>153</w:t>
      </w:r>
      <w:r w:rsidR="000471EB">
        <w:t xml:space="preserve"> DEGs</w:t>
      </w:r>
      <w:r w:rsidR="000471EB" w:rsidRPr="000471EB">
        <w:t xml:space="preserve"> significantly differed between males and intermediates, 214 differed between females and intermediates, and 234 differed between females and males. </w:t>
      </w:r>
      <w:r w:rsidR="000471EB">
        <w:t xml:space="preserve">This predominance of DEGs that differed between intermediates and females indicates that the greatest amount of transcriptomic remodeling occurs during the later stages of sex change </w:t>
      </w:r>
      <w:r w:rsidR="000471EB" w:rsidRPr="000471EB">
        <w:t xml:space="preserve">when </w:t>
      </w:r>
      <w:r w:rsidR="000471EB">
        <w:t xml:space="preserve">the </w:t>
      </w:r>
      <w:r w:rsidR="000471EB" w:rsidRPr="000471EB">
        <w:t>gonad</w:t>
      </w:r>
      <w:r w:rsidR="000471EB">
        <w:t xml:space="preserve">s transform, while relatively </w:t>
      </w:r>
      <w:r w:rsidR="00D770B1">
        <w:t>fewer changes occur</w:t>
      </w:r>
      <w:r w:rsidR="000471EB">
        <w:t xml:space="preserve"> during earlier stages where the </w:t>
      </w:r>
      <w:r w:rsidR="000471EB" w:rsidRPr="000471EB">
        <w:t xml:space="preserve">groundwork for gonadal sex change is laid. </w:t>
      </w:r>
      <w:commentRangeStart w:id="87"/>
      <w:r w:rsidR="00CF7C9C" w:rsidRPr="00013D8B">
        <w:t>We found DEGs were biased in clusters 6_POA_Mixed (</w:t>
      </w:r>
      <w:r w:rsidR="00CF7C9C" w:rsidRPr="00013D8B">
        <w:rPr>
          <w:highlight w:val="yellow"/>
        </w:rPr>
        <w:t xml:space="preserve">Fig. </w:t>
      </w:r>
      <w:r w:rsidR="00376C7F">
        <w:rPr>
          <w:highlight w:val="yellow"/>
        </w:rPr>
        <w:t>6</w:t>
      </w:r>
      <w:r w:rsidR="00CF7C9C" w:rsidRPr="00C96FF7">
        <w:rPr>
          <w:highlight w:val="yellow"/>
        </w:rPr>
        <w:t>C</w:t>
      </w:r>
      <w:r w:rsidR="00CF7C9C" w:rsidRPr="00013D8B">
        <w:t>), 1_RGC, 0_Spall_Mixed, and 11_MG.</w:t>
      </w:r>
      <w:commentRangeEnd w:id="87"/>
      <w:r w:rsidR="00D14B33">
        <w:rPr>
          <w:rStyle w:val="CommentReference"/>
          <w:sz w:val="24"/>
          <w:szCs w:val="30"/>
        </w:rPr>
        <w:commentReference w:id="87"/>
      </w:r>
    </w:p>
    <w:p w14:paraId="61F5FD23" w14:textId="77777777" w:rsidR="00555C7B" w:rsidRDefault="00555C7B" w:rsidP="00E074EF">
      <w:pPr>
        <w:rPr>
          <w:u w:val="single"/>
        </w:rPr>
      </w:pPr>
    </w:p>
    <w:p w14:paraId="628CF3BB" w14:textId="32A536E9" w:rsidR="00E074EF" w:rsidRPr="00E074EF" w:rsidRDefault="006A58A0" w:rsidP="00E074EF">
      <w:pPr>
        <w:rPr>
          <w:u w:val="single"/>
        </w:rPr>
      </w:pPr>
      <w:r>
        <w:rPr>
          <w:u w:val="single"/>
        </w:rPr>
        <w:t>Epigenomic</w:t>
      </w:r>
      <w:r w:rsidRPr="00E074EF">
        <w:rPr>
          <w:u w:val="single"/>
        </w:rPr>
        <w:t xml:space="preserve"> </w:t>
      </w:r>
      <w:r w:rsidR="00E074EF" w:rsidRPr="00E074EF">
        <w:rPr>
          <w:u w:val="single"/>
        </w:rPr>
        <w:t>sex change</w:t>
      </w:r>
    </w:p>
    <w:p w14:paraId="246D4878" w14:textId="2846C7E4" w:rsidR="0054434D" w:rsidRDefault="00555C7B">
      <w:r>
        <w:lastRenderedPageBreak/>
        <w:tab/>
      </w:r>
      <w:r w:rsidR="0054434D" w:rsidRPr="0054434D">
        <w:t>To characterize the epigenomic changes associated with sex change, we next identified differentially accessible regions (DARs) and classified each according to the same temporal patterns described above</w:t>
      </w:r>
      <w:r w:rsidR="005779D6">
        <w:t xml:space="preserve">. </w:t>
      </w:r>
      <w:r w:rsidR="0054434D" w:rsidRPr="0054434D">
        <w:t xml:space="preserve">We identified a total of </w:t>
      </w:r>
      <w:r w:rsidR="005779D6">
        <w:t>53</w:t>
      </w:r>
      <w:r w:rsidR="005779D6" w:rsidRPr="0054434D">
        <w:t xml:space="preserve"> </w:t>
      </w:r>
      <w:r w:rsidR="0054434D" w:rsidRPr="0054434D">
        <w:t>DARs (</w:t>
      </w:r>
      <w:r w:rsidR="0054434D" w:rsidRPr="0054434D">
        <w:rPr>
          <w:highlight w:val="yellow"/>
        </w:rPr>
        <w:t>Appendix SX</w:t>
      </w:r>
      <w:r w:rsidR="0054434D" w:rsidRPr="0054434D">
        <w:t xml:space="preserve">), of which </w:t>
      </w:r>
      <w:r w:rsidR="00653835">
        <w:t>6</w:t>
      </w:r>
      <w:r w:rsidR="00653835" w:rsidRPr="0054434D">
        <w:t xml:space="preserve"> </w:t>
      </w:r>
      <w:r w:rsidR="0054434D" w:rsidRPr="0054434D">
        <w:t xml:space="preserve">exhibited early changes, </w:t>
      </w:r>
      <w:r w:rsidR="00653835">
        <w:t>22</w:t>
      </w:r>
      <w:r w:rsidR="00653835" w:rsidRPr="0054434D">
        <w:t xml:space="preserve"> </w:t>
      </w:r>
      <w:r w:rsidR="0054434D" w:rsidRPr="0054434D">
        <w:t xml:space="preserve">late changes, </w:t>
      </w:r>
      <w:r w:rsidR="00653835">
        <w:t>25</w:t>
      </w:r>
      <w:r w:rsidR="00653835" w:rsidRPr="0054434D">
        <w:t xml:space="preserve"> </w:t>
      </w:r>
      <w:r w:rsidR="0054434D" w:rsidRPr="0054434D">
        <w:t xml:space="preserve">progressive changes, and </w:t>
      </w:r>
      <w:r w:rsidR="00653835">
        <w:t>none exhibited</w:t>
      </w:r>
      <w:r w:rsidR="00653835" w:rsidRPr="0054434D">
        <w:t xml:space="preserve"> </w:t>
      </w:r>
      <w:r w:rsidR="0054434D" w:rsidRPr="0054434D">
        <w:t xml:space="preserve">transient changes. </w:t>
      </w:r>
      <w:r w:rsidR="00653835">
        <w:t>Overall, 28 DARs decreased in accessibility and 25 increased in accessibility</w:t>
      </w:r>
      <w:ins w:id="88" w:author="Rhodes, Justin S" w:date="2026-09-03T13:36:00Z" w16du:dateUtc="2026-09-03T18:36:00Z">
        <w:r w:rsidR="00E04B65">
          <w:t xml:space="preserve"> from male to female</w:t>
        </w:r>
      </w:ins>
      <w:r w:rsidR="00653835">
        <w:t xml:space="preserve">. </w:t>
      </w:r>
      <w:commentRangeStart w:id="89"/>
      <w:commentRangeStart w:id="90"/>
      <w:r w:rsidR="0054434D" w:rsidRPr="0054434D">
        <w:t xml:space="preserve">Similar to the transcriptomic analysis, the </w:t>
      </w:r>
      <w:r w:rsidR="00264301">
        <w:t>large number</w:t>
      </w:r>
      <w:r w:rsidR="00264301" w:rsidRPr="0054434D">
        <w:t xml:space="preserve"> </w:t>
      </w:r>
      <w:r w:rsidR="0054434D" w:rsidRPr="0054434D">
        <w:t xml:space="preserve">of late DARs indicates that the greatest amount of epigenomic remodeling occurs during the later stages of sex change. </w:t>
      </w:r>
      <w:commentRangeEnd w:id="89"/>
      <w:r w:rsidR="00653835" w:rsidRPr="006C2F07">
        <w:rPr>
          <w:rStyle w:val="CommentReference"/>
          <w:sz w:val="24"/>
          <w:szCs w:val="30"/>
        </w:rPr>
        <w:commentReference w:id="89"/>
      </w:r>
      <w:commentRangeEnd w:id="90"/>
      <w:r w:rsidR="00E04B65" w:rsidRPr="006C2F07">
        <w:rPr>
          <w:rStyle w:val="CommentReference"/>
          <w:sz w:val="24"/>
          <w:szCs w:val="30"/>
        </w:rPr>
        <w:commentReference w:id="90"/>
      </w:r>
      <w:ins w:id="91" w:author="Rhodes, Justin S" w:date="2026-09-03T13:52:00Z" w16du:dateUtc="2026-09-03T18:52:00Z">
        <w:r w:rsidR="006C2F07" w:rsidRPr="006C2F07">
          <w:t>In contrast to the transcriptomic changes, which were predominantly late, chromatin accessibility was characterized by a large proportion of progressive changes and an absence of transient remodeling. These results suggest that much of the epigenomic reorganization begins during the intermediate stage and progresses across sex change, whereas transcriptomic reorganization is more strongly concentrated during the later stages</w:t>
        </w:r>
      </w:ins>
      <w:del w:id="92" w:author="Rhodes, Justin S" w:date="2026-09-03T13:52:00Z" w16du:dateUtc="2026-09-03T18:52:00Z">
        <w:r w:rsidR="0054434D" w:rsidRPr="0054434D" w:rsidDel="006C2F07">
          <w:delText xml:space="preserve">Unlike gene expression, however, chromatin accessibility was characterized by </w:delText>
        </w:r>
        <w:r w:rsidR="00D770B1" w:rsidDel="006C2F07">
          <w:delText xml:space="preserve">a greater number of </w:delText>
        </w:r>
        <w:r w:rsidR="0054434D" w:rsidRPr="0054434D" w:rsidDel="006C2F07">
          <w:delText>progressive changes and an absence of transient remodeling</w:delText>
        </w:r>
        <w:r w:rsidR="00264301" w:rsidDel="006C2F07">
          <w:delText xml:space="preserve">. </w:delText>
        </w:r>
        <w:r w:rsidR="00D770B1" w:rsidDel="006C2F07">
          <w:delText>These results</w:delText>
        </w:r>
        <w:r w:rsidR="00264301" w:rsidDel="006C2F07">
          <w:delText xml:space="preserve"> suggest much of the long term</w:delText>
        </w:r>
        <w:r w:rsidR="0054434D" w:rsidRPr="0054434D" w:rsidDel="006C2F07">
          <w:delText xml:space="preserve"> epigenomic reorganization</w:delText>
        </w:r>
        <w:r w:rsidR="00264301" w:rsidDel="006C2F07">
          <w:delText xml:space="preserve"> that occurs during sex change begins early in the process in contrast to transcriptomic reorganization which predominantly changes late in sex change</w:delText>
        </w:r>
      </w:del>
      <w:r w:rsidR="0054434D" w:rsidRPr="0054434D">
        <w:t xml:space="preserve">. </w:t>
      </w:r>
      <w:commentRangeStart w:id="93"/>
      <w:r w:rsidR="00264301">
        <w:t>We found DARs were biased in clusters</w:t>
      </w:r>
      <w:r w:rsidR="0054434D" w:rsidRPr="0054434D">
        <w:t xml:space="preserve"> 1_RGC, 0_Spall_Mixed, and 2_OL</w:t>
      </w:r>
      <w:commentRangeEnd w:id="93"/>
      <w:r w:rsidR="00E04B65" w:rsidRPr="0054434D">
        <w:rPr>
          <w:rStyle w:val="CommentReference"/>
          <w:sz w:val="24"/>
          <w:szCs w:val="30"/>
        </w:rPr>
        <w:commentReference w:id="93"/>
      </w:r>
      <w:r w:rsidR="0054434D" w:rsidRPr="0054434D">
        <w:t xml:space="preserve"> </w:t>
      </w:r>
      <w:r w:rsidR="0054434D" w:rsidRPr="0054434D">
        <w:rPr>
          <w:highlight w:val="yellow"/>
        </w:rPr>
        <w:t xml:space="preserve">(Fig. </w:t>
      </w:r>
      <w:r w:rsidR="00376C7F">
        <w:rPr>
          <w:highlight w:val="yellow"/>
        </w:rPr>
        <w:t>6</w:t>
      </w:r>
      <w:r w:rsidR="0054434D" w:rsidRPr="0054434D">
        <w:rPr>
          <w:highlight w:val="yellow"/>
        </w:rPr>
        <w:t>D</w:t>
      </w:r>
      <w:r w:rsidR="00264301">
        <w:t>)</w:t>
      </w:r>
      <w:r w:rsidR="0054434D" w:rsidRPr="0054434D">
        <w:t>.</w:t>
      </w:r>
    </w:p>
    <w:p w14:paraId="0C9B791B" w14:textId="77777777" w:rsidR="00264301" w:rsidRDefault="00264301" w:rsidP="00D770B1"/>
    <w:p w14:paraId="4CF2830D" w14:textId="67B4F178" w:rsidR="006C603E" w:rsidRPr="006C603E" w:rsidRDefault="00175C20" w:rsidP="006C603E">
      <w:r>
        <w:rPr>
          <w:u w:val="single"/>
        </w:rPr>
        <w:t>Relationship Between DEGs and DARs</w:t>
      </w:r>
    </w:p>
    <w:p w14:paraId="75D03DF9" w14:textId="3D7F5005" w:rsidR="006C603E" w:rsidRPr="006C603E" w:rsidRDefault="006C603E" w:rsidP="00D770B1">
      <w:pPr>
        <w:ind w:firstLine="720"/>
      </w:pPr>
      <w:r w:rsidRPr="006C603E">
        <w:t xml:space="preserve">We next asked </w:t>
      </w:r>
      <w:r w:rsidR="00555C7B">
        <w:t>which changes in gene expression could be explained by changes in the epigenome</w:t>
      </w:r>
      <w:r w:rsidRPr="006C603E">
        <w:t>.</w:t>
      </w:r>
      <w:r w:rsidR="00646584" w:rsidRPr="00646584">
        <w:t xml:space="preserve"> </w:t>
      </w:r>
      <w:r w:rsidR="00646584">
        <w:t>A d</w:t>
      </w:r>
      <w:r w:rsidR="00646584" w:rsidRPr="00646584">
        <w:t xml:space="preserve">irect comparison of </w:t>
      </w:r>
      <w:r w:rsidR="00D770B1">
        <w:t>DEGs and DARs</w:t>
      </w:r>
      <w:r w:rsidR="00646584" w:rsidRPr="00646584">
        <w:t xml:space="preserve"> identified only a single overlapping gene </w:t>
      </w:r>
      <w:r w:rsidRPr="006C603E">
        <w:t>(</w:t>
      </w:r>
      <w:r w:rsidRPr="006C603E">
        <w:rPr>
          <w:i/>
          <w:iCs/>
        </w:rPr>
        <w:t>igf2bp1</w:t>
      </w:r>
      <w:r>
        <w:t xml:space="preserve"> in cluster 0</w:t>
      </w:r>
      <w:r w:rsidR="005779D6">
        <w:t>_Spall_Mixed</w:t>
      </w:r>
      <w:r w:rsidRPr="006C603E">
        <w:t xml:space="preserve">). </w:t>
      </w:r>
      <w:r w:rsidR="00646584" w:rsidRPr="00646584">
        <w:t xml:space="preserve">Because this comparison requires both transcriptional and </w:t>
      </w:r>
      <w:r w:rsidR="00D770B1">
        <w:t>epigenomic</w:t>
      </w:r>
      <w:r w:rsidR="00646584" w:rsidRPr="00646584">
        <w:t xml:space="preserve"> changes to independently satisfy </w:t>
      </w:r>
      <w:r w:rsidR="00555C7B">
        <w:t xml:space="preserve">strict </w:t>
      </w:r>
      <w:r w:rsidR="00646584" w:rsidRPr="00646584">
        <w:t>significance thresholds, we next as</w:t>
      </w:r>
      <w:r w:rsidR="00555C7B">
        <w:t xml:space="preserve">ked which DEGs and DARs </w:t>
      </w:r>
      <w:r w:rsidR="00AC4828">
        <w:t>had a</w:t>
      </w:r>
      <w:r w:rsidR="00555C7B">
        <w:t xml:space="preserve"> significant correlation between the alternate modality (i.e., whether the expression of a DEG is </w:t>
      </w:r>
      <w:r w:rsidR="00AC4828">
        <w:t>correlated</w:t>
      </w:r>
      <w:r w:rsidR="00555C7B">
        <w:t xml:space="preserve"> with </w:t>
      </w:r>
      <w:r w:rsidR="00AC4828">
        <w:t>its</w:t>
      </w:r>
      <w:r w:rsidR="00555C7B">
        <w:t xml:space="preserve"> </w:t>
      </w:r>
      <w:r w:rsidR="001C4E6C">
        <w:t>ATAC</w:t>
      </w:r>
      <w:r w:rsidR="00555C7B">
        <w:t xml:space="preserve"> accessibility</w:t>
      </w:r>
      <w:del w:id="94" w:author="Rhodes, Justin S" w:date="2026-09-03T19:09:00Z" w16du:dateUtc="2026-09-04T00:09:00Z">
        <w:r w:rsidR="00555C7B" w:rsidDel="006365CB">
          <w:delText xml:space="preserve"> </w:delText>
        </w:r>
        <w:r w:rsidR="00AC4828" w:rsidDel="006365CB">
          <w:delText>and</w:delText>
        </w:r>
        <w:r w:rsidR="00555C7B" w:rsidDel="006365CB">
          <w:delText xml:space="preserve"> vice versa</w:delText>
        </w:r>
      </w:del>
      <w:r w:rsidR="00555C7B">
        <w:t>)</w:t>
      </w:r>
      <w:r w:rsidR="00646584">
        <w:t xml:space="preserve">. </w:t>
      </w:r>
      <w:r w:rsidR="00175C20">
        <w:t>To do this</w:t>
      </w:r>
      <w:r w:rsidRPr="006C603E">
        <w:t>, we correlated pseudobulk</w:t>
      </w:r>
      <w:r w:rsidR="00555C7B">
        <w:t>ed</w:t>
      </w:r>
      <w:r w:rsidRPr="006C603E">
        <w:t xml:space="preserve"> gene expression with </w:t>
      </w:r>
      <w:r w:rsidR="00555C7B">
        <w:t xml:space="preserve">pseudobulked </w:t>
      </w:r>
      <w:r w:rsidRPr="006C603E">
        <w:t>chromatin accessibility scores for ATAC peaks</w:t>
      </w:r>
      <w:r w:rsidR="00555C7B">
        <w:t xml:space="preserve"> </w:t>
      </w:r>
      <w:r w:rsidRPr="006C603E">
        <w:t>located within promoter and gene-body regions of each gene across individuals (</w:t>
      </w:r>
      <w:r w:rsidRPr="006C603E">
        <w:rPr>
          <w:highlight w:val="yellow"/>
        </w:rPr>
        <w:t>Methods</w:t>
      </w:r>
      <w:r w:rsidRPr="006C603E">
        <w:t xml:space="preserve">). </w:t>
      </w:r>
      <w:r w:rsidR="00AC4828">
        <w:t xml:space="preserve">Of the 226 genes </w:t>
      </w:r>
      <w:r w:rsidR="001C4E6C">
        <w:t>which passed quality control (</w:t>
      </w:r>
      <w:r w:rsidR="001C4E6C" w:rsidRPr="003810DC">
        <w:rPr>
          <w:highlight w:val="yellow"/>
        </w:rPr>
        <w:t>Appendix SXX, SXX</w:t>
      </w:r>
      <w:r w:rsidR="001C4E6C">
        <w:t>)</w:t>
      </w:r>
      <w:r w:rsidR="00AC4828">
        <w:t>, 67</w:t>
      </w:r>
      <w:r w:rsidRPr="006C603E">
        <w:t xml:space="preserve"> exhibited a significant correlation between gene expression and the accessibility of their best local ATAC peak (</w:t>
      </w:r>
      <w:commentRangeStart w:id="95"/>
      <w:commentRangeStart w:id="96"/>
      <w:r w:rsidRPr="006C603E">
        <w:t>Pearson's P &lt; 0.05</w:t>
      </w:r>
      <w:commentRangeEnd w:id="95"/>
      <w:r w:rsidR="00175C20" w:rsidRPr="006C603E">
        <w:rPr>
          <w:rStyle w:val="CommentReference"/>
          <w:sz w:val="24"/>
          <w:szCs w:val="30"/>
        </w:rPr>
        <w:commentReference w:id="95"/>
      </w:r>
      <w:commentRangeEnd w:id="96"/>
      <w:r w:rsidR="00E04B65" w:rsidRPr="006C603E">
        <w:rPr>
          <w:rStyle w:val="CommentReference"/>
          <w:sz w:val="24"/>
          <w:szCs w:val="30"/>
        </w:rPr>
        <w:commentReference w:id="96"/>
      </w:r>
      <w:r w:rsidRPr="006C603E">
        <w:t xml:space="preserve">). The prevalence of accessibility-associated DEGs </w:t>
      </w:r>
      <w:commentRangeStart w:id="97"/>
      <w:commentRangeStart w:id="98"/>
      <w:r w:rsidRPr="006C603E">
        <w:t>did not differ significantly among cell clusters, indicating that the contribution of local chromatin accessibility to transcriptional remodeling was broadly similar across cell populations</w:t>
      </w:r>
      <w:ins w:id="99" w:author="Rhodes, Justin S" w:date="2026-09-04T13:47:00Z" w16du:dateUtc="2026-09-04T18:47:00Z">
        <w:r w:rsidR="00C32F02">
          <w:t xml:space="preserve"> as indicated by a non-significant chi-square </w:t>
        </w:r>
      </w:ins>
      <w:ins w:id="100" w:author="Rhodes, Justin S" w:date="2026-09-04T13:48:00Z" w16du:dateUtc="2026-09-04T18:48:00Z">
        <w:r w:rsidR="00C32F02">
          <w:t>test</w:t>
        </w:r>
      </w:ins>
      <w:r w:rsidRPr="006C603E">
        <w:t>.</w:t>
      </w:r>
      <w:commentRangeEnd w:id="97"/>
      <w:r w:rsidR="00F17056" w:rsidRPr="006C603E">
        <w:rPr>
          <w:rStyle w:val="CommentReference"/>
          <w:sz w:val="24"/>
          <w:szCs w:val="30"/>
        </w:rPr>
        <w:commentReference w:id="97"/>
      </w:r>
      <w:commentRangeEnd w:id="98"/>
      <w:r w:rsidR="00747DD7" w:rsidRPr="006C603E">
        <w:rPr>
          <w:rStyle w:val="CommentReference"/>
          <w:sz w:val="24"/>
          <w:szCs w:val="30"/>
        </w:rPr>
        <w:commentReference w:id="98"/>
      </w:r>
    </w:p>
    <w:p w14:paraId="50E678AF" w14:textId="77777777" w:rsidR="006C603E" w:rsidRPr="006C603E" w:rsidRDefault="006C603E" w:rsidP="006C603E"/>
    <w:p w14:paraId="34B0BBE6" w14:textId="5F689809" w:rsidR="006C603E" w:rsidRPr="006C603E" w:rsidRDefault="006C603E" w:rsidP="006C603E">
      <w:r w:rsidRPr="006C603E">
        <w:t xml:space="preserve">As a complementary analysis, we next examined whether </w:t>
      </w:r>
      <w:r w:rsidR="00C551F6">
        <w:t>DARs</w:t>
      </w:r>
      <w:r w:rsidRPr="006C603E">
        <w:t xml:space="preserve"> were associated with expression of their nearest expressed gene. Following quality-control</w:t>
      </w:r>
      <w:ins w:id="101" w:author="Rhodes, Justin S" w:date="2026-09-03T13:53:00Z" w16du:dateUtc="2026-09-03T18:53:00Z">
        <w:r w:rsidR="006C2F07">
          <w:t>,</w:t>
        </w:r>
      </w:ins>
      <w:r w:rsidRPr="006C603E">
        <w:t xml:space="preserve"> 23 of </w:t>
      </w:r>
      <w:r w:rsidR="00C551F6">
        <w:t xml:space="preserve">the </w:t>
      </w:r>
      <w:r w:rsidRPr="006C603E">
        <w:t xml:space="preserve">53 DARs were suitable for analysis. Of these, </w:t>
      </w:r>
      <w:r w:rsidR="00C551F6">
        <w:t>four</w:t>
      </w:r>
      <w:r w:rsidR="00C551F6" w:rsidRPr="006C603E">
        <w:t xml:space="preserve"> </w:t>
      </w:r>
      <w:r w:rsidRPr="006C603E">
        <w:t>exhibited significant correlations between chromatin accessibility and gene expression (Pearson's P &lt; 0.05) (</w:t>
      </w:r>
      <w:r w:rsidR="00C551F6" w:rsidRPr="00CB1E76">
        <w:rPr>
          <w:highlight w:val="yellow"/>
        </w:rPr>
        <w:t xml:space="preserve">Appendix </w:t>
      </w:r>
      <w:commentRangeStart w:id="102"/>
      <w:commentRangeStart w:id="103"/>
      <w:r w:rsidRPr="006C603E">
        <w:rPr>
          <w:highlight w:val="yellow"/>
        </w:rPr>
        <w:t>S</w:t>
      </w:r>
      <w:r w:rsidR="00EA408F" w:rsidRPr="00EA408F">
        <w:rPr>
          <w:highlight w:val="yellow"/>
        </w:rPr>
        <w:t>XX</w:t>
      </w:r>
      <w:commentRangeEnd w:id="102"/>
      <w:r w:rsidR="00C551F6">
        <w:rPr>
          <w:rStyle w:val="CommentReference"/>
          <w:sz w:val="24"/>
          <w:szCs w:val="30"/>
        </w:rPr>
        <w:commentReference w:id="102"/>
      </w:r>
      <w:commentRangeEnd w:id="103"/>
      <w:r w:rsidR="008A7784">
        <w:rPr>
          <w:rStyle w:val="CommentReference"/>
          <w:sz w:val="24"/>
          <w:szCs w:val="30"/>
        </w:rPr>
        <w:commentReference w:id="103"/>
      </w:r>
      <w:r w:rsidR="00C551F6">
        <w:t>, SXX)</w:t>
      </w:r>
      <w:r w:rsidRPr="006C603E">
        <w:t xml:space="preserve">. </w:t>
      </w:r>
    </w:p>
    <w:p w14:paraId="7B2536BA" w14:textId="77777777" w:rsidR="006C603E" w:rsidRPr="006C603E" w:rsidRDefault="006C603E" w:rsidP="006C603E"/>
    <w:p w14:paraId="046684EE" w14:textId="233D37CD" w:rsidR="006C603E" w:rsidDel="00747DD7" w:rsidRDefault="00747DD7" w:rsidP="004816FA">
      <w:pPr>
        <w:rPr>
          <w:del w:id="104" w:author="Rhodes, Justin S" w:date="2026-09-03T13:54:00Z" w16du:dateUtc="2026-09-03T18:54:00Z"/>
        </w:rPr>
      </w:pPr>
      <w:ins w:id="105" w:author="Rhodes, Justin S" w:date="2026-09-03T13:54:00Z" w16du:dateUtc="2026-09-03T18:54:00Z">
        <w:r w:rsidRPr="00747DD7">
          <w:t xml:space="preserve">Together, these analyses indicate that </w:t>
        </w:r>
      </w:ins>
      <w:ins w:id="106" w:author="Rhodes, Justin S" w:date="2026-09-03T13:55:00Z" w16du:dateUtc="2026-09-03T18:55:00Z">
        <w:r>
          <w:t xml:space="preserve">while </w:t>
        </w:r>
      </w:ins>
      <w:ins w:id="107" w:author="Rhodes, Justin S" w:date="2026-09-03T13:54:00Z" w16du:dateUtc="2026-09-03T18:54:00Z">
        <w:r w:rsidRPr="00747DD7">
          <w:t xml:space="preserve">direct overlap between </w:t>
        </w:r>
      </w:ins>
      <w:ins w:id="108" w:author="Rhodes, Justin S" w:date="2026-09-03T13:55:00Z" w16du:dateUtc="2026-09-03T18:55:00Z">
        <w:r>
          <w:t xml:space="preserve">DEGs </w:t>
        </w:r>
      </w:ins>
      <w:ins w:id="109" w:author="Rhodes, Justin S" w:date="2026-09-03T13:54:00Z" w16du:dateUtc="2026-09-03T18:54:00Z">
        <w:r w:rsidRPr="00747DD7">
          <w:t xml:space="preserve">and </w:t>
        </w:r>
      </w:ins>
      <w:ins w:id="110" w:author="Rhodes, Justin S" w:date="2026-09-03T13:55:00Z" w16du:dateUtc="2026-09-03T18:55:00Z">
        <w:r>
          <w:t>DARs</w:t>
        </w:r>
      </w:ins>
      <w:ins w:id="111" w:author="Rhodes, Justin S" w:date="2026-09-03T13:54:00Z" w16du:dateUtc="2026-09-03T18:54:00Z">
        <w:r w:rsidRPr="00747DD7">
          <w:t xml:space="preserve"> was limited, changes in local chromatin accessibility were nevertheless associated with the expression of a substantial subset of DEGs. Thus, chromatin accessibility appears to contribute to transcriptional remodeling during sex change, while the expression of many </w:t>
        </w:r>
      </w:ins>
      <w:ins w:id="112" w:author="Rhodes, Justin S" w:date="2026-09-03T19:08:00Z" w16du:dateUtc="2026-09-04T00:08:00Z">
        <w:r w:rsidR="006365CB">
          <w:t xml:space="preserve">other </w:t>
        </w:r>
      </w:ins>
      <w:ins w:id="113" w:author="Rhodes, Justin S" w:date="2026-09-03T13:54:00Z" w16du:dateUtc="2026-09-03T18:54:00Z">
        <w:r w:rsidRPr="00747DD7">
          <w:t>genes is likely influenced by additional regulatory mechanisms.</w:t>
        </w:r>
      </w:ins>
      <w:del w:id="114" w:author="Rhodes, Justin S" w:date="2026-09-03T13:54:00Z" w16du:dateUtc="2026-09-03T18:54:00Z">
        <w:r w:rsidR="006C603E" w:rsidRPr="006C603E" w:rsidDel="00747DD7">
          <w:delText xml:space="preserve">Together, these analyses indicate that although relatively few genes simultaneously met stringent criteria for both differential expression and differential accessibility during sex change, local chromatin accessibility </w:delText>
        </w:r>
        <w:r w:rsidR="00C551F6" w:rsidDel="00747DD7">
          <w:delText>markedly predicted</w:delText>
        </w:r>
        <w:r w:rsidR="006C603E" w:rsidRPr="006C603E" w:rsidDel="00747DD7">
          <w:delText xml:space="preserve"> transcriptional remodeling</w:delText>
        </w:r>
        <w:r w:rsidR="00C551F6" w:rsidDel="00747DD7">
          <w:delText xml:space="preserve"> (DEGs were predicted by chromatin), while transcriptional remodeling did not predict chromatin accessibility (DARs were not predicted by transcription)</w:delText>
        </w:r>
        <w:r w:rsidR="006C603E" w:rsidRPr="006C603E" w:rsidDel="00747DD7">
          <w:delText xml:space="preserve">. These findings </w:delText>
        </w:r>
        <w:r w:rsidR="00D770B1" w:rsidDel="00747DD7">
          <w:delText>suggest</w:delText>
        </w:r>
        <w:r w:rsidR="006C603E" w:rsidRPr="006C603E" w:rsidDel="00747DD7">
          <w:delText xml:space="preserve"> a substantial contribution of chromatin accessibility to transcriptional remodeling while also indicating that additional regulatory mechanisms influence the expression of many genes.</w:delText>
        </w:r>
      </w:del>
    </w:p>
    <w:p w14:paraId="71363FA6" w14:textId="77777777" w:rsidR="00747DD7" w:rsidRPr="006C603E" w:rsidRDefault="00747DD7" w:rsidP="006C603E">
      <w:pPr>
        <w:rPr>
          <w:ins w:id="115" w:author="Rhodes, Justin S" w:date="2026-09-03T13:56:00Z" w16du:dateUtc="2026-09-03T18:56:00Z"/>
        </w:rPr>
      </w:pPr>
    </w:p>
    <w:p w14:paraId="30DC6B12" w14:textId="77777777" w:rsidR="00395F94" w:rsidRDefault="00395F94" w:rsidP="004816FA"/>
    <w:p w14:paraId="7B5EE792" w14:textId="1C4980AB" w:rsidR="0031506B" w:rsidRPr="00695D81" w:rsidRDefault="00681942" w:rsidP="0031506B">
      <w:pPr>
        <w:rPr>
          <w:u w:val="single"/>
        </w:rPr>
      </w:pPr>
      <w:r>
        <w:rPr>
          <w:u w:val="single"/>
        </w:rPr>
        <w:t>Sex Change Occurs Asynchronously Across Cell Types</w:t>
      </w:r>
    </w:p>
    <w:p w14:paraId="6007913C" w14:textId="77777777" w:rsidR="00F00CD3" w:rsidRPr="00013D8B" w:rsidRDefault="0031506B" w:rsidP="00F00CD3">
      <w:pPr>
        <w:ind w:firstLine="720"/>
      </w:pPr>
      <w:r>
        <w:tab/>
      </w:r>
    </w:p>
    <w:p w14:paraId="14C02645" w14:textId="6EAE3446" w:rsidR="00F00CD3" w:rsidRPr="00013D8B" w:rsidRDefault="00B931D9" w:rsidP="00F00CD3">
      <w:pPr>
        <w:ind w:firstLine="720"/>
      </w:pPr>
      <w:commentRangeStart w:id="116"/>
      <w:ins w:id="117" w:author="Rhodes, Justin S" w:date="2026-09-07T16:52:00Z" w16du:dateUtc="2026-09-07T21:52:00Z">
        <w:r w:rsidRPr="00B931D9">
          <w:t>We next trained machine learning models to determine how far each cell cluster in each intermediate had progressed from the male toward the female state (Methods).</w:t>
        </w:r>
      </w:ins>
      <w:del w:id="118" w:author="Rhodes, Justin S" w:date="2026-09-07T16:51:00Z" w16du:dateUtc="2026-09-07T21:51:00Z">
        <w:r w:rsidR="00F00CD3" w:rsidRPr="00013D8B" w:rsidDel="00B931D9">
          <w:delText>To determine a temporal order for when sex change occurred in each cluster</w:delText>
        </w:r>
      </w:del>
      <w:del w:id="119" w:author="Rhodes, Justin S" w:date="2026-09-07T16:52:00Z" w16du:dateUtc="2026-09-07T21:52:00Z">
        <w:r w:rsidR="00F00CD3" w:rsidRPr="00013D8B" w:rsidDel="00B931D9">
          <w:delText>,</w:delText>
        </w:r>
      </w:del>
      <w:r w:rsidR="00F00CD3" w:rsidRPr="00013D8B">
        <w:t xml:space="preserve"> </w:t>
      </w:r>
      <w:del w:id="120" w:author="Rhodes, Justin S" w:date="2026-09-07T16:53:00Z" w16du:dateUtc="2026-09-07T21:53:00Z">
        <w:r w:rsidR="00F00CD3" w:rsidRPr="00013D8B" w:rsidDel="00B931D9">
          <w:delText xml:space="preserve">we </w:delText>
        </w:r>
      </w:del>
      <w:ins w:id="121" w:author="Rhodes, Justin S" w:date="2026-09-07T16:53:00Z" w16du:dateUtc="2026-09-07T21:53:00Z">
        <w:r>
          <w:t>W</w:t>
        </w:r>
        <w:r w:rsidRPr="00013D8B">
          <w:t xml:space="preserve">e </w:t>
        </w:r>
      </w:ins>
      <w:del w:id="122" w:author="Rhodes, Justin S" w:date="2026-09-07T16:53:00Z" w16du:dateUtc="2026-09-07T21:53:00Z">
        <w:r w:rsidR="00F00CD3" w:rsidRPr="00013D8B" w:rsidDel="00B931D9">
          <w:delText xml:space="preserve">next </w:delText>
        </w:r>
      </w:del>
      <w:r w:rsidR="00F00CD3" w:rsidRPr="00013D8B">
        <w:t xml:space="preserve">trained </w:t>
      </w:r>
      <w:del w:id="123" w:author="Rhodes, Justin S" w:date="2026-09-07T16:53:00Z" w16du:dateUtc="2026-09-07T21:53:00Z">
        <w:r w:rsidR="00F00CD3" w:rsidRPr="00013D8B" w:rsidDel="00B931D9">
          <w:delText>machine learning</w:delText>
        </w:r>
      </w:del>
      <w:ins w:id="124" w:author="Rhodes, Justin S" w:date="2026-09-07T16:53:00Z" w16du:dateUtc="2026-09-07T21:53:00Z">
        <w:r>
          <w:t>the</w:t>
        </w:r>
      </w:ins>
      <w:r w:rsidR="00F00CD3" w:rsidRPr="00013D8B">
        <w:t xml:space="preserve"> models </w:t>
      </w:r>
      <w:del w:id="125" w:author="Rhodes, Justin S" w:date="2026-09-07T16:53:00Z" w16du:dateUtc="2026-09-07T21:53:00Z">
        <w:r w:rsidR="00F00CD3" w:rsidRPr="00013D8B" w:rsidDel="00B931D9">
          <w:delText>to predict the sex of each cluster for each intermediate based on the</w:delText>
        </w:r>
      </w:del>
      <w:ins w:id="126" w:author="Rhodes, Justin S" w:date="2026-09-07T16:53:00Z" w16du:dateUtc="2026-09-07T21:53:00Z">
        <w:r>
          <w:t>using</w:t>
        </w:r>
      </w:ins>
      <w:r w:rsidR="00F00CD3" w:rsidRPr="00013D8B">
        <w:t xml:space="preserve"> expression of DEGs a</w:t>
      </w:r>
      <w:commentRangeEnd w:id="116"/>
      <w:r w:rsidRPr="00013D8B">
        <w:rPr>
          <w:rStyle w:val="CommentReference"/>
          <w:sz w:val="24"/>
          <w:szCs w:val="30"/>
        </w:rPr>
        <w:commentReference w:id="116"/>
      </w:r>
      <w:r w:rsidR="00F00CD3" w:rsidRPr="00013D8B">
        <w:t xml:space="preserve">nd accessibility of DARs that differed between males and </w:t>
      </w:r>
      <w:r w:rsidR="00F00CD3" w:rsidRPr="00013D8B">
        <w:lastRenderedPageBreak/>
        <w:t>females (</w:t>
      </w:r>
      <w:r w:rsidR="00376C7F">
        <w:rPr>
          <w:highlight w:val="yellow"/>
        </w:rPr>
        <w:t>M</w:t>
      </w:r>
      <w:r w:rsidR="00F00CD3" w:rsidRPr="00013D8B">
        <w:rPr>
          <w:highlight w:val="yellow"/>
        </w:rPr>
        <w:t>ethods</w:t>
      </w:r>
      <w:r w:rsidR="00F00CD3" w:rsidRPr="00013D8B">
        <w:t xml:space="preserve">). Because intermediates were all sampled at the same time, </w:t>
      </w:r>
      <w:ins w:id="127" w:author="Rhodes, Justin S" w:date="2026-09-07T16:56:00Z" w16du:dateUtc="2026-09-07T21:56:00Z">
        <w:r w:rsidRPr="00B931D9">
          <w:t xml:space="preserve">the mean predicted sex of each cluster provides an estimate of how early or late that cluster changes </w:t>
        </w:r>
        <w:r>
          <w:t>on average by 6 months in the intermediate state</w:t>
        </w:r>
      </w:ins>
      <w:del w:id="128" w:author="Rhodes, Justin S" w:date="2026-09-07T16:56:00Z" w16du:dateUtc="2026-09-07T21:56:00Z">
        <w:r w:rsidR="00F00CD3" w:rsidRPr="00013D8B" w:rsidDel="00B931D9">
          <w:delText>the mean prediction of the intermediates’ sex in a given cluster reflects the temporal order of when the cluster changes during sex change</w:delText>
        </w:r>
      </w:del>
      <w:r w:rsidR="00F00CD3" w:rsidRPr="00013D8B">
        <w:t xml:space="preserve">. A prediction of male (closer to 0) indicates the cluster has not changed sex by </w:t>
      </w:r>
      <w:r w:rsidR="00F00CD3">
        <w:t xml:space="preserve">six </w:t>
      </w:r>
      <w:r w:rsidR="00F00CD3" w:rsidRPr="00013D8B">
        <w:t>months, while a prediction of female (closer to 1) indicates it has. Of the 27 clusters, 16 passed quality control metrics and were analyzed (</w:t>
      </w:r>
      <w:r w:rsidR="00D770B1">
        <w:rPr>
          <w:highlight w:val="yellow"/>
        </w:rPr>
        <w:t>M</w:t>
      </w:r>
      <w:r w:rsidR="00F00CD3" w:rsidRPr="00013D8B">
        <w:rPr>
          <w:highlight w:val="yellow"/>
        </w:rPr>
        <w:t>ethods</w:t>
      </w:r>
      <w:r w:rsidR="00F00CD3" w:rsidRPr="00013D8B">
        <w:t xml:space="preserve">). The mean score of analyzed clusters was 0.340 ± 0.063 SE </w:t>
      </w:r>
      <w:r w:rsidR="00F00CD3">
        <w:t>(</w:t>
      </w:r>
      <w:r w:rsidR="00F00CD3" w:rsidRPr="00CF496A">
        <w:rPr>
          <w:highlight w:val="yellow"/>
        </w:rPr>
        <w:t>Appendix SX</w:t>
      </w:r>
      <w:r w:rsidR="00F00CD3" w:rsidRPr="00013D8B">
        <w:t xml:space="preserve">) implying that sex change is approximately 1/3 complete at </w:t>
      </w:r>
      <w:r w:rsidR="00F00CD3">
        <w:t xml:space="preserve">six </w:t>
      </w:r>
      <w:r w:rsidR="00F00CD3" w:rsidRPr="00013D8B">
        <w:t>months. Broadly, GABA and glutamatergic neurons tended to change sex before mixed neurons and glia. The final clusters to change sex in our analysis (i.e. the most male-like in intermediates) were 1_RGC, 6_POA_Mixed, 3_Spall_GABA (</w:t>
      </w:r>
      <w:r w:rsidR="00F00CD3" w:rsidRPr="00013D8B">
        <w:rPr>
          <w:highlight w:val="yellow"/>
        </w:rPr>
        <w:t>Fig.</w:t>
      </w:r>
      <w:r w:rsidR="00F00CD3" w:rsidRPr="003D6751">
        <w:rPr>
          <w:highlight w:val="yellow"/>
        </w:rPr>
        <w:t xml:space="preserve"> 3E</w:t>
      </w:r>
      <w:r w:rsidR="00F00CD3" w:rsidRPr="00013D8B">
        <w:t xml:space="preserve">). Taken together, these data support the idea that sex change occurs asynchronously across cell types. Further, they suggest that the clusters that undergo the greatest change during sex change (1_RGC, 6_POA_Mixed, 0_Spall_Mixed, and 11_MG) remain in a largely male-like state until after gonadal sex change occurs. </w:t>
      </w:r>
    </w:p>
    <w:p w14:paraId="1E470E54" w14:textId="77777777" w:rsidR="0054434D" w:rsidRPr="00013D8B" w:rsidRDefault="0054434D" w:rsidP="004816FA"/>
    <w:p w14:paraId="1BF4A2E3" w14:textId="37199DC8" w:rsidR="004816FA" w:rsidRPr="00013D8B" w:rsidRDefault="004816FA" w:rsidP="00753C87">
      <w:pPr>
        <w:rPr>
          <w:b/>
          <w:bCs/>
        </w:rPr>
      </w:pPr>
      <w:r w:rsidRPr="00013D8B">
        <w:rPr>
          <w:b/>
          <w:bCs/>
        </w:rPr>
        <w:t>The Intermediate State is Characterized by a Decrease in Estrogenic Signaling from Radial Glia</w:t>
      </w:r>
    </w:p>
    <w:p w14:paraId="0F6CAD5B" w14:textId="79BAF6AF" w:rsidR="00F00CD3" w:rsidRDefault="004816FA" w:rsidP="004816FA">
      <w:r w:rsidRPr="00013D8B">
        <w:rPr>
          <w:b/>
          <w:bCs/>
        </w:rPr>
        <w:tab/>
      </w:r>
      <w:r w:rsidR="00D770B1">
        <w:t>S</w:t>
      </w:r>
      <w:r w:rsidR="00D770B1" w:rsidRPr="00013D8B">
        <w:t>ex change is associated with extensive changes in cell population and steroid hormone signaling in the brain</w:t>
      </w:r>
      <w:r w:rsidR="00D770B1">
        <w:t>, both of which are controlled by RGCs</w:t>
      </w:r>
      <w:r w:rsidR="00D770B1" w:rsidRPr="00013D8B">
        <w:t xml:space="preserve"> </w:t>
      </w:r>
      <w:r w:rsidR="00D770B1" w:rsidRPr="00013D8B">
        <w:fldChar w:fldCharType="begin"/>
      </w:r>
      <w:r w:rsidR="00D770B1">
        <w:instrText xml:space="preserve"> ADDIN ZOTERO_ITEM CSL_CITATION {"citationID":"HiKP1KCv","properties":{"unsorted":false,"formattedCitation":"(17)","plainCitation":"(17)","noteIndex":0},"citationItems":[{"id":4149,"uris":["http://zotero.org/users/11313215/items/XBVTYWAC"],"itemData":{"id":4149,"type":"article-journal","abstract":"Sex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00D770B1" w:rsidRPr="00013D8B">
        <w:fldChar w:fldCharType="separate"/>
      </w:r>
      <w:r w:rsidR="00D770B1">
        <w:rPr>
          <w:rFonts w:cs="Times New Roman"/>
        </w:rPr>
        <w:t>(17)</w:t>
      </w:r>
      <w:r w:rsidR="00D770B1" w:rsidRPr="00013D8B">
        <w:fldChar w:fldCharType="end"/>
      </w:r>
      <w:r w:rsidR="00D770B1">
        <w:t>. Indeed, a</w:t>
      </w:r>
      <w:r w:rsidR="0078035B" w:rsidRPr="0078035B">
        <w:t xml:space="preserve">mong all identified cell populations, cluster 1_RGC exhibited the second-highest number of DEGs and the greatest number of </w:t>
      </w:r>
      <w:r w:rsidR="00D770B1" w:rsidRPr="0078035B">
        <w:t>DARs.</w:t>
      </w:r>
      <w:r w:rsidR="00EE0CC4">
        <w:t xml:space="preserve"> Thus, </w:t>
      </w:r>
      <w:r w:rsidR="00EE0CC4" w:rsidRPr="00013D8B">
        <w:t xml:space="preserve">we next focused our analysis on cluster 1_RGC. </w:t>
      </w:r>
      <w:r w:rsidR="00112078">
        <w:tab/>
      </w:r>
    </w:p>
    <w:p w14:paraId="5645C4A1" w14:textId="0E2A6230" w:rsidR="004816FA" w:rsidRPr="00013D8B" w:rsidRDefault="00112078" w:rsidP="00D770B1">
      <w:pPr>
        <w:ind w:firstLine="720"/>
      </w:pPr>
      <w:r w:rsidRPr="00112078">
        <w:t>Among the most prominent changes in 1_RGC was transient downregulation of brain aromatase (</w:t>
      </w:r>
      <w:r w:rsidRPr="00021BBD">
        <w:rPr>
          <w:i/>
          <w:iCs/>
        </w:rPr>
        <w:t>cyp19a1b</w:t>
      </w:r>
      <w:r w:rsidRPr="00112078">
        <w:t xml:space="preserve">), the enzyme responsible for converting androgens to estrogens in the teleost brain </w:t>
      </w:r>
      <w:r w:rsidRPr="00013D8B">
        <w:fldChar w:fldCharType="begin"/>
      </w:r>
      <w:r w:rsidR="00D770B1">
        <w:instrText xml:space="preserve"> ADDIN ZOTERO_ITEM CSL_CITATION {"citationID":"dttOgGbo","properties":{"unsorted":false,"formattedCitation":"(17)","plainCitation":"(17)","noteIndex":0},"citationItems":[{"id":4149,"uris":["http://zotero.org/users/11313215/items/XBVTYWAC"],"itemData":{"id":4149,"type":"article-journal","abstract":"Sex steroid hormones are synthesized from cholesterol and exert pleiotropic effects notably in the central nervous system. Pioneering studies from Baulieu and colleagues have suggested that steroids are also locally-synthesized in the brain. Such steroids, called neurosteroids, can rapidly modulate neuronal excitability and functions, brain plasticity, and behavior. Accumulating data obtained on a wide variety of species demonstrate that neurosteroidogenesis is an evolutionary conserved feature across fish, birds, and mammals. In this review, we will first document neurosteroidogenesis and steroid signaling for estrogens, progestagens, and androgens in the brain of teleost fish, birds, and mammals. We will next consider the effects of sex steroids in homeostatic and regenerative neurogenesis, in neuroprotection, and in sexual behaviors. In a last part, we will discuss the transport of steroids and lipoproteins from the periphery within the brain (and vice-versa) and document their effects on the blood-brain barrier (BBB) permeability and on neuroprotection. We will emphasize the potential interaction between lipoproteins and sex steroids, addressing the beneficial effects of steroids and lipoproteins, particularly HDL-cholesterol, against the breakdown of the BBB reported to occur during brain ischemic stroke. We will consequently highlight the potential anti-inflammatory, anti-oxidant, and neuroprotective properties of sex steroid and lipoproteins, these latest improving cholesterol and steroid ester transport within the brain after insults.","container-title":"Frontiers in Neuroscience","DOI":"10.3389/fnins.2018.00084","ISSN":"1662-4548","journalAbbreviation":"Front Neurosci","page":"84","PMID":"29515356","PMCID":"PMC5826223","source":"PubMed Central","title":"Steroid Transport, Local Synthesis, and Signaling within the Brain: Roles in Neurogenesis, Neuroprotection, and Sexual Behaviors","title-short":"Steroid Transport, Local Synthesis, and Signaling within the Brain","volume":"12","author":[{"family":"Diotel","given":"Nicolas"},{"family":"Charlier","given":"Thierry D."},{"family":"Lefebvre d'Hellencourt","given":"Christian"},{"family":"Couret","given":"David"},{"family":"Trudeau","given":"Vance L."},{"family":"Nicolau","given":"Joel C."},{"family":"Meilhac","given":"Olivier"},{"family":"Kah","given":"Olivier"},{"family":"Pellegrini","given":"Elisabeth"}],"issued":{"date-parts":[["2018",2,20]]}}}],"schema":"https://github.com/citation-style-language/schema/raw/master/csl-citation.json"} </w:instrText>
      </w:r>
      <w:r w:rsidRPr="00013D8B">
        <w:fldChar w:fldCharType="separate"/>
      </w:r>
      <w:r w:rsidR="00D770B1">
        <w:rPr>
          <w:rFonts w:cs="Times New Roman"/>
        </w:rPr>
        <w:t>(17)</w:t>
      </w:r>
      <w:r w:rsidRPr="00013D8B">
        <w:fldChar w:fldCharType="end"/>
      </w:r>
      <w:r>
        <w:t>.</w:t>
      </w:r>
      <w:r w:rsidRPr="00112078">
        <w:t xml:space="preserve"> </w:t>
      </w:r>
      <w:r w:rsidR="00D770B1">
        <w:t>E</w:t>
      </w:r>
      <w:r w:rsidR="00D770B1" w:rsidRPr="00112078">
        <w:t xml:space="preserve">xpression </w:t>
      </w:r>
      <w:r w:rsidR="00D770B1">
        <w:t xml:space="preserve">of </w:t>
      </w:r>
      <w:r w:rsidRPr="00021BBD">
        <w:rPr>
          <w:i/>
          <w:iCs/>
        </w:rPr>
        <w:t>cyp19a1b</w:t>
      </w:r>
      <w:r w:rsidRPr="00112078">
        <w:t xml:space="preserve"> was significantly reduced in intermediates relative to both males and females, whereas males and females did not differ (</w:t>
      </w:r>
      <w:r w:rsidRPr="00112078">
        <w:rPr>
          <w:highlight w:val="yellow"/>
        </w:rPr>
        <w:t>Fig. 4A</w:t>
      </w:r>
      <w:r w:rsidRPr="00112078">
        <w:t>).</w:t>
      </w:r>
      <w:r>
        <w:t xml:space="preserve"> </w:t>
      </w:r>
      <w:r w:rsidR="004816FA" w:rsidRPr="00013D8B">
        <w:t xml:space="preserve">This is in contrast to previous findings which have shown that across sex change, </w:t>
      </w:r>
      <w:commentRangeStart w:id="129"/>
      <w:commentRangeStart w:id="130"/>
      <w:r w:rsidR="00120EF9">
        <w:t xml:space="preserve">brain </w:t>
      </w:r>
      <w:r w:rsidR="004816FA" w:rsidRPr="00013D8B">
        <w:t xml:space="preserve">aromatase increases gradually along the process </w:t>
      </w:r>
      <w:r w:rsidR="004816FA" w:rsidRPr="00013D8B">
        <w:fldChar w:fldCharType="begin"/>
      </w:r>
      <w:r w:rsidR="0066495D">
        <w:instrText xml:space="preserve"> ADDIN ZOTERO_ITEM CSL_CITATION {"citationID":"mMzLR23e","properties":{"formattedCitation":"(18)","plainCitation":"(18)","noteIndex":0},"citationItems":[{"id":518,"uris":["http://zotero.org/users/11313215/items/BJWDPF4G"],"itemData":{"id":518,"type":"article-journal","abstract":"Sequential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rsidR="004816FA" w:rsidRPr="00013D8B">
        <w:fldChar w:fldCharType="separate"/>
      </w:r>
      <w:r w:rsidR="00D770B1">
        <w:rPr>
          <w:rFonts w:cs="Times New Roman"/>
        </w:rPr>
        <w:t>(18)</w:t>
      </w:r>
      <w:r w:rsidR="004816FA" w:rsidRPr="00013D8B">
        <w:fldChar w:fldCharType="end"/>
      </w:r>
      <w:r w:rsidR="004816FA" w:rsidRPr="00013D8B">
        <w:t xml:space="preserve">, suggesting that a reduction in </w:t>
      </w:r>
      <w:r w:rsidR="00F84539">
        <w:t>estradiol (E2)</w:t>
      </w:r>
      <w:r w:rsidR="00F84539" w:rsidRPr="00013D8B">
        <w:t xml:space="preserve"> </w:t>
      </w:r>
      <w:r w:rsidR="004816FA" w:rsidRPr="00013D8B">
        <w:t xml:space="preserve">production may be specific to the </w:t>
      </w:r>
      <w:r w:rsidR="00F40EEE" w:rsidRPr="00013D8B">
        <w:t>ve</w:t>
      </w:r>
      <w:r w:rsidR="0097327E" w:rsidRPr="00013D8B">
        <w:t>ntrocaudal telencephal</w:t>
      </w:r>
      <w:r w:rsidR="00EE0CC4">
        <w:t>on</w:t>
      </w:r>
      <w:r w:rsidR="004816FA" w:rsidRPr="00013D8B">
        <w:t xml:space="preserve">, while E2 production increases linearly when the whole brain is analyzed. </w:t>
      </w:r>
      <w:commentRangeEnd w:id="129"/>
      <w:r w:rsidR="00120EF9" w:rsidRPr="00013D8B">
        <w:rPr>
          <w:rStyle w:val="CommentReference"/>
          <w:sz w:val="24"/>
          <w:szCs w:val="30"/>
        </w:rPr>
        <w:commentReference w:id="129"/>
      </w:r>
      <w:commentRangeEnd w:id="130"/>
      <w:r w:rsidR="00E31021" w:rsidRPr="00013D8B">
        <w:rPr>
          <w:rStyle w:val="CommentReference"/>
          <w:sz w:val="24"/>
          <w:szCs w:val="30"/>
        </w:rPr>
        <w:commentReference w:id="130"/>
      </w:r>
    </w:p>
    <w:p w14:paraId="4D952D34" w14:textId="77777777" w:rsidR="004816FA" w:rsidRPr="00013D8B" w:rsidRDefault="004816FA" w:rsidP="004816FA"/>
    <w:p w14:paraId="09E38C2F" w14:textId="7D0D5BF5" w:rsidR="00112078" w:rsidRPr="00D770B1" w:rsidRDefault="00F00CD3" w:rsidP="004816FA">
      <w:pPr>
        <w:rPr>
          <w:b/>
          <w:bCs/>
        </w:rPr>
      </w:pPr>
      <w:r w:rsidRPr="00F00CD3" w:rsidDel="00F00CD3">
        <w:rPr>
          <w:b/>
          <w:bCs/>
        </w:rPr>
        <w:t xml:space="preserve"> </w:t>
      </w:r>
      <w:r>
        <w:rPr>
          <w:b/>
          <w:bCs/>
        </w:rPr>
        <w:t>Evidence for Increased Neurogenesis During the Intermediate Phase</w:t>
      </w:r>
    </w:p>
    <w:p w14:paraId="27C2623B" w14:textId="04563238" w:rsidR="00F00CD3" w:rsidRPr="00013D8B" w:rsidRDefault="00112078" w:rsidP="00F00CD3">
      <w:r>
        <w:tab/>
      </w:r>
      <w:r w:rsidR="00F00CD3" w:rsidRPr="00013D8B">
        <w:t xml:space="preserve">E2 signaling is known to inhibit stem cell differentiation and neurogenesis in zebrafish, </w:t>
      </w:r>
      <w:r w:rsidR="00F00CD3" w:rsidRPr="00013D8B">
        <w:fldChar w:fldCharType="begin"/>
      </w:r>
      <w:r w:rsidR="00D770B1">
        <w:instrText xml:space="preserve"> ADDIN ZOTERO_ITEM CSL_CITATION {"citationID":"TRCJ2GcC","properties":{"formattedCitation":"(19, 20)","plainCitation":"(19, 20)","noteIndex":0},"citationItems":[{"id":5843,"uris":["http://zotero.org/users/11313215/items/FI8565AV"],"itemData":{"id":5843,"type":"article-journal","abstract":"This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id":5842,"uris":["http://zotero.org/users/11313215/items/5QIXBX3Y"],"itemData":{"id":5842,"type":"article-journal","abstract":"Estrogens are known as steroid hormones affecting the brain in many different ways and a wealth of data now document effects on neurogenesis. Estrogens are provided by the periphery but can also be locally produced within the brain itself due to local aromatization of circulating androgens. Adult neurogenesis is described in all vertebrate species examined so far, but comparative investigations have brought to light differences between vertebrate groups. In teleost fishes, the neurogenic activity is spectacular and adult stem cells maintain their mitogenic activity in many proliferative areas within the brain. Fish are also quite unique because brain aromatase expression is limited to radial glia cells, the progenitor cells of adult fish brain. The zebrafish has emerged as an interesting vertebrate model to elucidate the cellular and molecular mechanisms of adult neurogenesis, and notably its modulation by steroids. The main objective of this review is to summarize data related to the functional link between estrogens production in the brain and neurogenesis in fish. First, we will demonstrate that the brain of zebrafish is an endogenous source of steroids and is directly targeted by local and/or peripheral steroids. Then, we will present data demonstrating the progenitor nature of radial glial cells in the brain of adult fish. Next, we will emphasize the role of estrogens in constitutive neurogenesis and its potential contribution to the regenerative neurogenesis. Finally, the negative impacts on neurogenesis of synthetic hormones used in contraceptive pills production and released in the aquatic environment will be discussed.","collection-title":"SI:Steroids &amp; Nervous System","container-title":"The Journal of Steroid Biochemistry and Molecular Biology","DOI":"10.1016/j.jsbmb.2015.06.011","ISSN":"0960-0760","journalAbbreviation":"The Journal of Steroid Biochemistry and Molecular Biology","page":"27-36","source":"ScienceDirect","title":"Steroid modulation of neurogenesis: Focus on radial glial cells in zebrafish","title-short":"Steroid modulation of neurogenesis","volume":"160","author":[{"family":"Pellegrini","given":"Elisabeth"},{"family":"Diotel","given":"Nicolas"},{"family":"Vaillant-Capitaine","given":"Colette"},{"family":"Pérez Maria","given":"Rita"},{"family":"Gueguen","given":"Marie-Madeleine"},{"family":"Nasri","given":"Ahmed"},{"family":"Cano Nicolau","given":"Joel"},{"family":"Kah","given":"Olivier"}],"issued":{"date-parts":[["2016",6,1]]}}}],"schema":"https://github.com/citation-style-language/schema/raw/master/csl-citation.json"} </w:instrText>
      </w:r>
      <w:r w:rsidR="00F00CD3" w:rsidRPr="00013D8B">
        <w:fldChar w:fldCharType="separate"/>
      </w:r>
      <w:r w:rsidR="00D770B1">
        <w:rPr>
          <w:rFonts w:cs="Times New Roman"/>
        </w:rPr>
        <w:t>(19, 20)</w:t>
      </w:r>
      <w:r w:rsidR="00F00CD3" w:rsidRPr="00013D8B">
        <w:fldChar w:fldCharType="end"/>
      </w:r>
      <w:r w:rsidR="00F00CD3" w:rsidRPr="00013D8B">
        <w:t xml:space="preserve"> and in mammals is known to promote brain masculinization during development </w:t>
      </w:r>
      <w:r w:rsidR="00F00CD3" w:rsidRPr="00013D8B">
        <w:fldChar w:fldCharType="begin"/>
      </w:r>
      <w:r w:rsidR="00D770B1">
        <w:instrText xml:space="preserve"> ADDIN ZOTERO_ITEM CSL_CITATION {"citationID":"ZfoWW8RG","properties":{"formattedCitation":"(21, 22)","plainCitation":"(21, 22)","noteIndex":0},"citationItems":[{"id":5367,"uris":["http://zotero.org/users/11313215/items/4WYTLM78"],"itemData":{"id":5367,"type":"article-journal","abstract":"The brain synthesizes a variety of neurosteroids, including neuroestradiol. Inhibition of neuroestradiol synthesis results in alterations in basic neurodevelopmental processes, such as neurogenesis, neuroblast migration, neuritogenesis and synaptogenesis. Although the neurodevelopmental actions of neuroestradiol are exerted in both sexes, some of them are sex-specific, such as the well characterized effects of neuroestradiol derived from the metabolism of testicular testosterone during critical periods of male brain development. In addition, recent findings have shown sex-specific actions of neuroestradiol on neuroblast migration, neuritic growth and synaptogenesis in females. Among other factors, the epigenetic regulation exerted by X linked genes, such as Kdm6a/Utx, may determine sex-specific actions of neuroestradiol in the female brain. This review evidences the impact of neuroestradiol on brain formation in both sexes and highlights the interaction of neural steriodogenesis, hormones and sex chromosomes in sex-specific brain development.","container-title":"Frontiers in Neuroendocrinology","DOI":"10.1016/j.yfrne.2023.101102","ISSN":"0091-3022","journalAbbreviation":"Frontiers in Neuroendocrinology","page":"101102","source":"ScienceDirect","title":"Neuroestradiol and neuronal development: Not an exclusive male tale anymore","title-short":"Neuroestradiol and neuronal development","volume":"71","author":[{"family":"Garcia-Segura","given":"Luis M."},{"family":"Méndez","given":"Pablo"},{"family":"Arevalo","given":"M. Angeles"},{"family":"Azcoitia","given":"Iñigo"}],"issued":{"date-parts":[["2023",10,1]]}}},{"id":3809,"uris":["http://zotero.org/users/11313215/items/ASVUWB88"],"itemData":{"id":3809,"type":"article-journal","abstract":"Many sex differences in the rodent brain are established during a sensitive period in early life.Gonadal steroid hormones determine sex differences, but there is also a contribution of sex chromosome complement.Epigenetic modifications in key brain regions both establish and maintain sex differences.Neuroimmune and inflammatory signalling pathways are essential contributors to the masculinization of brain and behaviour.Higher male vulnerability to neurodevelopmental disorders may have its origins in naturally occurring higher levels of inflammatory signalling molecules early in life.","container-title":"Nature Reviews Neuroscience","DOI":"10.1038/nrn.2017.61","ISSN":"1471-0048","issue":"8","journalAbbreviation":"Nat Rev Neurosci","language":"en","license":"2017 Springer Nature Limited","page":"471-484","publisher":"Nature Publishing Group","source":"www.nature.com","title":"Neuroimmunology and neuroepigenetics in the establishment of sex differences in the brain","volume":"18","author":[{"family":"McCarthy","given":"Margaret M."},{"family":"Nugent","given":"Bridget M."},{"family":"Lenz","given":"Kathryn M."}],"issued":{"date-parts":[["2017",8]]}}}],"schema":"https://github.com/citation-style-language/schema/raw/master/csl-citation.json"} </w:instrText>
      </w:r>
      <w:r w:rsidR="00F00CD3" w:rsidRPr="00013D8B">
        <w:fldChar w:fldCharType="separate"/>
      </w:r>
      <w:r w:rsidR="00D770B1">
        <w:rPr>
          <w:rFonts w:cs="Times New Roman"/>
        </w:rPr>
        <w:t>(21, 22)</w:t>
      </w:r>
      <w:r w:rsidR="00F00CD3" w:rsidRPr="00013D8B">
        <w:fldChar w:fldCharType="end"/>
      </w:r>
      <w:r w:rsidR="00F00CD3" w:rsidRPr="00013D8B">
        <w:t>. In our DEG analysis, the largest single group of DEGs in 1_RGC were transcription factors  known to play roles in neuro- and gliogenesis or genes related to the epigenome</w:t>
      </w:r>
      <w:r w:rsidR="00120EF9">
        <w:t xml:space="preserve"> </w:t>
      </w:r>
      <w:r w:rsidR="00F00CD3" w:rsidRPr="00013D8B">
        <w:t>(</w:t>
      </w:r>
      <w:r w:rsidR="00F00CD3" w:rsidRPr="00013D8B">
        <w:rPr>
          <w:highlight w:val="yellow"/>
        </w:rPr>
        <w:t>Fig. 4</w:t>
      </w:r>
      <w:r w:rsidR="00F00CD3" w:rsidRPr="00D75AD5">
        <w:rPr>
          <w:highlight w:val="yellow"/>
        </w:rPr>
        <w:t>B</w:t>
      </w:r>
      <w:r w:rsidR="00F00CD3" w:rsidRPr="00013D8B">
        <w:t>). Additionally, our DAR analysis in 1_RGC detected differences in several transcription factors and cell adhesion proteins (</w:t>
      </w:r>
      <w:r w:rsidR="00F00CD3" w:rsidRPr="00013D8B">
        <w:rPr>
          <w:highlight w:val="yellow"/>
        </w:rPr>
        <w:t>Fig. S</w:t>
      </w:r>
      <w:r w:rsidR="00376C7F">
        <w:t>7</w:t>
      </w:r>
      <w:r w:rsidR="00F00CD3" w:rsidRPr="00013D8B">
        <w:t xml:space="preserve">). Given these observations along with the downregulation of </w:t>
      </w:r>
      <w:r w:rsidR="00F00CD3" w:rsidRPr="00013D8B">
        <w:rPr>
          <w:i/>
          <w:iCs/>
        </w:rPr>
        <w:t>cyp19a1b</w:t>
      </w:r>
      <w:r w:rsidR="00F00CD3" w:rsidRPr="00013D8B">
        <w:t xml:space="preserve"> and changes in neuronal cell populations, we next examined how </w:t>
      </w:r>
      <w:r w:rsidR="00F84539">
        <w:t>the neurogenic state of 1_RGC</w:t>
      </w:r>
      <w:r w:rsidR="00F84539" w:rsidRPr="00013D8B">
        <w:t xml:space="preserve"> </w:t>
      </w:r>
      <w:r w:rsidR="00F00CD3" w:rsidRPr="00013D8B">
        <w:t>changed over the course of sex change. Because RGCs are a heterogenous cell type, we subclustered 1_RGC into 4 subclusters (</w:t>
      </w:r>
      <w:r w:rsidR="00F00CD3" w:rsidRPr="00013D8B">
        <w:rPr>
          <w:highlight w:val="yellow"/>
        </w:rPr>
        <w:t>Fig. 4</w:t>
      </w:r>
      <w:r w:rsidR="00F00CD3" w:rsidRPr="00970814">
        <w:rPr>
          <w:highlight w:val="yellow"/>
        </w:rPr>
        <w:t>C</w:t>
      </w:r>
      <w:r w:rsidR="00F00CD3" w:rsidRPr="00013D8B">
        <w:t>). Analysis of marker genes paired with CytoTRACE, a tool that infers cellular immaturity</w:t>
      </w:r>
      <w:r w:rsidR="00D770B1">
        <w:t xml:space="preserve"> </w:t>
      </w:r>
      <w:r w:rsidR="00F00CD3" w:rsidRPr="00013D8B">
        <w:fldChar w:fldCharType="begin"/>
      </w:r>
      <w:r w:rsidR="00120EF9">
        <w:instrText xml:space="preserve"> ADDIN ZOTERO_ITEM CSL_CITATION {"citationID":"OTJvsLJ2","properties":{"unsorted":false,"formattedCitation":"(23)","plainCitation":"(23)","noteIndex":0},"citationItems":[{"id":5714,"uris":["http://zotero.org/users/11313215/items/MEV7TCRJ"],"itemData":{"id":5714,"type":"article-journal","abstract":"Single-cell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sidR="00F00CD3" w:rsidRPr="00013D8B">
        <w:fldChar w:fldCharType="separate"/>
      </w:r>
      <w:r w:rsidR="00120EF9">
        <w:rPr>
          <w:rFonts w:cs="Times New Roman"/>
        </w:rPr>
        <w:t>(23)</w:t>
      </w:r>
      <w:r w:rsidR="00F00CD3" w:rsidRPr="00013D8B">
        <w:fldChar w:fldCharType="end"/>
      </w:r>
      <w:r w:rsidR="00F00CD3" w:rsidRPr="00013D8B">
        <w:t xml:space="preserve"> revealed a neural stem cell (NSC) population (1_NSC), a neural progenitor (NP) population (1_NP), as well as </w:t>
      </w:r>
      <w:r w:rsidR="00F00CD3" w:rsidRPr="00013D8B">
        <w:rPr>
          <w:i/>
          <w:iCs/>
        </w:rPr>
        <w:t>shha</w:t>
      </w:r>
      <w:r w:rsidR="00F00CD3" w:rsidRPr="00013D8B">
        <w:t xml:space="preserve"> and </w:t>
      </w:r>
      <w:r w:rsidR="00F00CD3" w:rsidRPr="00013D8B">
        <w:rPr>
          <w:i/>
          <w:iCs/>
        </w:rPr>
        <w:t>gfap</w:t>
      </w:r>
      <w:r w:rsidR="00F00CD3" w:rsidRPr="00013D8B">
        <w:t xml:space="preserve"> expressing populations (1_shha and 1_gfap respectively) (</w:t>
      </w:r>
      <w:r w:rsidR="00F00CD3" w:rsidRPr="00013D8B">
        <w:rPr>
          <w:highlight w:val="yellow"/>
        </w:rPr>
        <w:t>Figs. 4D</w:t>
      </w:r>
      <w:r w:rsidR="00F00CD3">
        <w:rPr>
          <w:highlight w:val="yellow"/>
        </w:rPr>
        <w:t>,</w:t>
      </w:r>
      <w:r w:rsidR="00F00CD3" w:rsidRPr="00013D8B">
        <w:rPr>
          <w:highlight w:val="yellow"/>
        </w:rPr>
        <w:t>E,  S</w:t>
      </w:r>
      <w:r w:rsidR="00376C7F">
        <w:rPr>
          <w:highlight w:val="yellow"/>
        </w:rPr>
        <w:t>8</w:t>
      </w:r>
      <w:r w:rsidR="00F00CD3" w:rsidRPr="00013D8B">
        <w:rPr>
          <w:highlight w:val="yellow"/>
        </w:rPr>
        <w:t>A</w:t>
      </w:r>
      <w:r w:rsidR="00F00CD3" w:rsidRPr="00970814">
        <w:rPr>
          <w:highlight w:val="yellow"/>
        </w:rPr>
        <w:t>-D</w:t>
      </w:r>
      <w:r w:rsidR="00F00CD3" w:rsidRPr="00013D8B">
        <w:t>).</w:t>
      </w:r>
    </w:p>
    <w:p w14:paraId="18360575" w14:textId="465C7A17" w:rsidR="00F84539" w:rsidRDefault="00F00CD3" w:rsidP="00F00CD3">
      <w:r w:rsidRPr="00013D8B">
        <w:tab/>
      </w:r>
      <w:r w:rsidR="00D770B1">
        <w:t>We found</w:t>
      </w:r>
      <w:r w:rsidRPr="00013D8B">
        <w:t xml:space="preserve"> significant </w:t>
      </w:r>
      <w:r w:rsidR="00D770B1">
        <w:t>differences</w:t>
      </w:r>
      <w:r w:rsidRPr="00013D8B">
        <w:t xml:space="preserve"> in the populations of 1_NSC and 1_NP by phase. In intermediates, the </w:t>
      </w:r>
      <w:r w:rsidR="00D770B1">
        <w:t>abundance</w:t>
      </w:r>
      <w:r w:rsidRPr="00013D8B">
        <w:t xml:space="preserve"> of 1_NSC was significantly </w:t>
      </w:r>
      <w:r w:rsidR="00F84539">
        <w:t>lower</w:t>
      </w:r>
      <w:r w:rsidR="00F84539" w:rsidRPr="00013D8B">
        <w:t xml:space="preserve"> </w:t>
      </w:r>
      <w:r w:rsidR="00F84539">
        <w:t>than in</w:t>
      </w:r>
      <w:r w:rsidRPr="00013D8B">
        <w:t xml:space="preserve"> males </w:t>
      </w:r>
      <w:r w:rsidR="00F84539">
        <w:t>or</w:t>
      </w:r>
      <w:r w:rsidR="00F84539" w:rsidRPr="00013D8B">
        <w:t xml:space="preserve"> </w:t>
      </w:r>
      <w:r w:rsidRPr="00013D8B">
        <w:t>females (</w:t>
      </w:r>
      <w:r w:rsidRPr="00013D8B">
        <w:rPr>
          <w:highlight w:val="yellow"/>
        </w:rPr>
        <w:t>Fig</w:t>
      </w:r>
      <w:r w:rsidRPr="00970814">
        <w:rPr>
          <w:highlight w:val="yellow"/>
        </w:rPr>
        <w:t>. 4F</w:t>
      </w:r>
      <w:r w:rsidRPr="00013D8B">
        <w:t xml:space="preserve">). Conversely, intermediates had the largest population of 1_NP, while females had the </w:t>
      </w:r>
      <w:r w:rsidRPr="00013D8B">
        <w:lastRenderedPageBreak/>
        <w:t>smallest (</w:t>
      </w:r>
      <w:r w:rsidRPr="00013D8B">
        <w:rPr>
          <w:highlight w:val="yellow"/>
        </w:rPr>
        <w:t>Fig</w:t>
      </w:r>
      <w:r w:rsidRPr="00970814">
        <w:rPr>
          <w:highlight w:val="yellow"/>
        </w:rPr>
        <w:t>. 4G</w:t>
      </w:r>
      <w:r w:rsidRPr="00013D8B">
        <w:t xml:space="preserve">). </w:t>
      </w:r>
      <w:r w:rsidR="00F84539" w:rsidRPr="0025005C">
        <w:t xml:space="preserve">This reciprocal shift in the composition of the </w:t>
      </w:r>
      <w:r w:rsidR="00D770B1">
        <w:t>RGC</w:t>
      </w:r>
      <w:r w:rsidR="00F84539" w:rsidRPr="0025005C">
        <w:t xml:space="preserve"> population is consistent with increased progression from the </w:t>
      </w:r>
      <w:r w:rsidR="00120EF9">
        <w:t>NSC state</w:t>
      </w:r>
      <w:r w:rsidR="00F84539" w:rsidRPr="0025005C">
        <w:t xml:space="preserve"> to the </w:t>
      </w:r>
      <w:r w:rsidR="00120EF9">
        <w:t>NP</w:t>
      </w:r>
      <w:r w:rsidR="00F84539" w:rsidRPr="0025005C">
        <w:t xml:space="preserve"> state during the intermediate phase.</w:t>
      </w:r>
    </w:p>
    <w:p w14:paraId="673F2C2D" w14:textId="0AB1137A" w:rsidR="00F00CD3" w:rsidRPr="00013D8B" w:rsidRDefault="00F00CD3" w:rsidP="00D770B1">
      <w:pPr>
        <w:ind w:firstLine="720"/>
      </w:pPr>
      <w:r w:rsidRPr="00013D8B">
        <w:t>To assess the neurogenic state of 1_NP in each phase, we</w:t>
      </w:r>
      <w:r w:rsidR="00120EF9">
        <w:t xml:space="preserve"> next</w:t>
      </w:r>
      <w:r w:rsidRPr="00013D8B">
        <w:t xml:space="preserve"> created a “neuron differentiation” gene expression module </w:t>
      </w:r>
      <w:r w:rsidR="00F84539">
        <w:t>composed</w:t>
      </w:r>
      <w:r w:rsidR="00F84539" w:rsidRPr="00013D8B">
        <w:t xml:space="preserve"> </w:t>
      </w:r>
      <w:r w:rsidRPr="00013D8B">
        <w:t>of genes annotated with that GO term (GO: 0030182</w:t>
      </w:r>
      <w:r>
        <w:t xml:space="preserve">, </w:t>
      </w:r>
      <w:r w:rsidR="00F84539">
        <w:rPr>
          <w:highlight w:val="yellow"/>
        </w:rPr>
        <w:t>M</w:t>
      </w:r>
      <w:r w:rsidRPr="00013D8B">
        <w:rPr>
          <w:highlight w:val="yellow"/>
        </w:rPr>
        <w:t>ethods</w:t>
      </w:r>
      <w:r w:rsidRPr="00013D8B">
        <w:t>). Males and intermediates expressed this module at similar levels, while females expressed this module significantly less (</w:t>
      </w:r>
      <w:r w:rsidRPr="00013D8B">
        <w:rPr>
          <w:highlight w:val="yellow"/>
        </w:rPr>
        <w:t xml:space="preserve">Fig. </w:t>
      </w:r>
      <w:r w:rsidRPr="00970814">
        <w:rPr>
          <w:highlight w:val="yellow"/>
        </w:rPr>
        <w:t>4H</w:t>
      </w:r>
      <w:r w:rsidRPr="00013D8B">
        <w:t>). This arrangement supports a model where the NSC population is depleted in intermediates at a higher rate than it is replenished and these NSCs become NPs. In intermediates, this expanded NP population undergoes neurogenesis at a similar rate as it did in males leading to an overall increase in neurogenesis. During the intermediate-to-female transition, the rate of neurogenesis decreases as does the population of 1_NP</w:t>
      </w:r>
      <w:r w:rsidR="00120EF9">
        <w:t xml:space="preserve"> leading to reduced neurogenesis</w:t>
      </w:r>
      <w:r w:rsidRPr="00013D8B">
        <w:t xml:space="preserve">.  </w:t>
      </w:r>
      <w:r w:rsidR="008C3E81">
        <w:t>T</w:t>
      </w:r>
      <w:r w:rsidR="00F84539" w:rsidRPr="0025005C">
        <w:t>hese findings are consistent with increased recruitment of neural stem cells into the neurogenic lineage during the intermediate phase, followed by reduced neurogenic activity in females.</w:t>
      </w:r>
    </w:p>
    <w:p w14:paraId="242640B8" w14:textId="7D8EA3C5" w:rsidR="00267A9B" w:rsidRDefault="00267A9B" w:rsidP="00F00CD3"/>
    <w:p w14:paraId="55AB43D3" w14:textId="77777777" w:rsidR="00267A9B" w:rsidRDefault="00267A9B" w:rsidP="00267A9B">
      <w:pPr>
        <w:rPr>
          <w:b/>
          <w:bCs/>
        </w:rPr>
      </w:pPr>
      <w:r w:rsidRPr="00267A9B">
        <w:rPr>
          <w:b/>
          <w:bCs/>
        </w:rPr>
        <w:t>Evidence for Neurogenesis and Neuronal Maturation in 6_POA_Mixed</w:t>
      </w:r>
    </w:p>
    <w:p w14:paraId="5DF68DFB" w14:textId="0FDCB6BF" w:rsidR="008C3E81" w:rsidRDefault="00F00CD3" w:rsidP="00D770B1">
      <w:r w:rsidRPr="00013D8B">
        <w:t>Given the changes in cell population (</w:t>
      </w:r>
      <w:r w:rsidRPr="00013D8B">
        <w:rPr>
          <w:highlight w:val="yellow"/>
        </w:rPr>
        <w:t>Fig.</w:t>
      </w:r>
      <w:r w:rsidRPr="00491F69">
        <w:rPr>
          <w:highlight w:val="yellow"/>
        </w:rPr>
        <w:t>3B</w:t>
      </w:r>
      <w:r w:rsidRPr="00013D8B">
        <w:t>), late sex change prediction (</w:t>
      </w:r>
      <w:r w:rsidRPr="00013D8B">
        <w:rPr>
          <w:highlight w:val="yellow"/>
        </w:rPr>
        <w:t>Fig</w:t>
      </w:r>
      <w:r w:rsidRPr="00491F69">
        <w:rPr>
          <w:highlight w:val="yellow"/>
        </w:rPr>
        <w:t>.3E</w:t>
      </w:r>
      <w:r w:rsidRPr="00013D8B">
        <w:t>), and large number of DEGs (</w:t>
      </w:r>
      <w:r w:rsidRPr="00013D8B">
        <w:rPr>
          <w:highlight w:val="yellow"/>
        </w:rPr>
        <w:t>Fi</w:t>
      </w:r>
      <w:r w:rsidRPr="00491F69">
        <w:rPr>
          <w:highlight w:val="yellow"/>
        </w:rPr>
        <w:t>g. 3C</w:t>
      </w:r>
      <w:r w:rsidRPr="00013D8B">
        <w:t>), we next focused our analysis on 6_POA_Mixed (</w:t>
      </w:r>
      <w:r w:rsidRPr="00013D8B">
        <w:rPr>
          <w:highlight w:val="yellow"/>
        </w:rPr>
        <w:t>Fig. 5</w:t>
      </w:r>
      <w:r w:rsidRPr="004428A4">
        <w:rPr>
          <w:highlight w:val="yellow"/>
        </w:rPr>
        <w:t>A</w:t>
      </w:r>
      <w:r w:rsidRPr="00013D8B">
        <w:t>).</w:t>
      </w:r>
      <w:r w:rsidR="008C3E81" w:rsidRPr="008C3E81">
        <w:t xml:space="preserve"> </w:t>
      </w:r>
      <w:r w:rsidR="008C3E81" w:rsidRPr="000B2652">
        <w:t xml:space="preserve">Previous studies have demonstrated that neurogenesis occurs in the anterior </w:t>
      </w:r>
      <w:r w:rsidR="00D770B1">
        <w:t>POA</w:t>
      </w:r>
      <w:r w:rsidR="008C3E81" w:rsidRPr="000B2652">
        <w:t xml:space="preserve"> during sex change</w:t>
      </w:r>
      <w:r w:rsidR="008C3E81">
        <w:t xml:space="preserve"> </w:t>
      </w:r>
      <w:r w:rsidR="008C3E81" w:rsidRPr="00013D8B">
        <w:fldChar w:fldCharType="begin"/>
      </w:r>
      <w:r w:rsidR="00D770B1">
        <w:instrText xml:space="preserve"> ADDIN ZOTERO_ITEM CSL_CITATION {"citationID":"JSAeGNA5","properties":{"unsorted":false,"formattedCitation":"(4)","plainCitation":"(4)","noteIndex":0},"citationItems":[{"id":16,"uris":["http://zotero.org/users/11313215/items/VGA9PBJ3"],"itemData":{"id":16,"type":"article-journal","abstract":"Sex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8C3E81" w:rsidRPr="00013D8B">
        <w:fldChar w:fldCharType="separate"/>
      </w:r>
      <w:r w:rsidR="00D770B1">
        <w:rPr>
          <w:rFonts w:cs="Times New Roman"/>
        </w:rPr>
        <w:t>(4)</w:t>
      </w:r>
      <w:r w:rsidR="008C3E81" w:rsidRPr="00013D8B">
        <w:fldChar w:fldCharType="end"/>
      </w:r>
      <w:r w:rsidR="008C3E81" w:rsidRPr="00013D8B">
        <w:t>,</w:t>
      </w:r>
      <w:r w:rsidR="008C3E81" w:rsidRPr="000B2652">
        <w:t xml:space="preserve"> but the identity and maturation of the newly generated cells have remained unknown. We therefore asked whether the transcriptional changes observed in 6_POA_Mixed were consistent with the addition and maturation of newly generated neurons.</w:t>
      </w:r>
      <w:r w:rsidR="008C3E81" w:rsidRPr="00013D8B">
        <w:t xml:space="preserve"> </w:t>
      </w:r>
    </w:p>
    <w:p w14:paraId="007873E6" w14:textId="7DCA70AB" w:rsidR="008C3E81" w:rsidRPr="00641B20" w:rsidRDefault="00F00CD3" w:rsidP="00D770B1">
      <w:pPr>
        <w:ind w:firstLine="720"/>
      </w:pPr>
      <w:r w:rsidRPr="00013D8B">
        <w:t xml:space="preserve"> GO analysis of the DEGs in 6_POA_Mixed </w:t>
      </w:r>
      <w:r w:rsidR="008C3E81">
        <w:t>identified genes</w:t>
      </w:r>
      <w:r w:rsidRPr="00013D8B">
        <w:t xml:space="preserve"> related to the perineuronal net change during sex change (</w:t>
      </w:r>
      <w:r w:rsidRPr="00013D8B">
        <w:rPr>
          <w:highlight w:val="yellow"/>
        </w:rPr>
        <w:t xml:space="preserve">Fig. </w:t>
      </w:r>
      <w:r w:rsidRPr="00491F69">
        <w:rPr>
          <w:highlight w:val="yellow"/>
        </w:rPr>
        <w:t>S</w:t>
      </w:r>
      <w:r w:rsidR="00376C7F">
        <w:t>9</w:t>
      </w:r>
      <w:r w:rsidRPr="00013D8B">
        <w:t>). Further</w:t>
      </w:r>
      <w:r w:rsidR="00D770B1">
        <w:t>,</w:t>
      </w:r>
      <w:r w:rsidRPr="00013D8B">
        <w:t xml:space="preserve"> several genes associated with the extracellular matrix (ECM) and cell adhesion were found to be DARs or DEGs (</w:t>
      </w:r>
      <w:r w:rsidRPr="00013D8B">
        <w:rPr>
          <w:highlight w:val="yellow"/>
        </w:rPr>
        <w:t xml:space="preserve">Fig.5B, </w:t>
      </w:r>
      <w:r w:rsidRPr="003C0375">
        <w:rPr>
          <w:highlight w:val="yellow"/>
        </w:rPr>
        <w:t>C</w:t>
      </w:r>
      <w:r w:rsidRPr="00013D8B">
        <w:t>)</w:t>
      </w:r>
      <w:r w:rsidR="00D770B1">
        <w:t xml:space="preserve">. </w:t>
      </w:r>
      <w:r w:rsidR="00D770B1" w:rsidRPr="00641B20">
        <w:t xml:space="preserve">Because </w:t>
      </w:r>
      <w:r w:rsidR="00D770B1">
        <w:t>modification of the extracellular matrix and perineuronal net</w:t>
      </w:r>
      <w:r w:rsidR="00D770B1" w:rsidRPr="00641B20">
        <w:t xml:space="preserve"> are required for neurite extension, synapse formation, and remodeling of neuronal connectivity during development and adult neurogenesis</w:t>
      </w:r>
      <w:r w:rsidR="00D770B1">
        <w:t xml:space="preserve">, </w:t>
      </w:r>
      <w:r w:rsidR="00D770B1" w:rsidRPr="00641B20">
        <w:t xml:space="preserve">we hypothesized that neurons actively expressing these genes represent a population undergoing maturation and integration into </w:t>
      </w:r>
      <w:r w:rsidR="00120EF9">
        <w:t>local environments</w:t>
      </w:r>
      <w:r w:rsidR="00D770B1" w:rsidRPr="00641B20">
        <w:t>.</w:t>
      </w:r>
      <w:r w:rsidR="00D770B1">
        <w:t xml:space="preserve"> </w:t>
      </w:r>
    </w:p>
    <w:p w14:paraId="46169064" w14:textId="79D143EA" w:rsidR="00D770B1" w:rsidRDefault="00F00CD3" w:rsidP="00D770B1">
      <w:pPr>
        <w:ind w:firstLine="720"/>
      </w:pPr>
      <w:r w:rsidRPr="00013D8B">
        <w:t xml:space="preserve">To test the hypothesis that DEGs related to the ECM or cell adhesion (ECM-DEGs) in 6_POA_Mixed were indicative of </w:t>
      </w:r>
      <w:r w:rsidR="00D770B1">
        <w:t>the maturation of new neurons</w:t>
      </w:r>
      <w:r w:rsidRPr="00013D8B">
        <w:t>, we compared the relative maturity of cells expressing ECM-DEGs to those not expressing ECM-DEGs (</w:t>
      </w:r>
      <w:r w:rsidR="00D770B1">
        <w:rPr>
          <w:highlight w:val="yellow"/>
        </w:rPr>
        <w:t>M</w:t>
      </w:r>
      <w:r w:rsidRPr="00013D8B">
        <w:rPr>
          <w:highlight w:val="yellow"/>
        </w:rPr>
        <w:t>ethods</w:t>
      </w:r>
      <w:r w:rsidRPr="00013D8B">
        <w:t xml:space="preserve">). Indeed, ECM-DEG+ cells were significantly less mature than their ECM-DEG- counterparts, and </w:t>
      </w:r>
      <w:r w:rsidR="00120EF9">
        <w:t xml:space="preserve">in </w:t>
      </w:r>
      <w:r w:rsidRPr="00013D8B">
        <w:t xml:space="preserve">females ECM-DEG+ cells </w:t>
      </w:r>
      <w:r w:rsidR="00D770B1">
        <w:t xml:space="preserve">were significantly more mature </w:t>
      </w:r>
      <w:r w:rsidRPr="00013D8B">
        <w:t xml:space="preserve">than </w:t>
      </w:r>
      <w:r w:rsidR="00D770B1">
        <w:t xml:space="preserve">in </w:t>
      </w:r>
      <w:r w:rsidRPr="00013D8B">
        <w:t>males and intermediates (</w:t>
      </w:r>
      <w:r w:rsidRPr="00013D8B">
        <w:rPr>
          <w:highlight w:val="yellow"/>
        </w:rPr>
        <w:t>Fig.</w:t>
      </w:r>
      <w:r w:rsidRPr="00491F69">
        <w:rPr>
          <w:highlight w:val="yellow"/>
        </w:rPr>
        <w:t>5D</w:t>
      </w:r>
      <w:r w:rsidRPr="00013D8B">
        <w:t xml:space="preserve">). In 6_POA_Mixed as a whole, intermediates </w:t>
      </w:r>
      <w:r w:rsidR="00D770B1">
        <w:t>cells were significantly</w:t>
      </w:r>
      <w:r w:rsidRPr="00013D8B">
        <w:t xml:space="preserve"> less mature than </w:t>
      </w:r>
      <w:r w:rsidR="00D770B1">
        <w:t xml:space="preserve">in </w:t>
      </w:r>
      <w:r w:rsidRPr="00013D8B">
        <w:t>females suggesting that intermediates in general are characterized by lower cellular maturity than males or females (</w:t>
      </w:r>
      <w:r w:rsidRPr="00013D8B">
        <w:rPr>
          <w:highlight w:val="yellow"/>
        </w:rPr>
        <w:t>Fig</w:t>
      </w:r>
      <w:r w:rsidRPr="00491F69">
        <w:rPr>
          <w:highlight w:val="yellow"/>
        </w:rPr>
        <w:t>. 5E</w:t>
      </w:r>
      <w:r w:rsidRPr="00013D8B">
        <w:t>). As further evidence for the hypothesis that new cells are added during the intermediate state, intermediates showed significantly higher expression for a module consisting of genes annotated with the GO terms “brain development” (GO:0007420) (</w:t>
      </w:r>
      <w:r w:rsidRPr="00013D8B">
        <w:rPr>
          <w:highlight w:val="yellow"/>
        </w:rPr>
        <w:t>Fig.</w:t>
      </w:r>
      <w:r w:rsidRPr="00936738">
        <w:rPr>
          <w:highlight w:val="yellow"/>
        </w:rPr>
        <w:t xml:space="preserve"> 5F</w:t>
      </w:r>
      <w:r w:rsidRPr="00013D8B">
        <w:t>) and “axon guidance receptor activity” (GO:0097484) (</w:t>
      </w:r>
      <w:r w:rsidRPr="00013D8B">
        <w:rPr>
          <w:highlight w:val="yellow"/>
        </w:rPr>
        <w:t xml:space="preserve">Fig. </w:t>
      </w:r>
      <w:r w:rsidRPr="00936738">
        <w:rPr>
          <w:highlight w:val="yellow"/>
        </w:rPr>
        <w:t>5G</w:t>
      </w:r>
      <w:r w:rsidRPr="00013D8B">
        <w:t xml:space="preserve">). </w:t>
      </w:r>
      <w:r w:rsidR="008C3E81" w:rsidRPr="00D14500">
        <w:t>Together with the increase in the relative abundance of 6_POA_Mixed</w:t>
      </w:r>
      <w:r w:rsidR="00120EF9">
        <w:t xml:space="preserve"> and previous data showing neurogenesis in the POA </w:t>
      </w:r>
      <w:r w:rsidR="00120EF9">
        <w:fldChar w:fldCharType="begin"/>
      </w:r>
      <w:r w:rsidR="00120EF9">
        <w:instrText xml:space="preserve"> ADDIN ZOTERO_ITEM CSL_CITATION {"citationID":"36WGZwQb","properties":{"unsorted":false,"formattedCitation":"(4)","plainCitation":"(4)","noteIndex":0},"citationItems":[{"id":16,"uris":["http://zotero.org/users/11313215/items/VGA9PBJ3"],"itemData":{"id":16,"type":"article-journal","abstract":"Sex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rsidR="00120EF9">
        <w:fldChar w:fldCharType="separate"/>
      </w:r>
      <w:r w:rsidR="00120EF9">
        <w:rPr>
          <w:noProof/>
        </w:rPr>
        <w:t>(4)</w:t>
      </w:r>
      <w:r w:rsidR="00120EF9">
        <w:fldChar w:fldCharType="end"/>
      </w:r>
      <w:r w:rsidR="008C3E81" w:rsidRPr="00D14500">
        <w:t>, these findings are consistent with newly generated neurons being incorporated into this population during the male-to-intermediate transition and subsequently maturing during the intermediate-to-female transition.</w:t>
      </w:r>
    </w:p>
    <w:p w14:paraId="64F9288B" w14:textId="77777777" w:rsidR="00D770B1" w:rsidRPr="00013D8B" w:rsidRDefault="00D770B1" w:rsidP="00D770B1">
      <w:pPr>
        <w:ind w:firstLine="720"/>
      </w:pPr>
    </w:p>
    <w:p w14:paraId="02707CA2" w14:textId="77777777" w:rsidR="00267A9B" w:rsidRDefault="00267A9B" w:rsidP="004816FA">
      <w:pPr>
        <w:rPr>
          <w:b/>
          <w:bCs/>
        </w:rPr>
      </w:pPr>
      <w:r w:rsidRPr="00267A9B">
        <w:rPr>
          <w:b/>
          <w:bCs/>
        </w:rPr>
        <w:t>Candidate Gonadotroph-Regulating Neurons Undergo Distinct Modes of Remodeling During Sex Change</w:t>
      </w:r>
    </w:p>
    <w:p w14:paraId="66C759F5" w14:textId="38E38294" w:rsidR="00CE51AB" w:rsidRDefault="00CE51AB" w:rsidP="004816FA">
      <w:r>
        <w:lastRenderedPageBreak/>
        <w:tab/>
      </w:r>
      <w:r w:rsidRPr="00CE51AB">
        <w:t>Having identified evidence that newly generated neurons are incorporated into 6_POA_Mixed, we next asked which molecularly defined neuroendocrine populations account for this remodeling. Specifically, we sought to distinguish neuronal populations that expand through incorporation of newly generated neurons from those that remodel primarily through changes in gene expression within preexisting neurons.</w:t>
      </w:r>
    </w:p>
    <w:p w14:paraId="63EE7853" w14:textId="3BA2C054" w:rsidR="00D231FF" w:rsidRDefault="00CE51AB" w:rsidP="004816FA">
      <w:r>
        <w:tab/>
      </w:r>
      <w:r w:rsidR="000E3F08" w:rsidRPr="000E3F08">
        <w:t>We detected significant changes in several molecularly defined neuronal populations implicated in gonadotroph regulation</w:t>
      </w:r>
      <w:r w:rsidR="00D770B1">
        <w:t>: neurons expressing</w:t>
      </w:r>
      <w:r w:rsidR="000E3F08" w:rsidRPr="000E3F08">
        <w:t xml:space="preserve"> </w:t>
      </w:r>
      <w:r w:rsidR="000E3F08" w:rsidRPr="0077473A">
        <w:rPr>
          <w:i/>
          <w:iCs/>
        </w:rPr>
        <w:t>drd3</w:t>
      </w:r>
      <w:r w:rsidR="000E3F08" w:rsidRPr="000E3F08">
        <w:t xml:space="preserve">, </w:t>
      </w:r>
      <w:r w:rsidR="000E3F08" w:rsidRPr="0077473A">
        <w:rPr>
          <w:i/>
          <w:iCs/>
        </w:rPr>
        <w:t>tacr3a</w:t>
      </w:r>
      <w:r w:rsidR="000E3F08" w:rsidRPr="000E3F08">
        <w:t xml:space="preserve">, </w:t>
      </w:r>
      <w:r w:rsidR="000E3F08" w:rsidRPr="0077473A">
        <w:rPr>
          <w:i/>
          <w:iCs/>
        </w:rPr>
        <w:t>npy7r</w:t>
      </w:r>
      <w:r w:rsidR="000E3F08" w:rsidRPr="000E3F08">
        <w:t xml:space="preserve">, </w:t>
      </w:r>
      <w:r w:rsidR="000E3F08" w:rsidRPr="0077473A">
        <w:rPr>
          <w:i/>
          <w:iCs/>
        </w:rPr>
        <w:t>nmbr</w:t>
      </w:r>
      <w:r w:rsidR="000E3F08" w:rsidRPr="000E3F08">
        <w:t xml:space="preserve">, </w:t>
      </w:r>
      <w:r w:rsidR="00120EF9">
        <w:t xml:space="preserve">or </w:t>
      </w:r>
      <w:r w:rsidR="000E3F08" w:rsidRPr="0077473A">
        <w:rPr>
          <w:i/>
          <w:iCs/>
        </w:rPr>
        <w:t>cckb</w:t>
      </w:r>
      <w:r w:rsidR="000E3F08" w:rsidRPr="000E3F08">
        <w:t xml:space="preserve"> (</w:t>
      </w:r>
      <w:r w:rsidR="000E3F08" w:rsidRPr="000E3F08">
        <w:rPr>
          <w:highlight w:val="yellow"/>
        </w:rPr>
        <w:t>Fig. 5C; Fig. S</w:t>
      </w:r>
      <w:r w:rsidR="00376C7F">
        <w:t>10</w:t>
      </w:r>
      <w:r w:rsidR="000E3F08" w:rsidRPr="000E3F08">
        <w:t xml:space="preserve">) </w:t>
      </w:r>
      <w:commentRangeStart w:id="131"/>
      <w:r w:rsidR="000E3F08" w:rsidRPr="00013D8B">
        <w:fldChar w:fldCharType="begin"/>
      </w:r>
      <w:r w:rsidR="00120EF9">
        <w:instrText xml:space="preserve"> ADDIN ZOTERO_ITEM CSL_CITATION {"citationID":"D8gNTmfL","properties":{"unsorted":false,"formattedCitation":"(24)","plainCitation":"(24)","noteIndex":0},"citationItems":[{"id":6357,"uris":["http://zotero.org/users/11313215/items/PS74WG8G"],"itemData":{"id":6357,"type":"article-journal","abstract":"From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000E3F08" w:rsidRPr="00013D8B">
        <w:fldChar w:fldCharType="separate"/>
      </w:r>
      <w:r w:rsidR="00120EF9">
        <w:rPr>
          <w:rFonts w:cs="Times New Roman"/>
        </w:rPr>
        <w:t>(24)</w:t>
      </w:r>
      <w:r w:rsidR="000E3F08" w:rsidRPr="00013D8B">
        <w:fldChar w:fldCharType="end"/>
      </w:r>
      <w:commentRangeEnd w:id="131"/>
      <w:r w:rsidR="00D770B1">
        <w:rPr>
          <w:rStyle w:val="CommentReference"/>
          <w:sz w:val="24"/>
          <w:szCs w:val="30"/>
        </w:rPr>
        <w:commentReference w:id="131"/>
      </w:r>
      <w:r w:rsidR="000E3F08">
        <w:t>.</w:t>
      </w:r>
      <w:r w:rsidR="000E3F08" w:rsidRPr="000E3F08">
        <w:t xml:space="preserve"> During the intermediate-to-female transition, both the proportion of </w:t>
      </w:r>
      <w:r w:rsidR="000E3F08" w:rsidRPr="0077473A">
        <w:rPr>
          <w:i/>
          <w:iCs/>
        </w:rPr>
        <w:t>drd3</w:t>
      </w:r>
      <w:r w:rsidR="000E3F08" w:rsidRPr="000E3F08">
        <w:t xml:space="preserve">-expressing neurons and </w:t>
      </w:r>
      <w:r w:rsidR="000E3F08" w:rsidRPr="0077473A">
        <w:rPr>
          <w:i/>
          <w:iCs/>
        </w:rPr>
        <w:t xml:space="preserve">drd3 </w:t>
      </w:r>
      <w:r w:rsidR="000E3F08" w:rsidRPr="000E3F08">
        <w:t xml:space="preserve">expression increased, while </w:t>
      </w:r>
      <w:r w:rsidR="000E3F08" w:rsidRPr="0077473A">
        <w:rPr>
          <w:i/>
          <w:iCs/>
        </w:rPr>
        <w:t>tacr3a</w:t>
      </w:r>
      <w:r w:rsidR="000E3F08" w:rsidRPr="000E3F08">
        <w:t xml:space="preserve"> expression and the proportion of </w:t>
      </w:r>
      <w:r w:rsidR="000E3F08" w:rsidRPr="0077473A">
        <w:rPr>
          <w:i/>
          <w:iCs/>
        </w:rPr>
        <w:t>tacr3a</w:t>
      </w:r>
      <w:r w:rsidR="000E3F08" w:rsidRPr="000E3F08">
        <w:t>-expressing neurons increased transiently during the intermediate phase before declining below male levels in females (</w:t>
      </w:r>
      <w:r w:rsidR="000E3F08" w:rsidRPr="000E3F08">
        <w:rPr>
          <w:highlight w:val="yellow"/>
        </w:rPr>
        <w:t>Fig. 6A,B</w:t>
      </w:r>
      <w:r w:rsidR="000E3F08" w:rsidRPr="000E3F08">
        <w:t xml:space="preserve">). </w:t>
      </w:r>
      <w:r w:rsidR="00D770B1">
        <w:t>By</w:t>
      </w:r>
      <w:r w:rsidR="000E3F08" w:rsidRPr="000E3F08">
        <w:t xml:space="preserve"> contrast, </w:t>
      </w:r>
      <w:r w:rsidR="000E3F08" w:rsidRPr="0077473A">
        <w:rPr>
          <w:i/>
          <w:iCs/>
        </w:rPr>
        <w:t>npy7r</w:t>
      </w:r>
      <w:r w:rsidR="000E3F08" w:rsidRPr="000E3F08">
        <w:t xml:space="preserve"> and </w:t>
      </w:r>
      <w:r w:rsidR="000E3F08" w:rsidRPr="0077473A">
        <w:rPr>
          <w:i/>
          <w:iCs/>
        </w:rPr>
        <w:t>nmbr</w:t>
      </w:r>
      <w:r w:rsidR="000E3F08" w:rsidRPr="000E3F08">
        <w:t xml:space="preserve"> expression decreased during the male-to-intermediate transition </w:t>
      </w:r>
      <w:r w:rsidR="00120EF9">
        <w:t>with</w:t>
      </w:r>
      <w:r w:rsidR="000E3F08" w:rsidRPr="000E3F08">
        <w:t xml:space="preserve"> corresponding changes in the abundance</w:t>
      </w:r>
      <w:r w:rsidR="00D770B1">
        <w:t xml:space="preserve">. </w:t>
      </w:r>
      <w:r w:rsidR="00120EF9">
        <w:t>Interestingly, n</w:t>
      </w:r>
      <w:r w:rsidR="000E3F08" w:rsidRPr="000E3F08">
        <w:t xml:space="preserve">either </w:t>
      </w:r>
      <w:r w:rsidR="000E3F08" w:rsidRPr="0077473A">
        <w:rPr>
          <w:i/>
          <w:iCs/>
        </w:rPr>
        <w:t>gnrh1</w:t>
      </w:r>
      <w:r w:rsidR="000E3F08" w:rsidRPr="000E3F08">
        <w:t xml:space="preserve"> expression nor the proportion of </w:t>
      </w:r>
      <w:r w:rsidR="000E3F08" w:rsidRPr="0077473A">
        <w:rPr>
          <w:i/>
          <w:iCs/>
        </w:rPr>
        <w:t>gnrh1</w:t>
      </w:r>
      <w:r w:rsidR="000E3F08" w:rsidRPr="000E3F08">
        <w:t>-expressing neurons changed across sex change (</w:t>
      </w:r>
      <w:r w:rsidR="000E3F08" w:rsidRPr="000E3F08">
        <w:rPr>
          <w:highlight w:val="yellow"/>
        </w:rPr>
        <w:t>Fig. S</w:t>
      </w:r>
      <w:r w:rsidR="00376C7F">
        <w:t>10</w:t>
      </w:r>
      <w:r w:rsidR="000E3F08" w:rsidRPr="000E3F08">
        <w:t xml:space="preserve">). Unlike these patterns, the proportion of </w:t>
      </w:r>
      <w:r w:rsidR="000E3F08" w:rsidRPr="0077473A">
        <w:rPr>
          <w:i/>
          <w:iCs/>
        </w:rPr>
        <w:t>cckb</w:t>
      </w:r>
      <w:r w:rsidR="000E3F08" w:rsidRPr="000E3F08">
        <w:t>-expressing neurons increased significantly during the intermediate-to-female transition despite no detectable change in</w:t>
      </w:r>
      <w:r w:rsidR="000E3F08" w:rsidRPr="0077473A">
        <w:rPr>
          <w:i/>
          <w:iCs/>
        </w:rPr>
        <w:t xml:space="preserve"> cckb</w:t>
      </w:r>
      <w:r w:rsidR="000E3F08" w:rsidRPr="000E3F08">
        <w:t xml:space="preserve"> expression (</w:t>
      </w:r>
      <w:r w:rsidR="000E3F08" w:rsidRPr="000E3F08">
        <w:rPr>
          <w:highlight w:val="yellow"/>
        </w:rPr>
        <w:t>Fig. 6C</w:t>
      </w:r>
      <w:r w:rsidR="000E3F08" w:rsidRPr="000E3F08">
        <w:t>)</w:t>
      </w:r>
      <w:r w:rsidR="00C14CF5">
        <w:t xml:space="preserve">. </w:t>
      </w:r>
      <w:r w:rsidR="00C14CF5" w:rsidRPr="00C14CF5">
        <w:t>Th</w:t>
      </w:r>
      <w:r w:rsidR="00C14CF5">
        <w:t>is suggests</w:t>
      </w:r>
      <w:r w:rsidR="0077473A">
        <w:t xml:space="preserve"> </w:t>
      </w:r>
      <w:r w:rsidR="00120EF9">
        <w:t xml:space="preserve">the population </w:t>
      </w:r>
      <w:r w:rsidR="00C14CF5" w:rsidRPr="0077473A">
        <w:rPr>
          <w:i/>
          <w:iCs/>
        </w:rPr>
        <w:t>cckb</w:t>
      </w:r>
      <w:r w:rsidR="00120EF9">
        <w:rPr>
          <w:i/>
          <w:iCs/>
        </w:rPr>
        <w:t>+</w:t>
      </w:r>
      <w:r w:rsidR="00C14CF5">
        <w:t xml:space="preserve"> neurons</w:t>
      </w:r>
      <w:r w:rsidR="00C14CF5" w:rsidRPr="00C14CF5">
        <w:t xml:space="preserve"> might remodel through a mechanism distinct from the other candidate neuroendocrine populations. </w:t>
      </w:r>
    </w:p>
    <w:p w14:paraId="57281F1B" w14:textId="6DB9342C" w:rsidR="00E55315" w:rsidRDefault="0077473A" w:rsidP="004816FA">
      <w:r>
        <w:tab/>
      </w:r>
      <w:r w:rsidR="00D231FF">
        <w:t xml:space="preserve">For the cell types that increased during sex change, we </w:t>
      </w:r>
      <w:r w:rsidR="00D770B1">
        <w:t>next</w:t>
      </w:r>
      <w:r w:rsidR="00D231FF">
        <w:t xml:space="preserve"> </w:t>
      </w:r>
      <w:r w:rsidR="00C14CF5" w:rsidRPr="00C14CF5">
        <w:t>compared the predicted maturity of marker-positive cells across phases to determine whether these changes were more consistent with incorporation of newly generated neurons or transcriptional remodeling of preexisting neurons.</w:t>
      </w:r>
      <w:r w:rsidR="00E55315" w:rsidRPr="00E55315">
        <w:t xml:space="preserve"> Neither </w:t>
      </w:r>
      <w:r w:rsidR="00E55315" w:rsidRPr="0077473A">
        <w:rPr>
          <w:i/>
          <w:iCs/>
        </w:rPr>
        <w:t>drd3</w:t>
      </w:r>
      <w:r w:rsidR="00E55315" w:rsidRPr="00E55315">
        <w:t xml:space="preserve">- nor </w:t>
      </w:r>
      <w:r w:rsidR="00E55315" w:rsidRPr="0077473A">
        <w:rPr>
          <w:i/>
          <w:iCs/>
        </w:rPr>
        <w:t>tacr3a</w:t>
      </w:r>
      <w:r w:rsidR="00E55315" w:rsidRPr="00E55315">
        <w:t xml:space="preserve">-expressing neurons differed in maturity </w:t>
      </w:r>
      <w:r w:rsidR="00D770B1">
        <w:t>by phase</w:t>
      </w:r>
      <w:r w:rsidR="00D770B1" w:rsidRPr="00E55315">
        <w:t xml:space="preserve"> (</w:t>
      </w:r>
      <w:r w:rsidR="00E55315" w:rsidRPr="0077473A">
        <w:rPr>
          <w:highlight w:val="yellow"/>
        </w:rPr>
        <w:t>Fig. 6A,B</w:t>
      </w:r>
      <w:r w:rsidR="00E55315" w:rsidRPr="00E55315">
        <w:t xml:space="preserve">), suggesting that the increased abundance of these populations is </w:t>
      </w:r>
      <w:r w:rsidR="00D770B1">
        <w:t>due to</w:t>
      </w:r>
      <w:r w:rsidR="00E55315" w:rsidRPr="00E55315">
        <w:t xml:space="preserve"> transcriptional reprogramming</w:t>
      </w:r>
      <w:r w:rsidR="00D770B1">
        <w:t xml:space="preserve"> rather than</w:t>
      </w:r>
      <w:r w:rsidR="00E55315" w:rsidRPr="00E55315">
        <w:t xml:space="preserve"> incorporation of newly generated neurons. </w:t>
      </w:r>
    </w:p>
    <w:p w14:paraId="60729ECB" w14:textId="2F97440F" w:rsidR="00E55315" w:rsidRDefault="00E55315" w:rsidP="004816FA">
      <w:r>
        <w:tab/>
      </w:r>
      <w:r w:rsidR="00120EF9">
        <w:t>By</w:t>
      </w:r>
      <w:r w:rsidRPr="00E55315">
        <w:t xml:space="preserve"> contrast, </w:t>
      </w:r>
      <w:r w:rsidRPr="0077473A">
        <w:rPr>
          <w:i/>
          <w:iCs/>
        </w:rPr>
        <w:t>cckb</w:t>
      </w:r>
      <w:r w:rsidR="00120EF9">
        <w:t>+</w:t>
      </w:r>
      <w:r w:rsidRPr="00E55315">
        <w:t xml:space="preserve"> neurons were significantly less mature in males and intermediates than in females (</w:t>
      </w:r>
      <w:r w:rsidRPr="0077473A">
        <w:rPr>
          <w:highlight w:val="yellow"/>
        </w:rPr>
        <w:t>Fig. 6C</w:t>
      </w:r>
      <w:r w:rsidRPr="00E55315">
        <w:t xml:space="preserve">), consistent with </w:t>
      </w:r>
      <w:r w:rsidR="00E34A71" w:rsidRPr="00E34A71">
        <w:t xml:space="preserve">progressive maturation of newly generated neurons </w:t>
      </w:r>
      <w:r w:rsidRPr="00E55315">
        <w:t xml:space="preserve">during the intermediate-to-female transition. Together with their expansion during the intermediate-female transition and progressive maturation across sex change, these findings identify </w:t>
      </w:r>
      <w:r w:rsidRPr="0077473A">
        <w:rPr>
          <w:i/>
          <w:iCs/>
        </w:rPr>
        <w:t>cckb</w:t>
      </w:r>
      <w:r w:rsidRPr="00E55315">
        <w:t xml:space="preserve">+ neurons as the strongest candidate population generated </w:t>
      </w:r>
      <w:r w:rsidR="00E34A71">
        <w:t xml:space="preserve">by neurogenesis in the POA </w:t>
      </w:r>
      <w:r w:rsidRPr="00E55315">
        <w:t>during sex change</w:t>
      </w:r>
      <w:r w:rsidR="00E34A71">
        <w:t xml:space="preserve">.  </w:t>
      </w:r>
    </w:p>
    <w:p w14:paraId="46815C40" w14:textId="77777777" w:rsidR="00E939CE" w:rsidRDefault="00E939CE" w:rsidP="004816FA"/>
    <w:p w14:paraId="3AFA79B9" w14:textId="234CD1D9" w:rsidR="00E939CE" w:rsidRPr="007D232F" w:rsidRDefault="005263E4" w:rsidP="00E939CE">
      <w:pPr>
        <w:rPr>
          <w:b/>
          <w:bCs/>
        </w:rPr>
      </w:pPr>
      <w:commentRangeStart w:id="132"/>
      <w:commentRangeStart w:id="133"/>
      <w:r w:rsidRPr="007D232F">
        <w:rPr>
          <w:b/>
          <w:bCs/>
        </w:rPr>
        <w:t xml:space="preserve">Gene Regulatory Changes Underlying Transcriptomic Sex Change </w:t>
      </w:r>
      <w:commentRangeEnd w:id="132"/>
      <w:r w:rsidR="00D770B1" w:rsidRPr="007D232F">
        <w:rPr>
          <w:rStyle w:val="CommentReference"/>
          <w:b/>
          <w:bCs/>
          <w:sz w:val="24"/>
          <w:szCs w:val="30"/>
        </w:rPr>
        <w:commentReference w:id="132"/>
      </w:r>
      <w:commentRangeEnd w:id="133"/>
      <w:r w:rsidR="00C32F02" w:rsidRPr="007D232F">
        <w:rPr>
          <w:rStyle w:val="CommentReference"/>
          <w:b/>
          <w:bCs/>
          <w:sz w:val="24"/>
          <w:szCs w:val="30"/>
        </w:rPr>
        <w:commentReference w:id="133"/>
      </w:r>
    </w:p>
    <w:p w14:paraId="361C8ABF" w14:textId="5BDBA8E7" w:rsidR="00E939CE" w:rsidRDefault="00D770B1" w:rsidP="00141C2A">
      <w:pPr>
        <w:ind w:firstLine="720"/>
      </w:pPr>
      <w:r>
        <w:t>Given the transcriptional changes in 1_</w:t>
      </w:r>
      <w:commentRangeStart w:id="134"/>
      <w:r>
        <w:t xml:space="preserve">RGC </w:t>
      </w:r>
      <w:commentRangeEnd w:id="134"/>
      <w:r>
        <w:rPr>
          <w:rStyle w:val="CommentReference"/>
          <w:sz w:val="24"/>
          <w:szCs w:val="30"/>
        </w:rPr>
        <w:commentReference w:id="134"/>
      </w:r>
      <w:r>
        <w:t>and 6_POA_Mixed identified above, we next sought t</w:t>
      </w:r>
      <w:r w:rsidR="00E939CE">
        <w:t xml:space="preserve">o identify candidate transcription factor (TF) regulators </w:t>
      </w:r>
      <w:r>
        <w:t>underlying them. To do this</w:t>
      </w:r>
      <w:r w:rsidR="00E939CE">
        <w:t>, we integrated differential gene expression with chromatin accessibility, TF-binding motifs, and TF–target expression correlations. We first identified accessibility-supported target genes whose expression covaried with an associated ATAC peak and then identified candidate regulators with binding motifs in those regions whose expression correlated with target-gene expression across individuals</w:t>
      </w:r>
      <w:r>
        <w:t xml:space="preserve">. </w:t>
      </w:r>
      <w:r w:rsidR="00E939CE">
        <w:t xml:space="preserve">This analysis revealed distinct regulatory networks in the two populations. 1_RGC formed an extensive interconnected network of accessibility-supported TF–target relationships, whereas 6_POA_Mixed contained a more restricted set of accessibility-coupled modules. We therefore additionally examined </w:t>
      </w:r>
      <w:r w:rsidR="005263E4">
        <w:t>6_POA_Mixed</w:t>
      </w:r>
      <w:r w:rsidR="00E939CE">
        <w:t xml:space="preserve"> DEGs whose expression was not correlated with local chromatin accessibility, asking whether their expression instead covaried with candidate TFs whose motifs occurred within chromatin that remained accessible across individuals (</w:t>
      </w:r>
      <w:r w:rsidR="00E939CE" w:rsidRPr="00F31C19">
        <w:rPr>
          <w:highlight w:val="yellow"/>
        </w:rPr>
        <w:t>Fig.</w:t>
      </w:r>
      <w:r w:rsidR="00376C7F">
        <w:rPr>
          <w:highlight w:val="yellow"/>
        </w:rPr>
        <w:t xml:space="preserve"> S11 A,B</w:t>
      </w:r>
      <w:r w:rsidR="00E939CE" w:rsidRPr="00F31C19">
        <w:rPr>
          <w:highlight w:val="yellow"/>
        </w:rPr>
        <w:t xml:space="preserve"> </w:t>
      </w:r>
      <w:commentRangeStart w:id="135"/>
      <w:commentRangeStart w:id="136"/>
      <w:r w:rsidR="00E939CE" w:rsidRPr="00F31C19">
        <w:rPr>
          <w:highlight w:val="yellow"/>
        </w:rPr>
        <w:t>xx</w:t>
      </w:r>
      <w:commentRangeEnd w:id="135"/>
      <w:r w:rsidR="005263E4">
        <w:rPr>
          <w:rStyle w:val="CommentReference"/>
          <w:sz w:val="24"/>
          <w:szCs w:val="30"/>
        </w:rPr>
        <w:commentReference w:id="135"/>
      </w:r>
      <w:commentRangeEnd w:id="136"/>
      <w:r w:rsidR="0001613D">
        <w:rPr>
          <w:rStyle w:val="CommentReference"/>
          <w:sz w:val="24"/>
          <w:szCs w:val="30"/>
        </w:rPr>
        <w:commentReference w:id="136"/>
      </w:r>
      <w:r w:rsidR="00E939CE">
        <w:t>).</w:t>
      </w:r>
    </w:p>
    <w:p w14:paraId="00038161" w14:textId="77777777" w:rsidR="00E939CE" w:rsidRDefault="00E939CE" w:rsidP="00E939CE"/>
    <w:p w14:paraId="40BBADF9" w14:textId="77777777" w:rsidR="007D232F" w:rsidRDefault="007D232F" w:rsidP="007D232F">
      <w:pPr>
        <w:ind w:firstLine="720"/>
      </w:pPr>
    </w:p>
    <w:p w14:paraId="640307E2" w14:textId="66643C4C" w:rsidR="007D232F" w:rsidRPr="007D232F" w:rsidRDefault="007D232F" w:rsidP="007D232F">
      <w:pPr>
        <w:rPr>
          <w:u w:val="single"/>
        </w:rPr>
      </w:pPr>
      <w:r w:rsidRPr="007D232F">
        <w:rPr>
          <w:u w:val="single"/>
        </w:rPr>
        <w:t>Neurogenesis is coupled to aromatase expression in 1_RGC</w:t>
      </w:r>
    </w:p>
    <w:p w14:paraId="5FC8DB7D" w14:textId="5486521C" w:rsidR="00D770B1" w:rsidRPr="003C2A6F" w:rsidRDefault="00D770B1" w:rsidP="007D232F">
      <w:pPr>
        <w:ind w:firstLine="720"/>
      </w:pPr>
      <w:r>
        <w:t>Analysis of 1_RGC’s GRN</w:t>
      </w:r>
      <w:r w:rsidRPr="003C2A6F">
        <w:t xml:space="preserve"> revealed </w:t>
      </w:r>
      <w:r>
        <w:t>highly interconnected</w:t>
      </w:r>
      <w:r w:rsidRPr="003C2A6F">
        <w:t xml:space="preserve"> network organized around several candidate TF hubs (</w:t>
      </w:r>
      <w:r w:rsidRPr="003C2A6F">
        <w:rPr>
          <w:highlight w:val="yellow"/>
        </w:rPr>
        <w:t xml:space="preserve">Fig. </w:t>
      </w:r>
      <w:r w:rsidR="00376C7F">
        <w:t>S11A</w:t>
      </w:r>
      <w:r w:rsidRPr="003C2A6F">
        <w:t>).</w:t>
      </w:r>
      <w:r>
        <w:t xml:space="preserve"> Of note,</w:t>
      </w:r>
      <w:r w:rsidRPr="003C2A6F">
        <w:t xml:space="preserve"> </w:t>
      </w:r>
      <w:r w:rsidRPr="003C2A6F">
        <w:rPr>
          <w:i/>
          <w:iCs/>
        </w:rPr>
        <w:t>gli1</w:t>
      </w:r>
      <w:r w:rsidRPr="003C2A6F">
        <w:t xml:space="preserve"> occupied a central position and was associated with multiple accessibility-supported targets, including strong positive relationships with </w:t>
      </w:r>
      <w:r>
        <w:t>the notch signaling pathway member</w:t>
      </w:r>
      <w:r w:rsidRPr="003C2A6F">
        <w:t xml:space="preserve"> </w:t>
      </w:r>
      <w:r w:rsidRPr="003C2A6F">
        <w:rPr>
          <w:i/>
          <w:iCs/>
        </w:rPr>
        <w:t>ccdc85cb</w:t>
      </w:r>
      <w:r w:rsidR="00120EF9">
        <w:t xml:space="preserve"> </w:t>
      </w:r>
      <w:r w:rsidR="00120EF9" w:rsidRPr="00120EF9">
        <w:fldChar w:fldCharType="begin"/>
      </w:r>
      <w:r w:rsidR="00120EF9" w:rsidRPr="00120EF9">
        <w:instrText xml:space="preserve"> ADDIN ZOTERO_ITEM CSL_CITATION {"citationID":"buenUS7S","properties":{"unsorted":false,"formattedCitation":"(25)","plainCitation":"(25)","noteIndex":0},"citationItems":[{"id":6594,"uris":["http://zotero.org/users/11313215/items/RLHTSB58"],"itemData":{"id":6594,"type":"article-journal","abstract":"Polarity proteins regulate the proliferation and differentiation of neural progenitors to generate neurons during brain development through multiple signaling pathways. However, how cell polarity couples the signaling pathways remains unclear. Here, we show that coiled-coil domain-containing protein 85c (Ccdc85c) interacts with the polarity protein Par3 to regulate the proliferation of radial glial cells (RGCs) via phase separation coupled to percolation (PSCP). We find that the interaction with Ccdc85c relieves the intramolecular auto-inhibition of Par3, which leads to PSCP of Par3. Downregulation of Ccdc85c causes RGC differentiation. Importantly, the open conformation of Par3 facilitates the recruitment of the Notch regulator Numb to the Par3 condensates, which might prevent the attenuation of Notch activity to maintain RGC proliferation. Furthermore, ectopic activation of Notch signaling rescues RGC proliferation defects caused by the downregulation of Ccdc85c. These results suggest that Ccdc85c-mediated PSCP of Par3 regulates Notch signaling to control RGC proliferation during brain development.","container-title":"Cell Reports","DOI":"10.1016/j.celrep.2023.112677","ISSN":"2211-1247","issue":"7","journalAbbreviation":"Cell Rep","language":"eng","page":"112677","PMID":"37352102","source":"PubMed","title":"Ccdc85c-Par3 condensates couple cell polarity with Notch to control neural progenitor proliferation","volume":"42","author":[{"family":"Xu","given":"Jiawen"},{"family":"Deng","given":"Xin"},{"family":"Gu","given":"Aihong"},{"family":"Cai","given":"Yuqun"},{"family":"Huang","given":"Yunyun"},{"family":"Zhang","given":"Wen"},{"family":"Zhang","given":"Yiqing"},{"family":"Wen","given":"Wenyu"},{"family":"Xie","given":"Yunli"}],"issued":{"date-parts":[["2023",7,25]]}}}],"schema":"https://github.com/citation-style-language/schema/raw/master/csl-citation.json"} </w:instrText>
      </w:r>
      <w:r w:rsidR="00120EF9" w:rsidRPr="00120EF9">
        <w:fldChar w:fldCharType="separate"/>
      </w:r>
      <w:r w:rsidR="00120EF9" w:rsidRPr="00120EF9">
        <w:t>(25)</w:t>
      </w:r>
      <w:r w:rsidR="00120EF9" w:rsidRPr="00120EF9">
        <w:fldChar w:fldCharType="end"/>
      </w:r>
      <w:r>
        <w:t xml:space="preserve"> </w:t>
      </w:r>
      <w:r>
        <w:rPr>
          <w:i/>
          <w:iCs/>
        </w:rPr>
        <w:t>, dab1b</w:t>
      </w:r>
      <w:r>
        <w:t xml:space="preserve"> which is important for neuronal migration</w:t>
      </w:r>
      <w:r w:rsidR="009112E5">
        <w:t xml:space="preserve"> via reelin signaling </w:t>
      </w:r>
      <w:r w:rsidR="009112E5">
        <w:fldChar w:fldCharType="begin"/>
      </w:r>
      <w:r w:rsidR="009112E5">
        <w:instrText xml:space="preserve"> ADDIN ZOTERO_ITEM CSL_CITATION {"citationID":"SCFWqLgP","properties":{"unsorted":false,"formattedCitation":"(26)","plainCitation":"(26)","noteIndex":0},"citationItems":[{"id":6597,"uris":["http://zotero.org/users/11313215/items/DILVCJGI"],"itemData":{"id":6597,"type":"article-journal","abstract":"The multilayered mammalian neocortex develops by the coordinated immigration and differentiation of cells that are produced at distant sites. Correct layering requires an extracellular protein, Reelin (Reln), an intracellular signaling molecule, Disabled-1 (Dab1), and an E3 ubiquitin ligase, Cullin-5 (Cul5). Reln activates Dab1, which is then degraded by Cul5. Here we test whether Cul5 regulates neuron layering by affecting Dab1 stability or other mechanisms. We find that a stabilized mutant Dab1, which resists Cul5-dependent degradation, causes a similar phenotype to Cul5 deficiency. Moreover, Cul5 has no effect when Dab1 is absent. The effects of Cul5 and Dab1 are cell autonomous, and Cul5 regulates movement of early as well as late cortical neurons. Removing Cul5 increases the speed at which neurons migrate through the cortical plate by reducing the time spent stationary and increasing the speed of individual steps. These results show that Cul5 regulates neuron layering by stimulating Dab1 degradation and that Cul5 controls migration speed and stopping point, and they demonstrate the importance of negative feedback in signaling during cortical development.","container-title":"Journal of Neuroscience","DOI":"10.1523/JNEUROSCI.0035-10.2010","ISSN":"0270-6474, 1529-2401","issue":"16","journalAbbreviation":"J. Neurosci.","language":"en","license":"Copyright © 2010 the authors 0270-6474/10/305668-09$15.00/0","page":"5668-5676","PMID":"20410119","publisher":"Society for Neuroscience","section":"Articles","source":"www.jneurosci.org","title":"Cullin 5 Regulates Cortical Layering by Modulating the Speed and Duration of Dab1-Dependent Neuronal Migration","volume":"30","author":[{"family":"Simó","given":"Sergi"},{"family":"Jossin","given":"Yves"},{"family":"Cooper","given":"Jonathan A."}],"issued":{"date-parts":[["2010",4,21]]}}}],"schema":"https://github.com/citation-style-language/schema/raw/master/csl-citation.json"} </w:instrText>
      </w:r>
      <w:r w:rsidR="009112E5">
        <w:fldChar w:fldCharType="separate"/>
      </w:r>
      <w:r w:rsidR="009112E5">
        <w:rPr>
          <w:noProof/>
        </w:rPr>
        <w:t>(26)</w:t>
      </w:r>
      <w:r w:rsidR="009112E5">
        <w:fldChar w:fldCharType="end"/>
      </w:r>
      <w:r>
        <w:t xml:space="preserve">, and </w:t>
      </w:r>
      <w:r w:rsidRPr="00D770B1">
        <w:rPr>
          <w:i/>
          <w:iCs/>
        </w:rPr>
        <w:t>pknox2</w:t>
      </w:r>
      <w:r>
        <w:rPr>
          <w:i/>
          <w:iCs/>
        </w:rPr>
        <w:t xml:space="preserve">, </w:t>
      </w:r>
      <w:r>
        <w:t xml:space="preserve">a homeobox transcription factor known to play roles in </w:t>
      </w:r>
      <w:r w:rsidR="009112E5">
        <w:t>cell</w:t>
      </w:r>
      <w:r>
        <w:t xml:space="preserve"> differentiation </w:t>
      </w:r>
      <w:r w:rsidR="009112E5">
        <w:fldChar w:fldCharType="begin"/>
      </w:r>
      <w:r w:rsidR="009112E5">
        <w:instrText xml:space="preserve"> ADDIN ZOTERO_ITEM CSL_CITATION {"citationID":"RSoQdNwG","properties":{"unsorted":false,"formattedCitation":"(27)","plainCitation":"(27)","noteIndex":0},"citationItems":[{"id":6600,"uris":["http://zotero.org/users/11313215/items/PCAIATWQ"],"itemData":{"id":6600,"type":"article-journal","abstract":"Human pluripotent stem cells (hPSCs) provide powerful models for studying cellular differentiations and unlimited sources of cells for regenerative medicine. However, a comprehensive single-cell level differentiation roadmap for hPSCs has not been achieved.","container-title":"Genome Biology","DOI":"10.1186/s13059-018-1426-0","ISSN":"1474-760X","issue":"1","journalAbbreviation":"Genome Biol","language":"en","page":"47","source":"Springer Link","title":"Mapping human pluripotent stem cell differentiation pathways using high throughput single-cell RNA-sequencing","volume":"19","author":[{"family":"Han","given":"Xiaoping"},{"family":"Chen","given":"Haide"},{"family":"Huang","given":"Daosheng"},{"family":"Chen","given":"Huidong"},{"family":"Fei","given":"Lijiang"},{"family":"Cheng","given":"Chen"},{"family":"Huang","given":"He"},{"family":"Yuan","given":"Guo-Cheng"},{"family":"Guo","given":"Guoji"}],"issued":{"date-parts":[["2018",4,5]]}}}],"schema":"https://github.com/citation-style-language/schema/raw/master/csl-citation.json"} </w:instrText>
      </w:r>
      <w:r w:rsidR="009112E5">
        <w:fldChar w:fldCharType="separate"/>
      </w:r>
      <w:r w:rsidR="009112E5">
        <w:rPr>
          <w:noProof/>
        </w:rPr>
        <w:t>(27)</w:t>
      </w:r>
      <w:r w:rsidR="009112E5">
        <w:fldChar w:fldCharType="end"/>
      </w:r>
      <w:r w:rsidRPr="003C2A6F">
        <w:t xml:space="preserve">. </w:t>
      </w:r>
      <w:r>
        <w:rPr>
          <w:i/>
          <w:iCs/>
        </w:rPr>
        <w:t xml:space="preserve">gli1 </w:t>
      </w:r>
      <w:r>
        <w:t xml:space="preserve">itself received positive inputs from several transcription factors known to control neurogenesis, notably </w:t>
      </w:r>
      <w:r>
        <w:rPr>
          <w:i/>
          <w:iCs/>
        </w:rPr>
        <w:t xml:space="preserve">uncx </w:t>
      </w:r>
      <w:r w:rsidR="009112E5" w:rsidRPr="009112E5">
        <w:fldChar w:fldCharType="begin"/>
      </w:r>
      <w:r w:rsidR="009112E5" w:rsidRPr="009112E5">
        <w:instrText xml:space="preserve"> ADDIN ZOTERO_ITEM CSL_CITATION {"citationID":"afj3A1V9","properties":{"unsorted":false,"formattedCitation":"(28)","plainCitation":"(28)","noteIndex":0},"citationItems":[{"id":6602,"uris":["http://zotero.org/users/11313215/items/WH284AHW"],"itemData":{"id":6602,"type":"article-journal","abstract":"Uncx (Phd1, Chx4) is a paired homeobox transcription factor gene. It and its probable functional partners, Tle co-repressors, were expressed by neurally-fated basal progenitor cells and olfactory sensory neurons of the olfactory epithelium. Uncx expression was rare in olfactory epithelia of Ascl1−/− mice, but common in Neurog1−/− mice. In Uncx−/− mice olfactory progenitor cell proliferation, progenitor cell number, olfactory sensory neuron survival, and Umodl1 and Kcnc4 mRNAs were reduced. Evidence of sensory neuron activity and functional connections to the olfactory bulb argue that decreased neuronal survival was not due to loss of trophic support or activity-dependent mechanisms. These data suggest that UNCX acts downstream of neural determination factors to broadly control transcriptional mechanisms used by neural progenitor cells to specify neural phenotypes.","container-title":"Molecular and Cellular Neuroscience","DOI":"10.1016/j.mcn.2010.07.013","ISSN":"1044-7431","issue":"4","journalAbbreviation":"Molecular and Cellular Neuroscience","page":"398-407","source":"ScienceDirect","title":"Uncx regulates proliferation of neural progenitor cells and neuronal survival in the olfactory epithelium","volume":"45","author":[{"family":"Sammeta","given":"Neeraja"},{"family":"Hardin","given":"Debra L."},{"family":"McClintock","given":"Timothy S."}],"issued":{"date-parts":[["2010",12,1]]}}}],"schema":"https://github.com/citation-style-language/schema/raw/master/csl-citation.json"} </w:instrText>
      </w:r>
      <w:r w:rsidR="009112E5" w:rsidRPr="009112E5">
        <w:fldChar w:fldCharType="separate"/>
      </w:r>
      <w:r w:rsidR="009112E5" w:rsidRPr="009112E5">
        <w:rPr>
          <w:noProof/>
        </w:rPr>
        <w:t>(28)</w:t>
      </w:r>
      <w:r w:rsidR="009112E5" w:rsidRPr="009112E5">
        <w:fldChar w:fldCharType="end"/>
      </w:r>
      <w:r>
        <w:t xml:space="preserve"> and </w:t>
      </w:r>
      <w:r>
        <w:rPr>
          <w:i/>
          <w:iCs/>
        </w:rPr>
        <w:t xml:space="preserve">zic3, </w:t>
      </w:r>
      <w:r>
        <w:t xml:space="preserve">and a negative input from </w:t>
      </w:r>
      <w:r>
        <w:rPr>
          <w:i/>
          <w:iCs/>
        </w:rPr>
        <w:t>nfia</w:t>
      </w:r>
      <w:r>
        <w:t xml:space="preserve"> </w:t>
      </w:r>
      <w:r>
        <w:fldChar w:fldCharType="begin"/>
      </w:r>
      <w:r w:rsidR="009112E5">
        <w:instrText xml:space="preserve"> ADDIN ZOTERO_ITEM CSL_CITATION {"citationID":"yL2IQ4mW","properties":{"unsorted":false,"formattedCitation":"(29)","plainCitation":"(29)","noteIndex":0},"citationItems":[{"id":2653,"uris":["http://zotero.org/users/11313215/items/S2XWVMWT"],"itemData":{"id":2653,"type":"article-journal","abstract":"Olfactory receptor (OR) choice represents an example of genetically hardwired stochasticity, where every olfactory neuron expresses one out of ~2000 OR alleles in the mouse genome in a probabilistic, yet stereotypic fashion. Here, we propose that topographic restrictions in OR expression are established in neuronal progenitors by two opposing forces: polygenic transcription and genomic silencing, both of which are influenced by dorsoventral gradients of transcription factors NFIA, B, and X. Polygenic transcription of OR genes may define spatially constrained OR repertoires, among which one OR allele is selected for singular expression later in development. Heterochromatin assembly and genomic compartmentalization of OR alleles also vary across the axes of the olfactory epithelium and may preferentially eliminate ectopically expressed ORs with more dorsal expression destinations from this ‘privileged’ repertoire. Our experiments identify early transcription as a potential ‘epigenetic’ contributor to future developmental patterning and reveal how two spatially responsive probabilistic processes may act in concert to establish deterministic, precise, and reproducible territories of stochastic gene expression.","container-title":"eLife","DOI":"10.7554/eLife.87445","ISSN":"2050-084X","page":"RP87445","publisher":"eLife Sciences Publications, Ltd","source":"eLife","title":"Opposing, spatially-determined epigenetic forces impose restrictions on stochastic olfactory receptor choice","volume":"12","author":[{"family":"Bashkirova","given":"Elizaveta V"},{"family":"Klimpert","given":"Nell"},{"family":"Monahan","given":"Kevin"},{"family":"Campbell","given":"Christine E"},{"family":"Osinski","given":"Jason"},{"family":"Tan","given":"Longzhi"},{"family":"Schieren","given":"Ira"},{"family":"Pourmorady","given":"Ariel"},{"family":"Stecky","given":"Beka"},{"family":"Barnea","given":"Gilad"},{"family":"Xie","given":"Xiaoliang Sunney"},{"family":"Abdus-Saboor","given":"Ishmail"},{"family":"Shykind","given":"Benjamin M"},{"family":"Marlin","given":"Bianca J"},{"family":"Gronostajski","given":"Richard M"},{"family":"Fleischmann","given":"Alexander"},{"family":"Lomvardas","given":"Stavros"}],"editor":[{"family":"Sen","given":"Sonia"},{"family":"Desplan","given":"Claude"}],"issued":{"date-parts":[["2023",12,18]]}}}],"schema":"https://github.com/citation-style-language/schema/raw/master/csl-citation.json"} </w:instrText>
      </w:r>
      <w:r>
        <w:fldChar w:fldCharType="separate"/>
      </w:r>
      <w:r w:rsidR="009112E5">
        <w:rPr>
          <w:noProof/>
        </w:rPr>
        <w:t>(29)</w:t>
      </w:r>
      <w:r>
        <w:fldChar w:fldCharType="end"/>
      </w:r>
      <w:r w:rsidRPr="003C2A6F">
        <w:t xml:space="preserve"> suggesting a hierarchical and coordinated regulatory </w:t>
      </w:r>
      <w:r>
        <w:t>network</w:t>
      </w:r>
      <w:r w:rsidRPr="003C2A6F">
        <w:t xml:space="preserve">. </w:t>
      </w:r>
    </w:p>
    <w:p w14:paraId="46C614A9" w14:textId="5B72914B" w:rsidR="00D770B1" w:rsidRDefault="00D770B1" w:rsidP="007D232F">
      <w:pPr>
        <w:ind w:firstLine="720"/>
      </w:pPr>
      <w:r>
        <w:t xml:space="preserve">The transcription factor </w:t>
      </w:r>
      <w:r>
        <w:rPr>
          <w:i/>
          <w:iCs/>
        </w:rPr>
        <w:t xml:space="preserve">uncx </w:t>
      </w:r>
      <w:r>
        <w:t>is a particularly interesting component of the 1_</w:t>
      </w:r>
      <w:commentRangeStart w:id="137"/>
      <w:commentRangeStart w:id="138"/>
      <w:commentRangeStart w:id="139"/>
      <w:r>
        <w:t xml:space="preserve">RGC </w:t>
      </w:r>
      <w:commentRangeEnd w:id="137"/>
      <w:r>
        <w:rPr>
          <w:rStyle w:val="CommentReference"/>
          <w:sz w:val="24"/>
          <w:szCs w:val="30"/>
        </w:rPr>
        <w:commentReference w:id="137"/>
      </w:r>
      <w:commentRangeEnd w:id="138"/>
      <w:r>
        <w:rPr>
          <w:rStyle w:val="CommentReference"/>
          <w:sz w:val="24"/>
          <w:szCs w:val="30"/>
        </w:rPr>
        <w:commentReference w:id="138"/>
      </w:r>
      <w:commentRangeEnd w:id="139"/>
      <w:r w:rsidR="0001613D">
        <w:rPr>
          <w:rStyle w:val="CommentReference"/>
          <w:sz w:val="24"/>
          <w:szCs w:val="30"/>
        </w:rPr>
        <w:commentReference w:id="139"/>
      </w:r>
      <w:r>
        <w:t xml:space="preserve">network due to its dual regulation of the TF hub </w:t>
      </w:r>
      <w:r>
        <w:rPr>
          <w:i/>
          <w:iCs/>
        </w:rPr>
        <w:t>gli1</w:t>
      </w:r>
      <w:r>
        <w:t xml:space="preserve"> and </w:t>
      </w:r>
      <w:r>
        <w:rPr>
          <w:i/>
          <w:iCs/>
        </w:rPr>
        <w:t>cyp19a1b</w:t>
      </w:r>
      <w:r>
        <w:t xml:space="preserve">. </w:t>
      </w:r>
      <w:r w:rsidRPr="009112E5">
        <w:rPr>
          <w:i/>
          <w:iCs/>
        </w:rPr>
        <w:t>uncx</w:t>
      </w:r>
      <w:r>
        <w:t xml:space="preserve"> was positively associated with </w:t>
      </w:r>
      <w:r w:rsidR="009112E5" w:rsidRPr="00D770B1">
        <w:rPr>
          <w:i/>
          <w:iCs/>
        </w:rPr>
        <w:t>gli1</w:t>
      </w:r>
      <w:r w:rsidR="009112E5">
        <w:t xml:space="preserve"> but</w:t>
      </w:r>
      <w:r>
        <w:t xml:space="preserve"> negatively associated with </w:t>
      </w:r>
      <w:r w:rsidRPr="00D770B1">
        <w:rPr>
          <w:i/>
          <w:iCs/>
        </w:rPr>
        <w:t>cyp19a1</w:t>
      </w:r>
      <w:r>
        <w:rPr>
          <w:i/>
          <w:iCs/>
        </w:rPr>
        <w:t>b</w:t>
      </w:r>
      <w:r>
        <w:t xml:space="preserve">. This suggests that brain aromatase expression and neuronal differentiation in RGCs are inversely correlated. Given </w:t>
      </w:r>
      <w:r>
        <w:rPr>
          <w:i/>
          <w:iCs/>
        </w:rPr>
        <w:t xml:space="preserve">cyp19a1b </w:t>
      </w:r>
      <w:r>
        <w:t xml:space="preserve">is transiently downregulated in intermediates, this further supports the idea that 1_RGC in intermediates increases the rate of </w:t>
      </w:r>
      <w:commentRangeStart w:id="140"/>
      <w:commentRangeStart w:id="141"/>
      <w:r>
        <w:t>neurogenesis</w:t>
      </w:r>
      <w:commentRangeEnd w:id="140"/>
      <w:r>
        <w:rPr>
          <w:rStyle w:val="CommentReference"/>
          <w:sz w:val="24"/>
          <w:szCs w:val="30"/>
        </w:rPr>
        <w:commentReference w:id="140"/>
      </w:r>
      <w:commentRangeEnd w:id="141"/>
      <w:r w:rsidR="003964CD">
        <w:rPr>
          <w:rStyle w:val="CommentReference"/>
          <w:sz w:val="24"/>
          <w:szCs w:val="30"/>
        </w:rPr>
        <w:commentReference w:id="141"/>
      </w:r>
      <w:r>
        <w:t>.</w:t>
      </w:r>
    </w:p>
    <w:p w14:paraId="40EBD9D1" w14:textId="77777777" w:rsidR="007D232F" w:rsidRDefault="007D232F" w:rsidP="007D232F">
      <w:pPr>
        <w:ind w:firstLine="720"/>
      </w:pPr>
    </w:p>
    <w:p w14:paraId="3688E079" w14:textId="4F5683CB" w:rsidR="007D232F" w:rsidRPr="007D232F" w:rsidRDefault="007D232F" w:rsidP="007D232F">
      <w:pPr>
        <w:rPr>
          <w:u w:val="single"/>
        </w:rPr>
      </w:pPr>
      <w:r>
        <w:rPr>
          <w:u w:val="single"/>
        </w:rPr>
        <w:t>Immediate early genes and sex steroid hormones are coupled to gonadotroph regulating factors in 6_POA_Mixed</w:t>
      </w:r>
    </w:p>
    <w:p w14:paraId="1E4A78ED" w14:textId="553CE08F" w:rsidR="00E939CE" w:rsidRDefault="007D232F" w:rsidP="007D232F">
      <w:pPr>
        <w:ind w:firstLine="720"/>
      </w:pPr>
      <w:r>
        <w:t>Our</w:t>
      </w:r>
      <w:r w:rsidR="00E939CE" w:rsidRPr="00F31C19">
        <w:t xml:space="preserve"> complementary analysis </w:t>
      </w:r>
      <w:r>
        <w:t xml:space="preserve">of 6_POA_Mixed </w:t>
      </w:r>
      <w:r w:rsidR="00E939CE" w:rsidRPr="00F31C19">
        <w:t>identified candidate regulators of several genes implicated in neuroendocrine control of reproduction that were not captured by the accessibility-coupled analysis (</w:t>
      </w:r>
      <w:r w:rsidR="00E939CE" w:rsidRPr="00F31C19">
        <w:rPr>
          <w:highlight w:val="yellow"/>
        </w:rPr>
        <w:t xml:space="preserve">Fig. </w:t>
      </w:r>
      <w:r w:rsidR="00376C7F">
        <w:t>S11B</w:t>
      </w:r>
      <w:r w:rsidR="00E939CE" w:rsidRPr="00F31C19">
        <w:t xml:space="preserve">). </w:t>
      </w:r>
      <w:r>
        <w:t>Intriguingly, e</w:t>
      </w:r>
      <w:r w:rsidR="00E939CE" w:rsidRPr="00C81874">
        <w:t xml:space="preserve">arly-downregulated </w:t>
      </w:r>
      <w:r w:rsidR="00E939CE" w:rsidRPr="00C81874">
        <w:rPr>
          <w:i/>
          <w:iCs/>
        </w:rPr>
        <w:t>npy7r</w:t>
      </w:r>
      <w:r w:rsidR="00E939CE" w:rsidRPr="00C81874">
        <w:t xml:space="preserve"> was </w:t>
      </w:r>
      <w:commentRangeStart w:id="142"/>
      <w:commentRangeStart w:id="143"/>
      <w:r w:rsidR="00E939CE" w:rsidRPr="00C81874">
        <w:t>positively associated with</w:t>
      </w:r>
      <w:r>
        <w:t xml:space="preserve"> the immediate early gene </w:t>
      </w:r>
      <w:r w:rsidR="00E939CE" w:rsidRPr="00C81874">
        <w:rPr>
          <w:i/>
          <w:iCs/>
        </w:rPr>
        <w:t>egr</w:t>
      </w:r>
      <w:r w:rsidR="00376C7F">
        <w:rPr>
          <w:i/>
          <w:iCs/>
        </w:rPr>
        <w:t>1</w:t>
      </w:r>
      <w:commentRangeEnd w:id="142"/>
      <w:r>
        <w:rPr>
          <w:rStyle w:val="CommentReference"/>
          <w:sz w:val="24"/>
          <w:szCs w:val="30"/>
        </w:rPr>
        <w:commentReference w:id="142"/>
      </w:r>
      <w:commentRangeEnd w:id="143"/>
      <w:r w:rsidR="005805F7">
        <w:rPr>
          <w:rStyle w:val="CommentReference"/>
          <w:sz w:val="24"/>
          <w:szCs w:val="30"/>
        </w:rPr>
        <w:commentReference w:id="143"/>
      </w:r>
      <w:r w:rsidR="00D770B1">
        <w:t>.</w:t>
      </w:r>
      <w:r>
        <w:t xml:space="preserve"> Given </w:t>
      </w:r>
      <w:r>
        <w:rPr>
          <w:i/>
          <w:iCs/>
        </w:rPr>
        <w:t xml:space="preserve">npy7r </w:t>
      </w:r>
      <w:r>
        <w:t xml:space="preserve">downregulation is one of the earliest changes in 6_POA_Mixed that could impact the pituitary gonadotrophs </w:t>
      </w:r>
      <w:r w:rsidR="00376C7F">
        <w:fldChar w:fldCharType="begin"/>
      </w:r>
      <w:r w:rsidR="009112E5">
        <w:instrText xml:space="preserve"> ADDIN ZOTERO_ITEM CSL_CITATION {"citationID":"Jg5TAHD2","properties":{"unsorted":false,"formattedCitation":"(30, 31)","plainCitation":"(30, 31)","noteIndex":0},"citationItems":[{"id":6345,"uris":["http://zotero.org/users/11313215/items/3PT68SU6"],"itemData":{"id":6345,"type":"article-journal","abstract":"During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9112E5">
        <w:rPr>
          <w:rFonts w:ascii="Cambria Math" w:hAnsi="Cambria Math" w:cs="Cambria Math"/>
        </w:rPr>
        <w:instrText>∼</w:instrText>
      </w:r>
      <w:r w:rsidR="009112E5">
        <w:instrText xml:space="preserve">20 stimulatory and </w:instrText>
      </w:r>
      <w:r w:rsidR="009112E5">
        <w:rPr>
          <w:rFonts w:ascii="Cambria Math" w:hAnsi="Cambria Math" w:cs="Cambria Math"/>
        </w:rPr>
        <w:instrText>∼</w:instrText>
      </w:r>
      <w:r w:rsidR="009112E5">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376C7F">
        <w:fldChar w:fldCharType="separate"/>
      </w:r>
      <w:r w:rsidR="009112E5">
        <w:rPr>
          <w:noProof/>
        </w:rPr>
        <w:t>(30, 31)</w:t>
      </w:r>
      <w:r w:rsidR="00376C7F">
        <w:fldChar w:fldCharType="end"/>
      </w:r>
      <w:r>
        <w:t>, this connection provides a plausible connection by which changes in neuronal activity caused by social experience are transduced into changes in gonadotropin production.</w:t>
      </w:r>
    </w:p>
    <w:p w14:paraId="5A7A9DEE" w14:textId="00B60FD7" w:rsidR="00E939CE" w:rsidRPr="005805F7" w:rsidRDefault="00E939CE" w:rsidP="007D232F">
      <w:pPr>
        <w:ind w:firstLine="720"/>
      </w:pPr>
      <w:r>
        <w:t>The 6_</w:t>
      </w:r>
      <w:commentRangeStart w:id="144"/>
      <w:commentRangeStart w:id="145"/>
      <w:r>
        <w:t>POA</w:t>
      </w:r>
      <w:commentRangeEnd w:id="144"/>
      <w:r w:rsidR="007D232F">
        <w:rPr>
          <w:rStyle w:val="CommentReference"/>
          <w:sz w:val="24"/>
          <w:szCs w:val="30"/>
        </w:rPr>
        <w:commentReference w:id="144"/>
      </w:r>
      <w:commentRangeEnd w:id="145"/>
      <w:r w:rsidR="003964CD">
        <w:rPr>
          <w:rStyle w:val="CommentReference"/>
          <w:sz w:val="24"/>
          <w:szCs w:val="30"/>
        </w:rPr>
        <w:commentReference w:id="145"/>
      </w:r>
      <w:r>
        <w:t>_Mixed network prominently implicated steroid hormone signaling</w:t>
      </w:r>
      <w:r w:rsidR="005805F7">
        <w:t xml:space="preserve"> in regulating neuroplasticity</w:t>
      </w:r>
      <w:r>
        <w:t xml:space="preserve">. </w:t>
      </w:r>
      <w:r w:rsidRPr="00F31C19">
        <w:rPr>
          <w:i/>
          <w:iCs/>
        </w:rPr>
        <w:t>pgr,</w:t>
      </w:r>
      <w:r>
        <w:t xml:space="preserve"> which was itself transiently downregulated, was strongly </w:t>
      </w:r>
      <w:r w:rsidR="005805F7">
        <w:t>negatively</w:t>
      </w:r>
      <w:r>
        <w:t xml:space="preserve"> associated with </w:t>
      </w:r>
      <w:r w:rsidR="005805F7">
        <w:t xml:space="preserve">the potassium channel </w:t>
      </w:r>
      <w:r w:rsidR="005805F7">
        <w:rPr>
          <w:i/>
          <w:iCs/>
        </w:rPr>
        <w:t>kcnd3,</w:t>
      </w:r>
      <w:r w:rsidR="005805F7">
        <w:t xml:space="preserve"> the synaptic vesicle protein</w:t>
      </w:r>
      <w:r w:rsidR="005805F7">
        <w:rPr>
          <w:i/>
          <w:iCs/>
        </w:rPr>
        <w:t xml:space="preserve"> stxbp6, </w:t>
      </w:r>
      <w:r w:rsidR="005805F7">
        <w:t xml:space="preserve">and presynaptic cell adhesin protein </w:t>
      </w:r>
      <w:r w:rsidR="005805F7">
        <w:rPr>
          <w:i/>
          <w:iCs/>
        </w:rPr>
        <w:t>cntap4</w:t>
      </w:r>
      <w:r w:rsidR="00141C2A">
        <w:t>.</w:t>
      </w:r>
      <w:r w:rsidR="005805F7">
        <w:t xml:space="preserve"> Similarly, </w:t>
      </w:r>
      <w:commentRangeStart w:id="146"/>
      <w:commentRangeStart w:id="147"/>
      <w:r w:rsidR="005805F7">
        <w:rPr>
          <w:i/>
          <w:iCs/>
        </w:rPr>
        <w:t xml:space="preserve">ar </w:t>
      </w:r>
      <w:commentRangeEnd w:id="146"/>
      <w:r w:rsidR="005805F7">
        <w:rPr>
          <w:rStyle w:val="CommentReference"/>
          <w:sz w:val="24"/>
          <w:szCs w:val="30"/>
        </w:rPr>
        <w:commentReference w:id="146"/>
      </w:r>
      <w:commentRangeEnd w:id="147"/>
      <w:r w:rsidR="005739D4">
        <w:rPr>
          <w:rStyle w:val="CommentReference"/>
          <w:sz w:val="24"/>
          <w:szCs w:val="30"/>
        </w:rPr>
        <w:commentReference w:id="147"/>
      </w:r>
      <w:r w:rsidR="005805F7">
        <w:t xml:space="preserve">was negatively associated with </w:t>
      </w:r>
      <w:r w:rsidR="005805F7">
        <w:rPr>
          <w:i/>
          <w:iCs/>
        </w:rPr>
        <w:t>stxbp1</w:t>
      </w:r>
      <w:r w:rsidR="005805F7">
        <w:t>. Conversely</w:t>
      </w:r>
      <w:r w:rsidR="00141C2A">
        <w:t xml:space="preserve"> </w:t>
      </w:r>
      <w:commentRangeStart w:id="148"/>
      <w:commentRangeStart w:id="149"/>
      <w:r w:rsidRPr="00F31C19">
        <w:rPr>
          <w:i/>
          <w:iCs/>
        </w:rPr>
        <w:t>esr2b</w:t>
      </w:r>
      <w:r>
        <w:t xml:space="preserve"> </w:t>
      </w:r>
      <w:commentRangeEnd w:id="148"/>
      <w:r w:rsidR="007D232F">
        <w:rPr>
          <w:rStyle w:val="CommentReference"/>
          <w:sz w:val="24"/>
          <w:szCs w:val="30"/>
        </w:rPr>
        <w:commentReference w:id="148"/>
      </w:r>
      <w:commentRangeEnd w:id="149"/>
      <w:r w:rsidR="00D24F7D">
        <w:rPr>
          <w:rStyle w:val="CommentReference"/>
          <w:sz w:val="24"/>
          <w:szCs w:val="30"/>
        </w:rPr>
        <w:commentReference w:id="149"/>
      </w:r>
      <w:r>
        <w:t>was positively associated with</w:t>
      </w:r>
      <w:r w:rsidR="005805F7">
        <w:t xml:space="preserve"> the potassium channel</w:t>
      </w:r>
      <w:r w:rsidRPr="00F31C19">
        <w:rPr>
          <w:i/>
          <w:iCs/>
        </w:rPr>
        <w:t xml:space="preserve"> </w:t>
      </w:r>
      <w:r w:rsidR="005805F7">
        <w:rPr>
          <w:i/>
          <w:iCs/>
        </w:rPr>
        <w:t>kcnh4</w:t>
      </w:r>
      <w:r w:rsidR="005805F7">
        <w:t xml:space="preserve"> and the synaptic plasticity protein </w:t>
      </w:r>
      <w:r w:rsidR="005805F7">
        <w:rPr>
          <w:i/>
          <w:iCs/>
        </w:rPr>
        <w:t>nxph1</w:t>
      </w:r>
      <w:r w:rsidR="005805F7">
        <w:t>. Thus, while immediate early genes may regulate some parts of the neuroendocrine inputs to the pituitary, the steroid hormones function to drive synaptic plasticity in 6_POA_Mixed.</w:t>
      </w:r>
    </w:p>
    <w:p w14:paraId="34808F34" w14:textId="7DBC02E3" w:rsidR="004816FA" w:rsidRDefault="00E939CE" w:rsidP="00141C2A">
      <w:pPr>
        <w:ind w:firstLine="720"/>
      </w:pPr>
      <w:r>
        <w:t xml:space="preserve">The candidate regulation of </w:t>
      </w:r>
      <w:r w:rsidRPr="004D27F3">
        <w:rPr>
          <w:i/>
          <w:iCs/>
        </w:rPr>
        <w:t>cyp19a1b</w:t>
      </w:r>
      <w:r>
        <w:t xml:space="preserve"> is particularly significant because it provides a potential functional connection between the two networks: while the </w:t>
      </w:r>
      <w:r w:rsidR="0000259D">
        <w:t>1_RGC</w:t>
      </w:r>
      <w:r>
        <w:t xml:space="preserve"> network identifies a candidate pathway regulating local </w:t>
      </w:r>
      <w:r w:rsidR="005805F7">
        <w:t>E2</w:t>
      </w:r>
      <w:r>
        <w:t xml:space="preserve"> production, </w:t>
      </w:r>
      <w:r w:rsidRPr="004D27F3">
        <w:rPr>
          <w:i/>
          <w:iCs/>
        </w:rPr>
        <w:t>esr2b</w:t>
      </w:r>
      <w:r>
        <w:t xml:space="preserve"> emerged as a prominent candidate regulator in </w:t>
      </w:r>
      <w:r w:rsidR="005263E4">
        <w:t>6_POA_Mixed</w:t>
      </w:r>
      <w:r>
        <w:t xml:space="preserve">. Together, these results raise the possibility that regulation of </w:t>
      </w:r>
      <w:r w:rsidR="005805F7">
        <w:rPr>
          <w:i/>
          <w:iCs/>
        </w:rPr>
        <w:t>cyp191b</w:t>
      </w:r>
      <w:r>
        <w:t xml:space="preserve"> in </w:t>
      </w:r>
      <w:r w:rsidR="005805F7">
        <w:t>1_RGC</w:t>
      </w:r>
      <w:r>
        <w:t xml:space="preserve"> and estrogen-responsive transcription in neighboring </w:t>
      </w:r>
      <w:r w:rsidR="005805F7">
        <w:t>6_POA_Mixed</w:t>
      </w:r>
      <w:r>
        <w:t xml:space="preserve"> represent coordinated components of the transcriptional remodeling associated with sex change.</w:t>
      </w:r>
    </w:p>
    <w:p w14:paraId="10A7D17C" w14:textId="77777777" w:rsidR="00141C2A" w:rsidRPr="00141C2A" w:rsidRDefault="00141C2A" w:rsidP="00141C2A">
      <w:pPr>
        <w:ind w:firstLine="720"/>
      </w:pPr>
    </w:p>
    <w:p w14:paraId="528FB49E" w14:textId="3B1CEA72" w:rsidR="004816FA" w:rsidRDefault="004816FA" w:rsidP="00753C87">
      <w:pPr>
        <w:rPr>
          <w:b/>
          <w:bCs/>
        </w:rPr>
      </w:pPr>
      <w:r w:rsidRPr="00013D8B">
        <w:rPr>
          <w:b/>
          <w:bCs/>
        </w:rPr>
        <w:t>Discussion</w:t>
      </w:r>
    </w:p>
    <w:p w14:paraId="50E8269C" w14:textId="77777777" w:rsidR="00DD445A" w:rsidRDefault="00DD445A" w:rsidP="00753C87">
      <w:pPr>
        <w:rPr>
          <w:b/>
          <w:bCs/>
        </w:rPr>
      </w:pPr>
    </w:p>
    <w:p w14:paraId="22FDBCE2" w14:textId="58DBC9D2" w:rsidR="0066495D" w:rsidRDefault="0066495D" w:rsidP="00675A71">
      <w:pPr>
        <w:ind w:firstLine="720"/>
      </w:pPr>
      <w:r>
        <w:t xml:space="preserve">Here, we combine single-nucleus multiomics with spatial transcriptomics, behavior, sex steroid hormone measures, and gonadal </w:t>
      </w:r>
      <w:del w:id="150" w:author="Rhodes, Justin S" w:date="2026-09-03T07:44:00Z" w16du:dateUtc="2026-09-03T12:44:00Z">
        <w:r w:rsidDel="005F3162">
          <w:delText xml:space="preserve">physiology </w:delText>
        </w:r>
      </w:del>
      <w:ins w:id="151" w:author="Rhodes, Justin S" w:date="2026-09-03T07:44:00Z" w16du:dateUtc="2026-09-03T12:44:00Z">
        <w:r w:rsidR="005F3162">
          <w:t xml:space="preserve">histology </w:t>
        </w:r>
      </w:ins>
      <w:r>
        <w:t xml:space="preserve">to document the neural substrates of protandrous sex change at the highest resolution to date. We show that sex change in the brain is </w:t>
      </w:r>
      <w:r>
        <w:lastRenderedPageBreak/>
        <w:t xml:space="preserve">an asynchronous process with some cell types changing sex early in the process prior to gonadal transformation, while others change sex later only after the gonads have changed. Our analyses identify RGCs and </w:t>
      </w:r>
      <w:del w:id="152" w:author="Rhodes, Justin S" w:date="2026-09-03T07:44:00Z" w16du:dateUtc="2026-09-03T12:44:00Z">
        <w:r w:rsidDel="005F3162">
          <w:delText xml:space="preserve">the </w:delText>
        </w:r>
      </w:del>
      <w:r>
        <w:t xml:space="preserve">POA </w:t>
      </w:r>
      <w:ins w:id="153" w:author="Rhodes, Justin S" w:date="2026-09-03T07:44:00Z" w16du:dateUtc="2026-09-03T12:44:00Z">
        <w:r w:rsidR="005F3162">
          <w:t xml:space="preserve">cells </w:t>
        </w:r>
      </w:ins>
      <w:r>
        <w:t xml:space="preserve">as the major drivers of sex change in the anemonefish </w:t>
      </w:r>
      <w:r w:rsidR="009112E5">
        <w:t>brain and</w:t>
      </w:r>
      <w:r>
        <w:t xml:space="preserve"> show </w:t>
      </w:r>
      <w:del w:id="154" w:author="Rhodes, Justin S" w:date="2026-09-03T07:45:00Z" w16du:dateUtc="2026-09-03T12:45:00Z">
        <w:r w:rsidDel="005F3162">
          <w:delText>that they are highly</w:delText>
        </w:r>
      </w:del>
      <w:ins w:id="155" w:author="Rhodes, Justin S" w:date="2026-09-03T07:45:00Z" w16du:dateUtc="2026-09-03T12:45:00Z">
        <w:r w:rsidR="005F3162">
          <w:t>how they are</w:t>
        </w:r>
      </w:ins>
      <w:r>
        <w:t xml:space="preserve"> coordinated during </w:t>
      </w:r>
      <w:del w:id="156" w:author="Rhodes, Justin S" w:date="2026-09-03T07:45:00Z" w16du:dateUtc="2026-09-03T12:45:00Z">
        <w:r w:rsidDel="005F3162">
          <w:delText xml:space="preserve">this </w:delText>
        </w:r>
      </w:del>
      <w:ins w:id="157" w:author="Rhodes, Justin S" w:date="2026-09-03T07:45:00Z" w16du:dateUtc="2026-09-03T12:45:00Z">
        <w:r w:rsidR="005F3162">
          <w:t xml:space="preserve">the </w:t>
        </w:r>
      </w:ins>
      <w:r>
        <w:t xml:space="preserve">process. This work provides a novel mechanistic framework </w:t>
      </w:r>
      <w:del w:id="158" w:author="Rhodes, Justin S" w:date="2026-09-03T07:45:00Z" w16du:dateUtc="2026-09-03T12:45:00Z">
        <w:r w:rsidDel="005F3162">
          <w:delText xml:space="preserve">by </w:delText>
        </w:r>
      </w:del>
      <w:ins w:id="159" w:author="Rhodes, Justin S" w:date="2026-09-03T07:45:00Z" w16du:dateUtc="2026-09-03T12:45:00Z">
        <w:r w:rsidR="005F3162">
          <w:t xml:space="preserve">for how </w:t>
        </w:r>
      </w:ins>
      <w:r>
        <w:t xml:space="preserve">changes in social status are integrated into the brain and transduced to the pituitary, driving physiological sex change. </w:t>
      </w:r>
    </w:p>
    <w:p w14:paraId="777E1294" w14:textId="79B0AE93" w:rsidR="0066495D" w:rsidRDefault="0066495D" w:rsidP="00675A71">
      <w:pPr>
        <w:ind w:firstLine="720"/>
      </w:pPr>
      <w:r>
        <w:t xml:space="preserve">Among all cell populations, RGCs underwent the most extensive molecular remodeling during sex change exhibiting the second-highest number of DEGs and the highest number of DARs. Rather than maintaining a male-like state until late in sex change or adopting a female-like state early in sex change, our data indicate that RGCs enter a distinct transitional molecular state in intermediates and are some of the last cells to complete feminization. Intriguingly, this transitional RGC state is defined by a reduction in </w:t>
      </w:r>
      <w:r>
        <w:rPr>
          <w:i/>
          <w:iCs/>
        </w:rPr>
        <w:t>cyp19a1b</w:t>
      </w:r>
      <w:r>
        <w:t xml:space="preserve"> expression and an elevation of neurogenic TFs. P</w:t>
      </w:r>
      <w:r w:rsidRPr="00EA726B">
        <w:t>revious whole-brain transcriptomic analyses reported progressive increases in brain aromatase expression during protandrous sex change</w:t>
      </w:r>
      <w:r>
        <w:t xml:space="preserve"> </w:t>
      </w:r>
      <w:r>
        <w:fldChar w:fldCharType="begin"/>
      </w:r>
      <w:r>
        <w:instrText xml:space="preserve"> ADDIN ZOTERO_ITEM CSL_CITATION {"citationID":"HoyvJA2h","properties":{"unsorted":false,"formattedCitation":"(18)","plainCitation":"(18)","noteIndex":0},"citationItems":[{"id":518,"uris":["http://zotero.org/users/11313215/items/BJWDPF4G"],"itemData":{"id":518,"type":"article-journal","abstract":"Sequential hermaphroditism is a unique reproductive strategy among teleosts that is displayed mainly in fish species living in the coral reef environment. The reproductive biology of hermaphrodites has long been intriguing; however, very little is known about the molecular pathways underlying their sex change. Here, we provide the first de novo transcriptome analyses of a hermaphrodite teleost´s undergoing sex change in its natural environment. Our study has examined relative gene expression across multiple groups—rather than just two contrasting conditions— and has allowed us to explore the differential expression patterns throughout the whole process. Our analysis has highlighted the rapid and complex genomic response of the brain associated with sex change, which is subsequently transmitted to the gonads, identifying a large number of candidate genes, some well-known and some novel, involved in the process. The present study provides strong evidence of the importance of the sex steroidogenic machinery during sex change in clownfish, with the aromatase gene playing a central role, both in the brain and the gonad. This work constitutes the first genome-wide study in a social sex-changing species and provides insights into the genetic mechanism governing social sex change and gonadal restructuring in protandrous hermaphrodites.","container-title":"Scientific Reports","DOI":"10.1038/srep35461","ISSN":"2045-2322","issue":"1","journalAbbreviation":"Sci Rep","language":"en","license":"2016 The Author(s)","page":"35461","publisher":"Nature Publishing Group","source":"www.nature.com","title":"Sex Change in Clownfish: Molecular Insights from Transcriptome Analysis","title-short":"Sex Change in Clownfish","volume":"6","author":[{"family":"Casas","given":"Laura"},{"family":"Saborido-Rey","given":"Fran"},{"family":"Ryu","given":"Taewoo"},{"family":"Michell","given":"Craig"},{"family":"Ravasi","given":"Timothy"},{"family":"Irigoien","given":"Xabier"}],"issued":{"date-parts":[["2016",10,17]]}}}],"schema":"https://github.com/citation-style-language/schema/raw/master/csl-citation.json"} </w:instrText>
      </w:r>
      <w:r>
        <w:fldChar w:fldCharType="separate"/>
      </w:r>
      <w:r>
        <w:rPr>
          <w:noProof/>
        </w:rPr>
        <w:t>(18)</w:t>
      </w:r>
      <w:r>
        <w:fldChar w:fldCharType="end"/>
      </w:r>
      <w:r>
        <w:t xml:space="preserve">. </w:t>
      </w:r>
      <w:r w:rsidR="009112E5">
        <w:t>This</w:t>
      </w:r>
      <w:r w:rsidRPr="00EA726B">
        <w:t xml:space="preserve"> apparent discrepancy may reflect regional specialization that becomes obscured in bulk tissue analyses, differences in sampling stage, or species-specific differences between </w:t>
      </w:r>
      <w:r w:rsidRPr="00AF03D5">
        <w:rPr>
          <w:i/>
          <w:iCs/>
        </w:rPr>
        <w:t>A. ocellaris</w:t>
      </w:r>
      <w:r w:rsidRPr="00EA726B">
        <w:t xml:space="preserve"> and </w:t>
      </w:r>
      <w:r w:rsidRPr="00AF03D5">
        <w:rPr>
          <w:i/>
          <w:iCs/>
        </w:rPr>
        <w:t>A. bicinctus</w:t>
      </w:r>
      <w:r w:rsidRPr="00EA726B">
        <w:t>. Among these possibilities, the regional specificity revealed by our cell-type-resolved analysis appears the most likely explanation.</w:t>
      </w:r>
    </w:p>
    <w:p w14:paraId="01FC01B5" w14:textId="2105E1B5" w:rsidR="0066495D" w:rsidRDefault="0066495D" w:rsidP="00675A71">
      <w:pPr>
        <w:ind w:firstLine="720"/>
      </w:pPr>
      <w:r>
        <w:t xml:space="preserve">Our GRN analysis provides a plausible connection by which the observed increases in neurogenesis and decrease in </w:t>
      </w:r>
      <w:r>
        <w:rPr>
          <w:i/>
          <w:iCs/>
        </w:rPr>
        <w:t>cyp19a1b</w:t>
      </w:r>
      <w:r>
        <w:t xml:space="preserve"> are coupled: the TF </w:t>
      </w:r>
      <w:r>
        <w:rPr>
          <w:i/>
          <w:iCs/>
        </w:rPr>
        <w:t>uncx</w:t>
      </w:r>
      <w:r>
        <w:t xml:space="preserve">. We identified </w:t>
      </w:r>
      <w:r>
        <w:rPr>
          <w:i/>
          <w:iCs/>
        </w:rPr>
        <w:t>uncx</w:t>
      </w:r>
      <w:r>
        <w:t xml:space="preserve"> as being a putative negative regulator of </w:t>
      </w:r>
      <w:r>
        <w:rPr>
          <w:i/>
          <w:iCs/>
        </w:rPr>
        <w:t>cyp19a1b</w:t>
      </w:r>
      <w:r>
        <w:t xml:space="preserve"> expression and a putative positive regulator of the primary neurogenic hub TF </w:t>
      </w:r>
      <w:r>
        <w:rPr>
          <w:i/>
          <w:iCs/>
        </w:rPr>
        <w:t xml:space="preserve">gli1. </w:t>
      </w:r>
      <w:r>
        <w:t xml:space="preserve">Thus, as </w:t>
      </w:r>
      <w:r>
        <w:rPr>
          <w:i/>
          <w:iCs/>
        </w:rPr>
        <w:t>uncx</w:t>
      </w:r>
      <w:r>
        <w:t xml:space="preserve"> activity increases in RGCs, </w:t>
      </w:r>
      <w:r>
        <w:rPr>
          <w:i/>
          <w:iCs/>
        </w:rPr>
        <w:t xml:space="preserve">cyp19a1b </w:t>
      </w:r>
      <w:r>
        <w:t xml:space="preserve">expression is repressed and </w:t>
      </w:r>
      <w:r>
        <w:rPr>
          <w:i/>
          <w:iCs/>
        </w:rPr>
        <w:t xml:space="preserve">gli1 </w:t>
      </w:r>
      <w:r>
        <w:t>expression is amplified resulting in increased neurogenesis and decreased brain aromatase</w:t>
      </w:r>
      <w:r>
        <w:rPr>
          <w:i/>
          <w:iCs/>
        </w:rPr>
        <w:t xml:space="preserve"> </w:t>
      </w:r>
      <w:r>
        <w:t xml:space="preserve">production. Indeed, this phenomenon of reduced brain aromatase expression in neurogenic RGCs has been observed before. Following brain injury in zebrafish, </w:t>
      </w:r>
      <w:r>
        <w:rPr>
          <w:i/>
          <w:iCs/>
        </w:rPr>
        <w:t xml:space="preserve">cyp19a1b </w:t>
      </w:r>
      <w:r>
        <w:t xml:space="preserve">expression is similarly downregulated in RGCs as they differentiate into neurons to heal the injury </w:t>
      </w:r>
      <w:r>
        <w:fldChar w:fldCharType="begin"/>
      </w:r>
      <w:r>
        <w:instrText xml:space="preserve"> ADDIN ZOTERO_ITEM CSL_CITATION {"citationID":"TXqopea0","properties":{"unsorted":false,"formattedCitation":"(19)","plainCitation":"(19)","noteIndex":0},"citationItems":[{"id":5843,"uris":["http://zotero.org/users/11313215/items/FI8565AV"],"itemData":{"id":5843,"type":"article-journal","abstract":"This article is part of a Special Issue \"Hormones &amp; Neurotrauma\". The brain of the adult teleost fish exhibits intense neurogenic activity and an outstanding capability for brain repair. Remarkably, the brain estrogen-synthesizing enzyme, aromatase B, is strongly expressed, particularly in adult fishes, in radial glial cells, which act as progenitors. Using zebrafish, we tested the hypothesis that estrogens affect adult neurogenesis and brain regeneration by modulating the neurogenic activity of radial glial cells. To investigate this, the estrogenic environment was modified through inhibition of aromatase activity, blockade of nuclear estrogen receptors, or estrogenic treatments. Estrogens significantly decreased cell proliferation and migration at the olfactory bulbs/telencephalon junction and in the mediobasal hypothalamus. It also appears that cell survival is reduced at the olfactory bulbs/telencephalon junction. We also developed a model of telencephalic lesion to assess the role of aromatase and estrogens in brain repair. Proliferation increased rapidly immediately after the lesion in the parenchyma of the injured telencephalon, while proliferation at the ventricular surface appeared after 48h and peaked at 7days. At this time, most proliferative cells express Sox2, however, none of these Sox2 positive cells correspond to aromatase B-positive radial glial cells. Interestingly, aromatase B expression was significantly reduced 48h and 7days after the injury, but surprisingly, at 72h after lesion, aromatase B expression appeared de novo expressed in parenchyma cells, suggesting a role for this ectopic expression of aromatase in brain repair mechanisms. Altogether these data suggest that estrogens modulate adult, but not reparative neurogenesis, in zebrafish.","collection-title":"Hormones &amp; Neurotrauma: Protection, Degeneration and Plasticity","container-title":"Hormones and Behavior","DOI":"10.1016/j.yhbeh.2012.04.003","ISSN":"0018-506X","issue":"2","journalAbbreviation":"Hormones and Behavior","page":"193-207","source":"ScienceDirect","title":"Effects of estradiol in adult neurogenesis and brain repair in zebrafish","volume":"63","author":[{"family":"Diotel","given":"Nicolas"},{"family":"Vaillant","given":"Colette"},{"family":"Gabbero","given":"Cyril"},{"family":"Mironov","given":"Svetlana"},{"family":"Fostier","given":"Alexis"},{"family":"Gueguen","given":"Marie-Madeleine"},{"family":"Anglade","given":"Isabelle"},{"family":"Kah","given":"Olivier"},{"family":"Pellegrini","given":"Elisabeth"}],"issued":{"date-parts":[["2013",2,1]]}}}],"schema":"https://github.com/citation-style-language/schema/raw/master/csl-citation.json"} </w:instrText>
      </w:r>
      <w:r>
        <w:fldChar w:fldCharType="separate"/>
      </w:r>
      <w:r>
        <w:rPr>
          <w:noProof/>
        </w:rPr>
        <w:t>(19)</w:t>
      </w:r>
      <w:r>
        <w:fldChar w:fldCharType="end"/>
      </w:r>
      <w:r>
        <w:t xml:space="preserve">. </w:t>
      </w:r>
    </w:p>
    <w:p w14:paraId="3D95AC4E" w14:textId="10780795" w:rsidR="0066495D" w:rsidRDefault="0066495D" w:rsidP="00675A71">
      <w:pPr>
        <w:ind w:firstLine="720"/>
      </w:pPr>
      <w:r>
        <w:t xml:space="preserve">Our GRN analysis provides further evidence that the transitional RGC state is connected with neuroplasticity in the POA. Specifically, the downregulation of brain aromatase production implies a </w:t>
      </w:r>
      <w:commentRangeStart w:id="160"/>
      <w:commentRangeStart w:id="161"/>
      <w:r>
        <w:t>decrease in estrogenic signaling in the brains of intermediates. I</w:t>
      </w:r>
      <w:commentRangeEnd w:id="160"/>
      <w:r>
        <w:rPr>
          <w:rStyle w:val="CommentReference"/>
          <w:sz w:val="24"/>
          <w:szCs w:val="30"/>
        </w:rPr>
        <w:commentReference w:id="160"/>
      </w:r>
      <w:commentRangeEnd w:id="161"/>
      <w:r w:rsidR="005739D4">
        <w:rPr>
          <w:rStyle w:val="CommentReference"/>
          <w:sz w:val="24"/>
          <w:szCs w:val="30"/>
        </w:rPr>
        <w:commentReference w:id="161"/>
      </w:r>
      <w:r>
        <w:t xml:space="preserve">n 6_POA_Mixed, our GRN analysis identified several genes related to neuroplasticity as being under the positive regulation of the estrogen receptor </w:t>
      </w:r>
      <w:commentRangeStart w:id="162"/>
      <w:commentRangeStart w:id="163"/>
      <w:r w:rsidRPr="00C25617">
        <w:rPr>
          <w:i/>
          <w:iCs/>
          <w:highlight w:val="yellow"/>
        </w:rPr>
        <w:t>esr2b</w:t>
      </w:r>
      <w:commentRangeEnd w:id="162"/>
      <w:r>
        <w:rPr>
          <w:rStyle w:val="CommentReference"/>
          <w:sz w:val="24"/>
          <w:szCs w:val="30"/>
        </w:rPr>
        <w:commentReference w:id="162"/>
      </w:r>
      <w:commentRangeEnd w:id="163"/>
      <w:r w:rsidR="00D24F7D">
        <w:rPr>
          <w:rStyle w:val="CommentReference"/>
          <w:sz w:val="24"/>
          <w:szCs w:val="30"/>
        </w:rPr>
        <w:commentReference w:id="163"/>
      </w:r>
      <w:r>
        <w:t xml:space="preserve">. </w:t>
      </w:r>
      <w:commentRangeStart w:id="164"/>
      <w:commentRangeStart w:id="165"/>
      <w:r>
        <w:t xml:space="preserve">Indeed, </w:t>
      </w:r>
      <w:r>
        <w:rPr>
          <w:i/>
          <w:iCs/>
        </w:rPr>
        <w:t>esr2b</w:t>
      </w:r>
      <w:r>
        <w:t xml:space="preserve"> positively regulates </w:t>
      </w:r>
      <w:r>
        <w:rPr>
          <w:i/>
          <w:iCs/>
        </w:rPr>
        <w:t xml:space="preserve">nxph1, </w:t>
      </w:r>
      <w:r>
        <w:t xml:space="preserve">a synaptic adhesion protein, the potassium channel </w:t>
      </w:r>
      <w:r>
        <w:rPr>
          <w:i/>
          <w:iCs/>
        </w:rPr>
        <w:t>kcnh4</w:t>
      </w:r>
      <w:r>
        <w:t xml:space="preserve">, and the reelin receptor </w:t>
      </w:r>
      <w:r>
        <w:rPr>
          <w:i/>
          <w:iCs/>
        </w:rPr>
        <w:t>lrp8</w:t>
      </w:r>
      <w:r>
        <w:t xml:space="preserve">. </w:t>
      </w:r>
      <w:ins w:id="166" w:author="Rhodes, Justin S" w:date="2026-09-08T10:11:00Z" w16du:dateUtc="2026-09-08T15:11:00Z">
        <w:r w:rsidR="00A04A52" w:rsidRPr="00A04A52">
          <w:t>The distinct temporal regulation of these targets suggests that estrogen-responsive signaling may contribute to the progressive remodeling of neuronal function during sex change.</w:t>
        </w:r>
      </w:ins>
      <w:del w:id="167" w:author="Rhodes, Justin S" w:date="2026-09-08T10:11:00Z" w16du:dateUtc="2026-09-08T15:11:00Z">
        <w:r w:rsidDel="00A04A52">
          <w:delText>A reduction in these genes until final feminization indicates the POA adopts more plastic state allowing new synaptic connections to form during sex change.</w:delText>
        </w:r>
        <w:commentRangeEnd w:id="164"/>
        <w:r w:rsidDel="00A04A52">
          <w:rPr>
            <w:rStyle w:val="CommentReference"/>
            <w:sz w:val="24"/>
            <w:szCs w:val="30"/>
          </w:rPr>
          <w:commentReference w:id="164"/>
        </w:r>
      </w:del>
      <w:commentRangeEnd w:id="165"/>
      <w:r w:rsidR="00A04A52">
        <w:rPr>
          <w:rStyle w:val="CommentReference"/>
          <w:sz w:val="24"/>
          <w:szCs w:val="30"/>
        </w:rPr>
        <w:commentReference w:id="165"/>
      </w:r>
    </w:p>
    <w:p w14:paraId="45B4C120" w14:textId="7C77838F" w:rsidR="0066495D" w:rsidRDefault="0066495D" w:rsidP="00675A71">
      <w:pPr>
        <w:ind w:firstLine="720"/>
      </w:pPr>
      <w:r>
        <w:t xml:space="preserve">Further evidence for an RGC – POA axis mediating sex change </w:t>
      </w:r>
      <w:del w:id="168" w:author="Rhodes, Justin S" w:date="2026-09-08T10:28:00Z" w16du:dateUtc="2026-09-08T15:28:00Z">
        <w:r w:rsidDel="00ED5593">
          <w:delText xml:space="preserve">are </w:delText>
        </w:r>
      </w:del>
      <w:ins w:id="169" w:author="Rhodes, Justin S" w:date="2026-09-08T10:28:00Z" w16du:dateUtc="2026-09-08T15:28:00Z">
        <w:r w:rsidR="00ED5593">
          <w:t>includes</w:t>
        </w:r>
        <w:r w:rsidR="00ED5593">
          <w:t xml:space="preserve"> </w:t>
        </w:r>
      </w:ins>
      <w:r>
        <w:t xml:space="preserve">the findings that 1) RGCs upregulate neurogenic gene expression modules in intermediates 2), the population of RGCs shifts from NSCs to NPs in intermediates, and 3) new </w:t>
      </w:r>
      <w:r w:rsidRPr="00C25617">
        <w:rPr>
          <w:i/>
          <w:iCs/>
        </w:rPr>
        <w:t>cckb</w:t>
      </w:r>
      <w:r>
        <w:t xml:space="preserve">+ neurons are </w:t>
      </w:r>
      <w:r w:rsidR="009112E5">
        <w:t xml:space="preserve">potentially </w:t>
      </w:r>
      <w:r>
        <w:t xml:space="preserve">born during </w:t>
      </w:r>
      <w:r w:rsidR="009112E5">
        <w:t>sex change</w:t>
      </w:r>
      <w:r>
        <w:t xml:space="preserve">. Previous work has shown that neurogenesis occurs in the POA during protandrous sex change, however the identity of those cells remained unknown </w:t>
      </w:r>
      <w:r>
        <w:fldChar w:fldCharType="begin"/>
      </w:r>
      <w:r>
        <w:instrText xml:space="preserve"> ADDIN ZOTERO_ITEM CSL_CITATION {"citationID":"bEuIBiZm","properties":{"unsorted":false,"formattedCitation":"(4)","plainCitation":"(4)","noteIndex":0},"citationItems":[{"id":16,"uris":["http://zotero.org/users/11313215/items/VGA9PBJ3"],"itemData":{"id":16,"type":"article-journal","abstract":"Sex differences in cell number in the preoptic area of the hypothalamus (POA) are documented across all major vertebrate lineages and contribute to differential regulation of the hypothalamic-pituitary-gonad axis and reproductive behavior between the sexes. Sex-changing fishes provide a unique opportunity to study mechanisms underlying sexual differentiation of the POA. In anemonefish (clownfish), which change sex from male to female, females have approximately twice the number of medium-sized cells in the anterior POA compared to males. This sex difference transitions from male-like to female-like during sex change. However, it is not known how this sex difference in POA cell number is established. This study tests the hypothesis that new cell addition plays a role. We initiated adult male-to-female sex change in 30 anemonefish (Amphiprion ocellaris) and administered BrdU to label new cells added to the POA at regular intervals throughout sex change. Sex-changing fish added more new cells to the anterior POA than non-changing fish, supporting the hypothesis. The observed effects could be accounted for by differences in POA volume, but they are also consistent with a steady trickle of new cells being gradually accumulated in the anterior POA before vitellogenic oocytes develop in the gonads. These results provide insight into the unique characteristics of protandrous sex change in anemonefish relative to other modes of sex change, and support the potential for future research in sex-changing fishes to provide a richer under­ standing of the mechanisms for sexual differentiation of the brain.","container-title":"General and Comparative Endocrinology","DOI":"10.1016/j.ygcen.2022.114185","ISSN":"00166480","journalAbbreviation":"General and Comparative Endocrinology","language":"en","page":"114185","source":"DOI.org (Crossref)","title":"New cells added to the preoptic area during sex change in the common clownfish Amphiprion ocellaris","volume":"333","author":[{"family":"Parker","given":"Coltan G."},{"family":"Craig","given":"Sarah E."},{"family":"Histed","given":"Abigail R."},{"family":"Lee","given":"Joanne S."},{"family":"Ibanez","given":"Emma"},{"family":"Pronitcheva","given":"Veronica"},{"family":"Rhodes","given":"Justin S."}],"issued":{"date-parts":[["2023",3]]}}}],"schema":"https://github.com/citation-style-language/schema/raw/master/csl-citation.json"} </w:instrText>
      </w:r>
      <w:r>
        <w:fldChar w:fldCharType="separate"/>
      </w:r>
      <w:r>
        <w:rPr>
          <w:noProof/>
        </w:rPr>
        <w:t>(4)</w:t>
      </w:r>
      <w:r>
        <w:fldChar w:fldCharType="end"/>
      </w:r>
      <w:r>
        <w:t>. Further, work in zebrafish has shown that cholecystokinin signaling in the pituitary is necessary for FSH release and proper ovarian development</w:t>
      </w:r>
      <w:r w:rsidR="00376C7F">
        <w:t xml:space="preserve"> </w:t>
      </w:r>
      <w:r>
        <w:fldChar w:fldCharType="begin"/>
      </w:r>
      <w:r w:rsidR="009112E5">
        <w:instrText xml:space="preserve"> ADDIN ZOTERO_ITEM CSL_CITATION {"citationID":"FyKyoLIK","properties":{"unsorted":false,"formattedCitation":"(32)","plainCitation":"(32)","noteIndex":0},"citationItems":[{"id":2344,"uris":["http://zotero.org/users/11313215/items/AJL2IH3T"],"itemData":{"id":2344,"type":"article-journal","abstract":"Life histories of oviparous species dictate high metabolic investment in the process of gonadal development leading to ovulation. In vertebrates, these two distinct processes are controlled by the gonadotropins follicle-stimulating hormone (FSH) and luteinizing hormone (LH), respectively. While it was suggested that a common secretagogue, gonadotropin-releasing hormone (GnRH), oversees both functions, the generation of loss-of-function fish challenged this view. Here we reveal that the satiety hormone cholecystokinin (CCK) is the primary regulator of this axis in zebrafish. We found that FSH cells express a CCK receptor, and our findings demonstrate that mutating this receptor results in a severe hindrance to ovarian development. Additionally, it causes a complete shutdown of both gonadotropins secretion. Using in-vivo and ex-vivo calcium imaging of gonadotrophs, we show that GnRH predominantly activates LH cells, whereas FSH cells respond to CCK stimulation, designating CCK as the bona fide FSH secretagogue. These findings indicate that the control of gametogenesis in fish was placed under different neural circuits, that are gated by CCK.","container-title":"eLife","DOI":"10.7554/eLife.96344.1","language":"en","publisher":"eLife Sciences Publications Limited","source":"elifesciences.org","title":"The satiety hormone cholecystokinin gates reproduction in fish by controlling gonadotropin secretion","URL":"https://elifesciences.org/reviewed-preprints/96344","volume":"13","author":[{"family":"Cohen","given":"Lian Hollander"},{"family":"Cohen","given":"Omer"},{"family":"Shulman","given":"Miriam"},{"family":"Aiznkot","given":"Tomer"},{"family":"Fontanaud","given":"Pierre"},{"family":"Revah","given":"Omer"},{"family":"Mollard","given":"Patrice"},{"family":"Golan","given":"Matan"},{"family":"Sivan","given":"Berta Levavi"}],"accessed":{"date-parts":[["2024",8,15]]},"issued":{"date-parts":[["2024",5,7]]}}}],"schema":"https://github.com/citation-style-language/schema/raw/master/csl-citation.json"} </w:instrText>
      </w:r>
      <w:r>
        <w:fldChar w:fldCharType="separate"/>
      </w:r>
      <w:r w:rsidR="009112E5">
        <w:rPr>
          <w:noProof/>
        </w:rPr>
        <w:t>(32)</w:t>
      </w:r>
      <w:r>
        <w:fldChar w:fldCharType="end"/>
      </w:r>
      <w:r>
        <w:t xml:space="preserve">. Our CytoTRACE and cell abundance analyses reveal both that the population of </w:t>
      </w:r>
      <w:r>
        <w:rPr>
          <w:i/>
          <w:iCs/>
        </w:rPr>
        <w:t>cckb+</w:t>
      </w:r>
      <w:r>
        <w:t xml:space="preserve"> cells increase</w:t>
      </w:r>
      <w:ins w:id="170" w:author="Rhodes, Justin S" w:date="2026-09-08T10:29:00Z" w16du:dateUtc="2026-09-08T15:29:00Z">
        <w:r w:rsidR="00ED5593">
          <w:t>s</w:t>
        </w:r>
      </w:ins>
      <w:r>
        <w:t xml:space="preserve"> in 6_POA_Mixed, and that in intermediates </w:t>
      </w:r>
      <w:r>
        <w:rPr>
          <w:i/>
          <w:iCs/>
        </w:rPr>
        <w:t>cckb+</w:t>
      </w:r>
      <w:r>
        <w:t xml:space="preserve"> cells are relatively more immature than in females. </w:t>
      </w:r>
      <w:commentRangeStart w:id="171"/>
      <w:ins w:id="172" w:author="Rhodes, Justin S" w:date="2026-09-08T10:27:00Z" w16du:dateUtc="2026-09-08T15:27:00Z">
        <w:r w:rsidR="00ED5593" w:rsidRPr="00ED5593">
          <w:t xml:space="preserve">Taken together, these data suggest that newly generated </w:t>
        </w:r>
        <w:r w:rsidR="00ED5593" w:rsidRPr="00ED5593">
          <w:rPr>
            <w:i/>
            <w:iCs/>
            <w:rPrChange w:id="173" w:author="Rhodes, Justin S" w:date="2026-09-08T10:29:00Z" w16du:dateUtc="2026-09-08T15:29:00Z">
              <w:rPr/>
            </w:rPrChange>
          </w:rPr>
          <w:t>cckb</w:t>
        </w:r>
        <w:r w:rsidR="00ED5593" w:rsidRPr="00ED5593">
          <w:t>+ neurons in the POA may contribute to neuroendocrine regulation of ovarian development, potentially through modulation of pituitary FSH release</w:t>
        </w:r>
      </w:ins>
      <w:commentRangeEnd w:id="171"/>
      <w:r w:rsidR="00ED5593" w:rsidRPr="00ED5593">
        <w:rPr>
          <w:rStyle w:val="CommentReference"/>
          <w:sz w:val="24"/>
          <w:szCs w:val="30"/>
        </w:rPr>
        <w:commentReference w:id="171"/>
      </w:r>
      <w:ins w:id="174" w:author="Rhodes, Justin S" w:date="2026-09-08T10:27:00Z" w16du:dateUtc="2026-09-08T15:27:00Z">
        <w:r w:rsidR="00ED5593" w:rsidRPr="00ED5593">
          <w:t>.</w:t>
        </w:r>
      </w:ins>
      <w:del w:id="175" w:author="Rhodes, Justin S" w:date="2026-09-08T10:27:00Z" w16du:dateUtc="2026-09-08T15:27:00Z">
        <w:r w:rsidDel="00ED5593">
          <w:delText xml:space="preserve">Taken these data suggest that changes in pituitary FSH signaling and subsequent ovarian development are driven by new </w:delText>
        </w:r>
        <w:r w:rsidDel="00ED5593">
          <w:rPr>
            <w:i/>
            <w:iCs/>
          </w:rPr>
          <w:delText>cckb+</w:delText>
        </w:r>
        <w:r w:rsidDel="00ED5593">
          <w:delText xml:space="preserve"> neurons in the POA. </w:delText>
        </w:r>
      </w:del>
    </w:p>
    <w:p w14:paraId="38EFFD9D" w14:textId="26BF197D" w:rsidR="0066495D" w:rsidRDefault="00ED5593" w:rsidP="00675A71">
      <w:pPr>
        <w:ind w:firstLine="720"/>
      </w:pPr>
      <w:ins w:id="176" w:author="Rhodes, Justin S" w:date="2026-09-08T10:23:00Z" w16du:dateUtc="2026-09-08T15:23:00Z">
        <w:r w:rsidRPr="00ED5593">
          <w:lastRenderedPageBreak/>
          <w:t>While we argue that changes in FSH signaling are accomplished via neurogenesis of cckb+ ne</w:t>
        </w:r>
        <w:commentRangeStart w:id="177"/>
        <w:r w:rsidRPr="00ED5593">
          <w:t>urons in the POA, our data also suggest coordinated changes in pathways that regulate LH release</w:t>
        </w:r>
      </w:ins>
      <w:commentRangeEnd w:id="177"/>
      <w:r>
        <w:rPr>
          <w:rStyle w:val="CommentReference"/>
          <w:sz w:val="24"/>
          <w:szCs w:val="30"/>
        </w:rPr>
        <w:commentReference w:id="177"/>
      </w:r>
      <w:del w:id="178" w:author="Rhodes, Justin S" w:date="2026-09-08T10:23:00Z" w16du:dateUtc="2026-09-08T15:23:00Z">
        <w:r w:rsidR="0066495D" w:rsidDel="00ED5593">
          <w:delText xml:space="preserve">While we argue that changes in FSH signaling are accomplished via neurogenesis of </w:delText>
        </w:r>
        <w:r w:rsidR="0066495D" w:rsidDel="00ED5593">
          <w:rPr>
            <w:i/>
            <w:iCs/>
          </w:rPr>
          <w:delText>cckb+</w:delText>
        </w:r>
        <w:r w:rsidR="0066495D" w:rsidDel="00ED5593">
          <w:delText xml:space="preserve"> </w:delText>
        </w:r>
        <w:r w:rsidR="009112E5" w:rsidDel="00ED5593">
          <w:delText>neurons in the POA</w:delText>
        </w:r>
        <w:r w:rsidR="0066495D" w:rsidDel="00ED5593">
          <w:delText>, there is also substantial evidence indicating a decrease in LH signaling from the POA</w:delText>
        </w:r>
      </w:del>
      <w:r w:rsidR="0066495D">
        <w:t xml:space="preserve">. In 6_POA_Mixed, we found significant changes in the expression and or population of cells expressing </w:t>
      </w:r>
      <w:r w:rsidR="0066495D">
        <w:rPr>
          <w:i/>
          <w:iCs/>
        </w:rPr>
        <w:t xml:space="preserve">npy7r, nmbr, tacr3a, </w:t>
      </w:r>
      <w:r w:rsidR="0066495D">
        <w:t xml:space="preserve">and </w:t>
      </w:r>
      <w:r w:rsidR="0066495D">
        <w:rPr>
          <w:i/>
          <w:iCs/>
        </w:rPr>
        <w:t>drd3</w:t>
      </w:r>
      <w:r w:rsidR="0066495D">
        <w:t xml:space="preserve">. In teleosts, neuropeptide Y (NPY) and neurokinin B (encoded by </w:t>
      </w:r>
      <w:r w:rsidR="0066495D" w:rsidRPr="00C25617">
        <w:rPr>
          <w:i/>
          <w:iCs/>
        </w:rPr>
        <w:t>tac3</w:t>
      </w:r>
      <w:r w:rsidR="0066495D">
        <w:t>) are known to stimulate LH release in species specific manners</w:t>
      </w:r>
      <w:r w:rsidR="00376C7F">
        <w:t xml:space="preserve"> </w:t>
      </w:r>
      <w:r w:rsidR="00376C7F">
        <w:fldChar w:fldCharType="begin"/>
      </w:r>
      <w:r w:rsidR="009112E5">
        <w:instrText xml:space="preserve"> ADDIN ZOTERO_ITEM CSL_CITATION {"citationID":"GONvdI9A","properties":{"unsorted":false,"formattedCitation":"(30, 31, 33, 34)","plainCitation":"(30, 31, 33, 34)","noteIndex":0},"citationItems":[{"id":3702,"uris":["http://zotero.org/users/11313215/items/P2XAW2FJ"],"itemData":{"id":3702,"type":"article-journal","abstract":"Female-to-male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9112E5">
        <w:rPr>
          <w:rFonts w:ascii="Cambria Math" w:hAnsi="Cambria Math" w:cs="Cambria Math"/>
        </w:rPr>
        <w:instrText>∼</w:instrText>
      </w:r>
      <w:r w:rsidR="009112E5">
        <w:instrText xml:space="preserve">20 stimulatory and </w:instrText>
      </w:r>
      <w:r w:rsidR="009112E5">
        <w:rPr>
          <w:rFonts w:ascii="Cambria Math" w:hAnsi="Cambria Math" w:cs="Cambria Math"/>
        </w:rPr>
        <w:instrText>∼</w:instrText>
      </w:r>
      <w:r w:rsidR="009112E5">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schema":"https://github.com/citation-style-language/schema/raw/master/csl-citation.json"} </w:instrText>
      </w:r>
      <w:r w:rsidR="00376C7F">
        <w:fldChar w:fldCharType="separate"/>
      </w:r>
      <w:r w:rsidR="009112E5">
        <w:rPr>
          <w:rFonts w:cs="Times New Roman"/>
          <w:color w:val="000000"/>
          <w:kern w:val="0"/>
          <w:szCs w:val="24"/>
        </w:rPr>
        <w:t>(30, 31, 33, 34)</w:t>
      </w:r>
      <w:r w:rsidR="00376C7F">
        <w:fldChar w:fldCharType="end"/>
      </w:r>
      <w:r w:rsidR="00376C7F">
        <w:t xml:space="preserve"> </w:t>
      </w:r>
      <w:r w:rsidR="0066495D">
        <w:t>, and neuromedin b has been implicated in regulating LH release</w:t>
      </w:r>
      <w:r w:rsidR="0066495D">
        <w:rPr>
          <w:i/>
          <w:iCs/>
        </w:rPr>
        <w:t xml:space="preserve"> </w:t>
      </w:r>
      <w:r w:rsidR="0066495D">
        <w:rPr>
          <w:i/>
          <w:iCs/>
        </w:rPr>
        <w:fldChar w:fldCharType="begin"/>
      </w:r>
      <w:r w:rsidR="00120EF9">
        <w:rPr>
          <w:i/>
          <w:iCs/>
        </w:rPr>
        <w:instrText xml:space="preserve"> ADDIN ZOTERO_ITEM CSL_CITATION {"citationID":"FQGD49Ei","properties":{"unsorted":false,"formattedCitation":"(24)","plainCitation":"(24)","noteIndex":0},"citationItems":[{"id":6357,"uris":["http://zotero.org/users/11313215/items/PS74WG8G"],"itemData":{"id":6357,"type":"article-journal","abstract":"From mammals to fish, reproduction is driven by luteinizing hormone (LH) and follicle-stimulating hormone (FSH) temporally secreted from the pituitary gland. Teleost fish are an excellent model for addressing the unique regulation and function of each gonadotropin cell since, unlike mammals, they synthesize and secrete LH and FSH from distinct cells. Only very distant vertebrate classes (such as fish and birds) demonstrate the mono-hormonal strategy, suggesting a potential convergent evolution. Cell-specific transcriptome analysis of double-labeled transgenic tilapia expressing GFP and RFP in LH or FSH cells, respectively, yielded genes specifically enriched in each cell type, revealing differences in hormone regulation, receptor expression, cell signaling, and electrical properties. Each cell type expresses a unique GPCR signature that reveals the direct regulation of metabolic and homeostatic hormones. Comparing these novel transcriptomes to that of rat gonadotrophs revealed conserved genes that might specifically contribute to each gonadotropin activity in mammals, suggesting conserved mechanisms controlling the differential regulation of gonadotropins in vertebrates.","container-title":"International Journal of Molecular Sciences","DOI":"10.3390/ijms22126478","ISSN":"1422-0067","issue":"12","journalAbbreviation":"Int J Mol Sci","page":"6478","PMID":"34204216","PMCID":"PMC8234412","source":"PubMed Central","title":"Differential Regulation of Gonadotropins as Revealed by Transcriptomes of Distinct LH and FSH Cells of Fish Pituitary","volume":"22","author":[{"family":"Hollander-Cohen","given":"Lian"},{"family":"Golan","given":"Matan"},{"family":"Levavi-Sivan","given":"Berta"}],"issued":{"date-parts":[["2021",6,17]]}}}],"schema":"https://github.com/citation-style-language/schema/raw/master/csl-citation.json"} </w:instrText>
      </w:r>
      <w:r w:rsidR="0066495D">
        <w:rPr>
          <w:i/>
          <w:iCs/>
        </w:rPr>
        <w:fldChar w:fldCharType="separate"/>
      </w:r>
      <w:r w:rsidR="00120EF9">
        <w:rPr>
          <w:noProof/>
        </w:rPr>
        <w:t>(24)</w:t>
      </w:r>
      <w:r w:rsidR="0066495D">
        <w:rPr>
          <w:i/>
          <w:iCs/>
        </w:rPr>
        <w:fldChar w:fldCharType="end"/>
      </w:r>
      <w:r w:rsidR="0066495D">
        <w:t>. Further, NPY is</w:t>
      </w:r>
      <w:r w:rsidR="0066495D" w:rsidRPr="00C25617">
        <w:t xml:space="preserve"> </w:t>
      </w:r>
      <w:r w:rsidR="0066495D" w:rsidRPr="00013D8B">
        <w:t>known to be a pro-masculinizing agent during protogynous sex change</w:t>
      </w:r>
      <w:r w:rsidR="0066495D">
        <w:t xml:space="preserve"> </w:t>
      </w:r>
      <w:r w:rsidR="0066495D">
        <w:fldChar w:fldCharType="begin"/>
      </w:r>
      <w:r w:rsidR="009112E5">
        <w:instrText xml:space="preserve"> ADDIN ZOTERO_ITEM CSL_CITATION {"citationID":"xFpBBCh5","properties":{"unsorted":false,"formattedCitation":"(31)","plainCitation":"(31)","noteIndex":0},"citationItems":[{"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66495D">
        <w:fldChar w:fldCharType="separate"/>
      </w:r>
      <w:r w:rsidR="009112E5">
        <w:rPr>
          <w:noProof/>
        </w:rPr>
        <w:t>(31)</w:t>
      </w:r>
      <w:r w:rsidR="0066495D">
        <w:fldChar w:fldCharType="end"/>
      </w:r>
      <w:r w:rsidR="0066495D">
        <w:t>.</w:t>
      </w:r>
      <w:r w:rsidR="0066495D" w:rsidRPr="00013D8B">
        <w:fldChar w:fldCharType="begin"/>
      </w:r>
      <w:r w:rsidR="0066495D">
        <w:instrText xml:space="preserve"> ADDIN ZOTERO_ITEM CSL_CITATION {"citationID":"jECDNUmJ","properties":{"unsorted":false,"formattedCitation":"(48\\uc0\\u8211{}53)","plainCitation":"(48–53)","dontUpdate":true,"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66495D">
        <w:rPr>
          <w:rFonts w:ascii="Cambria Math" w:hAnsi="Cambria Math" w:cs="Cambria Math"/>
        </w:rPr>
        <w:instrText>∼</w:instrText>
      </w:r>
      <w:r w:rsidR="0066495D">
        <w:instrText xml:space="preserve">20 stimulatory and </w:instrText>
      </w:r>
      <w:r w:rsidR="0066495D">
        <w:rPr>
          <w:rFonts w:ascii="Cambria Math" w:hAnsi="Cambria Math" w:cs="Cambria Math"/>
        </w:rPr>
        <w:instrText>∼</w:instrText>
      </w:r>
      <w:r w:rsidR="0066495D">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6352,"uris":["http://zotero.org/users/11313215/items/CFRWVNG9"],"itemData":{"id":6352,"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6355,"uris":["http://zotero.org/users/11313215/items/C9WSQG4B"],"itemData":{"id":6355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66495D">
        <w:rPr>
          <w:rFonts w:ascii="Cambria Math" w:hAnsi="Cambria Math" w:cs="Cambria Math"/>
        </w:rPr>
        <w:instrText>∼</w:instrText>
      </w:r>
      <w:r w:rsidR="0066495D">
        <w:instrText xml:space="preserve">20 stimulatory and </w:instrText>
      </w:r>
      <w:r w:rsidR="0066495D">
        <w:rPr>
          <w:rFonts w:ascii="Cambria Math" w:hAnsi="Cambria Math" w:cs="Cambria Math"/>
        </w:rPr>
        <w:instrText>∼</w:instrText>
      </w:r>
      <w:r w:rsidR="0066495D">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L."}],"issued":{"date-parts":[["2022",2,15]]}}},{"id":6296,"uris":["http://zotero.org/users/11313215/items/LRP8QAL2"],"itemData":{"id":6296,"type":"article-journal","abstract":"Neurokinin B (NKB) and its cognate receptor (NK3R) are emerging as important components of the neuroendocrine regulation of reproduction. Unlike mammalian tac3, which encodes only one mature peptide (namely NKB), two mature peptides are predicted for each tac3 gene in fish and frogs. Therefore, it was designated as Neurokinin F (NKF). Hormone analogs with high and long-lasting biological activity are important tools for physiological and biological research; however, the availability of piscine-specific analogs is very limited. Therefore, we have developed specific NKB and NKF analogs based on the structure of the mammalian NKB analog–senktide. These analogs, specifically designed for longer half-lives by methylation of proteolysis sites, exhibited activity equal to those of the native NKB and NKF in short-term signal-transduction assays of tilapia NKB receptors. However, the analogs were found to be able to significantly increase the release of luteinizing hormone (LH), follicle stimulating hormone (FSH) and growth hormone (GH) in tilapia, as fast as 1 h after intraperitoneal (IP) injection. The impact of the analogs on LH and FSH secretion lasted longer compared to the effect of native peptides and salmon GnRH analog (sGnRHa). In addition, we harvested pituitaries 24 h post injection and measured LH, FSH and GH mRNA synthesis. Both analogs elevated mRNA levels of LH and GH, but only NKB analog increased FSH mRNA levels in the pituitary and all GnRH forms in the brain. NKB receptors were co-localized with all three types the GnRH neurons in tilapia brain in situ. We previously showed a direct effect of NKB at the pituitary level, and these new results suggest that the stronger impact of the NKB analog on GTH release is also due to an indirect effect through the activation of GnRH neurons. These results suggest that novel synthetic NKB analogs may serve as a tool for both research and agricultural purposes. Finally, the biological activity and regulatory role of NKB in tilapia brain and pituitary suggest that the NKB/NKBR system in fish is an important reproductive regulator in a similar way to the kisspeptin system in mammals.","container-title":"Frontiers in Endocrinology","DOI":"10.3389/fendo.2019.00469","ISSN":"1664-2392","journalAbbreviation":"Front Endocrinol (Lausanne)","page":"469","PMID":"31354632","PMCID":"PMC6639853","source":"PubMed Central","title":"Deciphering Direct and Indirect Effects of Neurokinin B and GnRH in the Brain-Pituitary Axis of Tilapia","volume":"10","author":[{"family":"Mizrahi","given":"Naama"},{"family":"Gilon","given":"Chaim"},{"family":"Atre","given":"Ishwar"},{"family":"Ogawa","given":"Satoshi"},{"family":"Parhar","given":"Ishwar S."},{"family":"Levavi-Sivan","given":"Berta"}],"issued":{"date-parts":[["2019",7,12]]}}},{"id":6350,"uris":["http://zotero.org/users/11313215/items/KGG4YTRQ"],"itemData":{"id":6350,"type":"article-journal","abstract":"In vertebrates, the tachykinin system includes tachykinin genes, which encode one or two peptides each, and tachykinin receptors. The complexity of this system is reinforced by the massive conservation of gene duplicates after the whole genome duplication events that occurred in vertebrates and furthermore in teleosts. Added to this, the expression of the tachykinin system is more widespread than first thought, being found beyond brain and gut. The discovery of the co-expression of neurokinin B, encoded by tachykinin 3 gene, and kisspeptin/dynorphin in neurons involved in the generation of GnRH pulse in mammals, put a spotlight on the tachykinin system in vertebrate reproductive physiology. As food intake and reproduction are linked processes, and considering that hypothalamic hormones classically involved in the control of reproduction are reported to regulate also appetite and energy homeostasis, it is of interest to look at the potential involvement of tachykinins in these two major physiological functions. The purpose of this review is thus to provide first a general overview of the tachykinin system in mammals and teleosts, before giving a state-of-the-art on the different levels of action of tachykinins in the control of reproduction and food intake. This work has been conducted with a comparative point-of-view, highlighting the major similarities and differences of tachykinin systems and actions between mammals and teleosts.","container-title":"Frontiers in Endocrinology","DOI":"10.3389/fendo.2022.1056939","ISSN":"1664-2392","journalAbbreviation":"Front. Endocrinol.","language":"English","publisher":"Frontiers","source":"Frontiers","title":"Tachykinins, new players in the control of reproduction and food intake: A comparative review in mammals and teleosts","title-short":"Tachykinins, new players in the control of reproduction and food intake","URL":"https://www.frontiersin.org/journals/endocrinology/articles/10.3389/fendo.2022.1056939/full","volume":"13","author":[{"family":"Campo","given":"Aurora"},{"family":"Dufour","given":"Sylvie"},{"family":"Rousseau","given":"Karine"}],"accessed":{"date-parts":[["2026",5,3]]},"issued":{"date-parts":[["2022",12,16]]}}},{"id":6352,"uris":["http://zotero.org/users/11313215/items/CFRWVNG9"],"itemData":{"id":6352,"type":"article-journal","abstract":"The neurokinin B (NKB) system acts as a crucial modulator in the regulation of reproduction and feeding in mammals, however limited information is available in teleosts regarding its potential role in reproductive functions. Herein, we have identified its encoding gene, namely tachykinin 3 (tac3), in the yellowtail kingfish. The full-length tac3 cDNA sequence was 372 bp in size and encoded a 123-aa preprohormone, including two mature peptides, NKB and NKF. Tissue distribution analysis showed that tac3 was primarily expressed in the intestine of yellowtail kingfish. During embryonic development, the highest mRNA levels of tac3 were observed at stage 4 (16-cell) and stage 14 (newly-hatched larva). The peak of tac3 transcript levels was also noticed at 30 days post-hatching during early ontogeny. The physiological effects of NKB and NKF on expression of brain and pituitary genes along with plasma hormones levels were further analyzed by intraperitoneal injection. NKB exerted a stimulatory effect on gnrh1, gnrh2, gnih, and kiss2r mRNA levels, but suppressed kiss1r, gnihr, gal, gh, lhβ, and fshβ mRNA levels. An evident increase was observed on transcript levels of gnrh1, gnrh2, kiss1, kiss2, gnih, and gnihr after NKF treatment, whereas kiss1r, kiss2r, gh, lhβ, and fshβ mRNA levels were down-regulated. Moreover, NKF, but not NKB, reduced serum estradiol levels, and both of these two peptides suppressed serum 11-keto testosterone levels. Taken together, our results provide preliminary evidence that the NKB system participates in the control of reproduction in yellowtail kingfish via acting on brain, pituitary and gonadal hormones.","container-title":"Aquaculture Reports","DOI":"10.1016/j.aqrep.2024.102167","ISSN":"2352-5134","journalAbbreviation":"Aquaculture Reports","page":"102167","source":"ScienceDirect","title":"Neurokinin B in the yellowtail kingfish (&lt;i&gt;Seriola lalandi&lt;/i&gt;) and its potential role in controlling reproduction","volume":"36","author":[{"family":"Tian","given":"Zhenfang"},{"family":"Yu","given":"Zhihua"},{"family":"Xu","given":"Yongjiang"},{"family":"Cui","given":"Aijun"},{"family":"Jiang","given":"Yan"},{"family":"Wang","given":"Bin"}],"issued":{"date-parts":[["2024",6,1]]}}},{"id":6355,"uris":["http://zotero.org/users/11313215/items/C9WSQG4B"],"itemData":{"id":6355,"type":"article-journal","abstract":"This review highlights the recent developments regarding neuroendocrine mechanisms controlling teleost reproduction. In teleosts, the pituitary gland receives major neuronal innervations from Gnrh neurons as well as minor innervations from small population of neurons that will secrete neurotransmitters and/or neuropeptides. The diversity of Kiss/Kissr system in various teleost species and their actions in the context of HPG axis and reproduction has been extensively covered. In teleost model systems, zebrafish and medaka, mutant lines for key components of the HPG axis have been generated through targeted mutagenesis but surprisingly most of the mutants developed normally without major defects in reproduction; these mutant phenotypes are described. In the last decade, complex role of diverse neuropeptides in teleost reproduction is being revealed. A brief overview about the reproductive functions of neuropeptides is presented. Finally, the effects of environmental factors namely photoperiodism and temperature on the functions of HPG axis is summarised.","collection-title":"Neuroendocrine facets of behavior and toxicology","container-title":"Aquaculture and Fisheries","DOI":"10.1016/j.aaf.2023.09.001","ISSN":"2468-550X","issue":"3","journalAbbreviation":"Aquaculture and Fisheries","page":"437-446","source":"ScienceDirect","title":"Neuroendocrine regulation of reproduction in fish – Mini review","volume":"9","author":[{"family":"Santhakumar","given":"Kirankumar"}],"issued":{"date-parts":[["2024",5,1]]}}},{"id":3702,"uris":["http://zotero.org/users/11313215/items/P2XAW2FJ"],"itemData":{"id":3702,"type":"article-journal","abstract":"Female-to-male sex transformation in the protogynous marine fish Thalassoma bifasciatum is the culmination of a neuroendocrine cascade triggered by social and behavioral cues. We have previously shown that the hypothalamus and pituitary gland, key components of the neuroendocrine axis, play a significant role in gender reversal of this species. However, nothing is known about the possible involvement of other brain factors with the hypothalamo-pituitary gland axis in this fish. One such factor, neuropeptide Y (NPY) has been shown to effect a direct or indirect control of GtH-II release in gonochoristic teleosts. In view of this finding, we have investigated the role of NPY on sex reversal in T. bifasciatum. Females (n = 38) were injected intraperitoneally thrice weekly with NPY at a dose of 0.02 μg/gbw dissolved in 0.6% saline. Controls (n = 48) received equal volumes of saline. Fish were sacrificed at 1, 4, 6, and 8 weeks. By the end of 8 weeks, 81.6% of the NPY-treated fish showed signs of gonad reversal ranging from early (n = 25) to mid- (n = 3) and late stage (n = 3). Furthermore, the effects of NPY appeared to be dependent on duration of treatment. At 6 and 8 weeks, the ovaries of four and three fish, respectively, were markedly degenerated. Our findings shed new light on the neuroendocrine control of sex reversal in T. bifasciatum and in hermaphroditic forms in general. J. Exp. Zool. 279:133-144, 1997. © 1997 Wiley-Liss, Inc","container-title":"Journal of Experimental Zoology","DOI":"10.1002/(SICI)1097-010X(19971001)279:2&lt;133::AID-JEZ4&gt;3.0.CO;2-P","ISSN":"1097-010X","issue":"2","language":"en","license":"Copyright © 1997 Wiley-Liss, Inc.","note":"_eprint: https://onlinelibrary.wiley.com/doi/pdf/10.1002/%28SICI%291097-010X%2819971001%29279%3A2%3C133%3A%3AAID-JEZ4%3E3.0.CO%3B2-P","page":"133-144","source":"Wiley Online Library","title":"Neuropeptide Y (NPY) induces gonad reversal in the protogynous bluehead wrasse, Thalassoma bifasciatum (Teleostei: Labridae)","title-short":"Neuropeptide Y (NPY) induces gonad reversal in the protogynous bluehead wrasse, Thalassoma bifasciatum (Teleostei","volume":"279","author":[{"family":"Kramer","given":"Charles R."},{"family":"Imbriano","given":"Michael A."}],"issued":{"date-parts":[["1997"]]}}}],"schema":"https://github.com/citation-style-language/schema/raw/master/csl-citation.json"} </w:instrText>
      </w:r>
      <w:r w:rsidR="0066495D" w:rsidRPr="00013D8B">
        <w:fldChar w:fldCharType="separate"/>
      </w:r>
      <w:r w:rsidR="0066495D" w:rsidRPr="00013D8B">
        <w:fldChar w:fldCharType="end"/>
      </w:r>
      <w:r w:rsidR="0066495D">
        <w:rPr>
          <w:i/>
          <w:iCs/>
        </w:rPr>
        <w:t xml:space="preserve"> </w:t>
      </w:r>
      <w:r w:rsidR="0066495D">
        <w:t xml:space="preserve">Conversely, dopamine is known to inhibit LH release </w:t>
      </w:r>
      <w:r w:rsidR="0066495D">
        <w:fldChar w:fldCharType="begin"/>
      </w:r>
      <w:r w:rsidR="009112E5">
        <w:instrText xml:space="preserve"> ADDIN ZOTERO_ITEM CSL_CITATION {"citationID":"1tpKhXJD","properties":{"unsorted":false,"formattedCitation":"(30)","plainCitation":"(30)","noteIndex":0},"citationItems":[{"id":6345,"uris":["http://zotero.org/users/11313215/items/3PT68SU6"],"itemData":{"id":6345,"type":"article-journal","abstract":"During the teleost radiation, extensive development of the direct innervation mode of hypothalamo-pituitary communication was accompanied by loss of the median eminence typical of mammals. Cells secreting follicle-stimulating hormone and luteinizing hormone cells are directly innervated, distinct populations in the anterior pituitary. So far, </w:instrText>
      </w:r>
      <w:r w:rsidR="009112E5">
        <w:rPr>
          <w:rFonts w:ascii="Cambria Math" w:hAnsi="Cambria Math" w:cs="Cambria Math"/>
        </w:rPr>
        <w:instrText>∼</w:instrText>
      </w:r>
      <w:r w:rsidR="009112E5">
        <w:instrText xml:space="preserve">20 stimulatory and </w:instrText>
      </w:r>
      <w:r w:rsidR="009112E5">
        <w:rPr>
          <w:rFonts w:ascii="Cambria Math" w:hAnsi="Cambria Math" w:cs="Cambria Math"/>
        </w:rPr>
        <w:instrText>∼</w:instrText>
      </w:r>
      <w:r w:rsidR="009112E5">
        <w:instrText xml:space="preserve">10 inhibitory neuropeptides, 3 amines, and 3 amino acid neurotransmitters are implicated in the control of reproduction. Positive and negative sex steroid feedback loops operate in both sexes. Gene mutation models in zebrafish and medaka now challenge our general understanding of vertebrate neuropeptidergic control. New reproductive neuropeptides are emerging. These include but are not limited to nesfatin 1, neurokinin B, and the secretoneurins. A generalized model for the neuroendocrine control of reproduction is proposed. Hopefully, this will serve as a research framework on diverse species to help explain the evolution of neuroendocrine control and lead to the discovery of new hormones with novel applications.","container-title":"Annual Review of Animal Biosciences","DOI":"10.1146/annurev-animal-020420-042015","ISSN":"2165-8102, 2165-8110","issue":"Volume 10, 2022","language":"en","page":"107-130","publisher":"Annual Reviews","source":"www.annualreviews.org","title":"Neuroendocrine Control of Reproduction in Teleost Fish: Concepts and Controversies","title-short":"Neuroendocrine Control of Reproduction in Teleost Fish","volume":"10","author":[{"family":"Trudeau","given":"Vance L."}],"issued":{"date-parts":[["2022",2,15]]}}}],"schema":"https://github.com/citation-style-language/schema/raw/master/csl-citation.json"} </w:instrText>
      </w:r>
      <w:r w:rsidR="0066495D">
        <w:fldChar w:fldCharType="separate"/>
      </w:r>
      <w:r w:rsidR="009112E5">
        <w:rPr>
          <w:noProof/>
        </w:rPr>
        <w:t>(30)</w:t>
      </w:r>
      <w:r w:rsidR="0066495D">
        <w:fldChar w:fldCharType="end"/>
      </w:r>
      <w:r w:rsidR="0066495D">
        <w:t xml:space="preserve">. We saw significant reductions in </w:t>
      </w:r>
      <w:r w:rsidR="0066495D">
        <w:rPr>
          <w:i/>
          <w:iCs/>
        </w:rPr>
        <w:t xml:space="preserve">npy7r, nmbr, </w:t>
      </w:r>
      <w:r w:rsidR="0066495D">
        <w:t xml:space="preserve">and </w:t>
      </w:r>
      <w:r w:rsidR="0066495D">
        <w:rPr>
          <w:i/>
          <w:iCs/>
        </w:rPr>
        <w:t xml:space="preserve">tacr3a, </w:t>
      </w:r>
      <w:r w:rsidR="0066495D">
        <w:t xml:space="preserve">and a significant increase in </w:t>
      </w:r>
      <w:r w:rsidR="0066495D">
        <w:rPr>
          <w:i/>
          <w:iCs/>
        </w:rPr>
        <w:t xml:space="preserve">drd3 </w:t>
      </w:r>
      <w:r w:rsidR="0066495D">
        <w:t xml:space="preserve">in 6_POA_Mixed. </w:t>
      </w:r>
      <w:ins w:id="179" w:author="Rhodes, Justin S" w:date="2026-09-03T08:16:00Z" w16du:dateUtc="2026-09-03T13:16:00Z">
        <w:r w:rsidR="00C742E7">
          <w:t>To the extent that</w:t>
        </w:r>
      </w:ins>
      <w:ins w:id="180" w:author="Rhodes, Justin S" w:date="2026-09-03T08:15:00Z" w16du:dateUtc="2026-09-03T13:15:00Z">
        <w:r w:rsidR="00C742E7">
          <w:t xml:space="preserve"> the changes in gene expression reflect </w:t>
        </w:r>
      </w:ins>
      <w:ins w:id="181" w:author="Rhodes, Justin S" w:date="2026-09-03T08:16:00Z" w16du:dateUtc="2026-09-03T13:16:00Z">
        <w:r w:rsidR="00C742E7">
          <w:t>protein expression and parallel changes in</w:t>
        </w:r>
      </w:ins>
      <w:ins w:id="182" w:author="Rhodes, Justin S" w:date="2026-09-03T08:15:00Z" w16du:dateUtc="2026-09-03T13:15:00Z">
        <w:r w:rsidR="00C742E7">
          <w:t xml:space="preserve"> signaling</w:t>
        </w:r>
      </w:ins>
      <w:ins w:id="183" w:author="Rhodes, Justin S" w:date="2026-09-03T08:16:00Z" w16du:dateUtc="2026-09-03T13:16:00Z">
        <w:r w:rsidR="00C742E7">
          <w:t xml:space="preserve"> levels, t</w:t>
        </w:r>
      </w:ins>
      <w:del w:id="184" w:author="Rhodes, Justin S" w:date="2026-09-03T08:16:00Z" w16du:dateUtc="2026-09-03T13:16:00Z">
        <w:r w:rsidR="0066495D" w:rsidDel="00C742E7">
          <w:delText>T</w:delText>
        </w:r>
      </w:del>
      <w:r w:rsidR="0066495D">
        <w:t xml:space="preserve">hese findings </w:t>
      </w:r>
      <w:del w:id="185" w:author="Rhodes, Justin S" w:date="2026-09-03T08:17:00Z" w16du:dateUtc="2026-09-03T13:17:00Z">
        <w:r w:rsidR="0066495D" w:rsidDel="00C742E7">
          <w:delText>are consistent with a decrease in</w:delText>
        </w:r>
      </w:del>
      <w:ins w:id="186" w:author="Rhodes, Justin S" w:date="2026-09-03T08:17:00Z" w16du:dateUtc="2026-09-03T13:17:00Z">
        <w:r w:rsidR="00C742E7">
          <w:t>support the hypothesis that</w:t>
        </w:r>
      </w:ins>
      <w:r w:rsidR="0066495D">
        <w:t xml:space="preserve"> LH </w:t>
      </w:r>
      <w:ins w:id="187" w:author="Rhodes, Justin S" w:date="2026-09-03T08:17:00Z" w16du:dateUtc="2026-09-03T13:17:00Z">
        <w:r w:rsidR="00C742E7">
          <w:t xml:space="preserve">singling is reduced </w:t>
        </w:r>
      </w:ins>
      <w:commentRangeStart w:id="188"/>
      <w:del w:id="189" w:author="Rhodes, Justin S" w:date="2026-09-03T08:17:00Z" w16du:dateUtc="2026-09-03T13:17:00Z">
        <w:r w:rsidR="009112E5" w:rsidDel="00C742E7">
          <w:delText>release</w:delText>
        </w:r>
        <w:r w:rsidR="0066495D" w:rsidDel="00C742E7">
          <w:delText xml:space="preserve"> </w:delText>
        </w:r>
      </w:del>
      <w:r w:rsidR="0066495D">
        <w:t>as sex change progresses</w:t>
      </w:r>
      <w:commentRangeEnd w:id="188"/>
      <w:r w:rsidR="00C742E7">
        <w:rPr>
          <w:rStyle w:val="CommentReference"/>
          <w:sz w:val="24"/>
          <w:szCs w:val="30"/>
        </w:rPr>
        <w:commentReference w:id="188"/>
      </w:r>
      <w:r w:rsidR="0066495D">
        <w:t xml:space="preserve">. </w:t>
      </w:r>
    </w:p>
    <w:p w14:paraId="01EA72EA" w14:textId="4EE0293C" w:rsidR="0066495D" w:rsidRPr="00675A71" w:rsidRDefault="0066495D" w:rsidP="00675A71">
      <w:pPr>
        <w:ind w:firstLine="720"/>
      </w:pPr>
      <w:r>
        <w:t xml:space="preserve">NPY is of particular interest here for two reasons. First, </w:t>
      </w:r>
      <w:r>
        <w:rPr>
          <w:i/>
          <w:iCs/>
        </w:rPr>
        <w:t>npy7r</w:t>
      </w:r>
      <w:r>
        <w:t xml:space="preserve"> is strongly downregulated during the male-intermediate transition, a time when we hypothesize the groundwork for gonadal sex change is being laid. Second, our GRN analysis indicates that </w:t>
      </w:r>
      <w:r>
        <w:rPr>
          <w:i/>
          <w:iCs/>
        </w:rPr>
        <w:t>npy7r</w:t>
      </w:r>
      <w:r>
        <w:t xml:space="preserve"> is under positive regulation </w:t>
      </w:r>
      <w:r w:rsidR="00675A71">
        <w:t>from</w:t>
      </w:r>
      <w:r>
        <w:t xml:space="preserve"> the activity dependent immediate early gene </w:t>
      </w:r>
      <w:r>
        <w:rPr>
          <w:i/>
          <w:iCs/>
        </w:rPr>
        <w:t>egr1</w:t>
      </w:r>
      <w:r>
        <w:t>. This provides a plausible connection by which changes in neural activity</w:t>
      </w:r>
      <w:ins w:id="190" w:author="Rhodes, Justin S" w:date="2026-09-03T08:18:00Z" w16du:dateUtc="2026-09-03T13:18:00Z">
        <w:r w:rsidR="00C742E7">
          <w:t xml:space="preserve"> during social</w:t>
        </w:r>
      </w:ins>
      <w:ins w:id="191" w:author="Rhodes, Justin S" w:date="2026-09-03T08:19:00Z" w16du:dateUtc="2026-09-03T13:19:00Z">
        <w:r w:rsidR="00C742E7">
          <w:t xml:space="preserve"> ascent</w:t>
        </w:r>
      </w:ins>
      <w:r>
        <w:t xml:space="preserve"> are transduced to changes in gonadotroph regulation.</w:t>
      </w:r>
    </w:p>
    <w:p w14:paraId="37E05BF2" w14:textId="423DBE67" w:rsidR="0066495D" w:rsidRDefault="00675A71" w:rsidP="00675A71">
      <w:pPr>
        <w:ind w:firstLine="720"/>
      </w:pPr>
      <w:r>
        <w:t xml:space="preserve">Given the data, we </w:t>
      </w:r>
      <w:del w:id="192" w:author="Rhodes, Justin S" w:date="2026-09-03T08:19:00Z" w16du:dateUtc="2026-09-03T13:19:00Z">
        <w:r w:rsidDel="00C742E7">
          <w:delText xml:space="preserve">propose </w:delText>
        </w:r>
      </w:del>
      <w:ins w:id="193" w:author="Rhodes, Justin S" w:date="2026-09-03T08:19:00Z" w16du:dateUtc="2026-09-03T13:19:00Z">
        <w:r w:rsidR="00C742E7">
          <w:t xml:space="preserve">hypothesize </w:t>
        </w:r>
      </w:ins>
      <w:r>
        <w:t>p</w:t>
      </w:r>
      <w:r w:rsidR="0066495D">
        <w:t xml:space="preserve">rotandrous sex change proceeds as follows. First, a male ascends to the dominant position of its </w:t>
      </w:r>
      <w:r>
        <w:t xml:space="preserve">social </w:t>
      </w:r>
      <w:r w:rsidR="0066495D">
        <w:t xml:space="preserve">dominance hierarchy. Sensory cues indicating this ascension are integrated by higher brain regions like the dorsomedial telencephalon (Dm) and result in </w:t>
      </w:r>
      <w:del w:id="194" w:author="Rhodes, Justin S" w:date="2026-09-03T08:19:00Z" w16du:dateUtc="2026-09-03T13:19:00Z">
        <w:r w:rsidR="0066495D" w:rsidDel="00C742E7">
          <w:delText xml:space="preserve">a </w:delText>
        </w:r>
      </w:del>
      <w:r w:rsidR="0066495D">
        <w:t>change</w:t>
      </w:r>
      <w:ins w:id="195" w:author="Rhodes, Justin S" w:date="2026-09-03T08:19:00Z" w16du:dateUtc="2026-09-03T13:19:00Z">
        <w:r w:rsidR="00C742E7">
          <w:t>s</w:t>
        </w:r>
      </w:ins>
      <w:r w:rsidR="0066495D">
        <w:t xml:space="preserve"> in neural activity </w:t>
      </w:r>
      <w:r w:rsidR="0066495D">
        <w:fldChar w:fldCharType="begin"/>
      </w:r>
      <w:r w:rsidR="0066495D">
        <w:instrText xml:space="preserve"> ADDIN ZOTERO_ITEM CSL_CITATION {"citationID":"OYHVm371","properties":{"unsorted":false,"formattedCitation":"(5)","plainCitation":"(5)","noteIndex":0},"citationItems":[{"id":3227,"uris":["http://zotero.org/users/11313215/items/RWMZ9QFA"],"itemData":{"id":3227,"type":"article-journal","abstract":"BACKGROUND: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66495D">
        <w:fldChar w:fldCharType="separate"/>
      </w:r>
      <w:r w:rsidR="0066495D">
        <w:rPr>
          <w:noProof/>
        </w:rPr>
        <w:t>(5)</w:t>
      </w:r>
      <w:r w:rsidR="0066495D">
        <w:fldChar w:fldCharType="end"/>
      </w:r>
      <w:r w:rsidR="0066495D">
        <w:t xml:space="preserve">. Via Dm’s connections with the POA </w:t>
      </w:r>
      <w:r w:rsidR="0066495D">
        <w:fldChar w:fldCharType="begin"/>
      </w:r>
      <w:r w:rsidR="0066495D">
        <w:instrText xml:space="preserve"> ADDIN ZOTERO_ITEM CSL_CITATION {"citationID":"3KTVaRuH","properties":{"unsorted":false,"formattedCitation":"(5)","plainCitation":"(5)","noteIndex":0},"citationItems":[{"id":3227,"uris":["http://zotero.org/users/11313215/items/RWMZ9QFA"],"itemData":{"id":3227,"type":"article-journal","abstract":"BACKGROUND: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0066495D">
        <w:fldChar w:fldCharType="separate"/>
      </w:r>
      <w:r w:rsidR="0066495D">
        <w:rPr>
          <w:noProof/>
        </w:rPr>
        <w:t>(5)</w:t>
      </w:r>
      <w:r w:rsidR="0066495D">
        <w:fldChar w:fldCharType="end"/>
      </w:r>
      <w:r w:rsidR="0066495D">
        <w:t xml:space="preserve">,  </w:t>
      </w:r>
      <w:r w:rsidR="0066495D">
        <w:rPr>
          <w:i/>
          <w:iCs/>
        </w:rPr>
        <w:t>egr1</w:t>
      </w:r>
      <w:r w:rsidR="0066495D">
        <w:t xml:space="preserve"> becomes differentially active leading to reduced production of </w:t>
      </w:r>
      <w:r w:rsidR="0066495D">
        <w:rPr>
          <w:i/>
          <w:iCs/>
        </w:rPr>
        <w:t xml:space="preserve">npy7r. </w:t>
      </w:r>
      <w:r w:rsidR="0066495D">
        <w:t xml:space="preserve">This reduction of </w:t>
      </w:r>
      <w:r w:rsidR="0066495D">
        <w:rPr>
          <w:i/>
          <w:iCs/>
        </w:rPr>
        <w:t>npy7r</w:t>
      </w:r>
      <w:r w:rsidR="0066495D">
        <w:t xml:space="preserve"> initiates the </w:t>
      </w:r>
      <w:commentRangeStart w:id="196"/>
      <w:r w:rsidR="0066495D">
        <w:t>loss of LH production from the pituitary</w:t>
      </w:r>
      <w:commentRangeEnd w:id="196"/>
      <w:r w:rsidR="00C742E7">
        <w:rPr>
          <w:rStyle w:val="CommentReference"/>
          <w:sz w:val="24"/>
          <w:szCs w:val="30"/>
        </w:rPr>
        <w:commentReference w:id="196"/>
      </w:r>
      <w:r w:rsidR="0066495D">
        <w:t xml:space="preserve">, leading to losses in testicular tissue and androgen production late in sex change. In parallel, via some unknown input, </w:t>
      </w:r>
      <w:r w:rsidRPr="00675A71">
        <w:rPr>
          <w:i/>
          <w:iCs/>
        </w:rPr>
        <w:t>uncx</w:t>
      </w:r>
      <w:r w:rsidR="0066495D">
        <w:t xml:space="preserve"> activity increases in RGCs leading to increased production of </w:t>
      </w:r>
      <w:r w:rsidR="0066495D">
        <w:rPr>
          <w:i/>
          <w:iCs/>
        </w:rPr>
        <w:t>gli1</w:t>
      </w:r>
      <w:r w:rsidR="0066495D">
        <w:t xml:space="preserve"> and decreased production of </w:t>
      </w:r>
      <w:r w:rsidR="0066495D">
        <w:rPr>
          <w:i/>
          <w:iCs/>
        </w:rPr>
        <w:t>cyp19a1b</w:t>
      </w:r>
      <w:r w:rsidR="0066495D">
        <w:t xml:space="preserve">. The loss of </w:t>
      </w:r>
      <w:r w:rsidR="0066495D">
        <w:rPr>
          <w:i/>
          <w:iCs/>
        </w:rPr>
        <w:t xml:space="preserve">cyp19a1b </w:t>
      </w:r>
      <w:r w:rsidR="0066495D">
        <w:t xml:space="preserve">and subsequent reduction in estrogenic signaling increases neuroplasticity in the POA via reduction in </w:t>
      </w:r>
      <w:r w:rsidR="0066495D">
        <w:rPr>
          <w:i/>
          <w:iCs/>
        </w:rPr>
        <w:t>esr2b</w:t>
      </w:r>
      <w:r w:rsidR="0066495D">
        <w:t xml:space="preserve"> activity and thus transcription of </w:t>
      </w:r>
      <w:r w:rsidR="0066495D">
        <w:rPr>
          <w:i/>
          <w:iCs/>
        </w:rPr>
        <w:t xml:space="preserve">nxph1, lrp8, </w:t>
      </w:r>
      <w:r w:rsidR="0066495D">
        <w:t xml:space="preserve">and </w:t>
      </w:r>
      <w:r w:rsidR="0066495D">
        <w:rPr>
          <w:i/>
          <w:iCs/>
        </w:rPr>
        <w:t>kcnh4</w:t>
      </w:r>
      <w:r w:rsidR="0066495D">
        <w:t xml:space="preserve">. This further results in a reduction of </w:t>
      </w:r>
      <w:r w:rsidR="0066495D">
        <w:rPr>
          <w:i/>
          <w:iCs/>
        </w:rPr>
        <w:t>tacr3a</w:t>
      </w:r>
      <w:r w:rsidR="0066495D">
        <w:t xml:space="preserve"> and an increase in </w:t>
      </w:r>
      <w:r w:rsidR="0066495D">
        <w:rPr>
          <w:i/>
          <w:iCs/>
        </w:rPr>
        <w:t xml:space="preserve">drd3 </w:t>
      </w:r>
      <w:r w:rsidR="0066495D">
        <w:t>production which f</w:t>
      </w:r>
      <w:ins w:id="197" w:author="Rhodes, Justin S" w:date="2026-09-03T08:21:00Z" w16du:dateUtc="2026-09-03T13:21:00Z">
        <w:r w:rsidR="00C742E7">
          <w:t>u</w:t>
        </w:r>
      </w:ins>
      <w:del w:id="198" w:author="Rhodes, Justin S" w:date="2026-09-03T08:21:00Z" w16du:dateUtc="2026-09-03T13:21:00Z">
        <w:r w:rsidR="0066495D" w:rsidDel="00C742E7">
          <w:delText>a</w:delText>
        </w:r>
      </w:del>
      <w:r w:rsidR="0066495D">
        <w:t xml:space="preserve">rther reinforce the loss of LH signaling and testicular tissue. In RGCs, the elevated </w:t>
      </w:r>
      <w:r w:rsidR="0066495D">
        <w:rPr>
          <w:i/>
          <w:iCs/>
        </w:rPr>
        <w:t>gli1</w:t>
      </w:r>
      <w:r w:rsidR="0066495D">
        <w:t xml:space="preserve"> activity increases the rate of neurogenesis of what will become </w:t>
      </w:r>
      <w:r w:rsidR="0066495D">
        <w:rPr>
          <w:i/>
          <w:iCs/>
        </w:rPr>
        <w:t xml:space="preserve">cckb+ </w:t>
      </w:r>
      <w:r w:rsidR="0066495D">
        <w:t xml:space="preserve">neurons in the POA. Once these neurons mature late in sex change, their </w:t>
      </w:r>
      <w:r w:rsidR="0066495D">
        <w:rPr>
          <w:i/>
          <w:iCs/>
        </w:rPr>
        <w:t>cckb</w:t>
      </w:r>
      <w:r w:rsidR="0066495D">
        <w:t xml:space="preserve"> signaling increases FSH release from the pituitary and this drives ovarian development and E2 production. The elevated E2 then completes the rest of neural sex change. A schematic outlining our process is shown in Fig </w:t>
      </w:r>
      <w:commentRangeStart w:id="199"/>
      <w:r w:rsidR="0066495D" w:rsidRPr="00C25617">
        <w:rPr>
          <w:highlight w:val="yellow"/>
        </w:rPr>
        <w:t>xx</w:t>
      </w:r>
      <w:commentRangeEnd w:id="199"/>
      <w:r w:rsidR="00376C7F">
        <w:rPr>
          <w:rStyle w:val="CommentReference"/>
          <w:sz w:val="24"/>
          <w:szCs w:val="30"/>
        </w:rPr>
        <w:commentReference w:id="199"/>
      </w:r>
      <w:r w:rsidR="0066495D">
        <w:t>.</w:t>
      </w:r>
    </w:p>
    <w:p w14:paraId="2D525D89" w14:textId="51E5D0B3" w:rsidR="0066495D" w:rsidRDefault="0066495D" w:rsidP="00675A71">
      <w:pPr>
        <w:ind w:firstLine="720"/>
      </w:pPr>
      <w:commentRangeStart w:id="200"/>
      <w:commentRangeStart w:id="201"/>
      <w:r>
        <w:t xml:space="preserve">Several important questions remain. Our hypothesis for the neural orchestration of sex change revolves around changes in LH and FSH release from the pituitary and the effects those factors would have on the gonads. However, LH and FSH have not been measured during protandrous sex change… </w:t>
      </w:r>
      <w:commentRangeEnd w:id="200"/>
      <w:r>
        <w:rPr>
          <w:rStyle w:val="CommentReference"/>
          <w:sz w:val="24"/>
          <w:szCs w:val="30"/>
        </w:rPr>
        <w:commentReference w:id="200"/>
      </w:r>
      <w:commentRangeEnd w:id="201"/>
      <w:r w:rsidR="00C742E7">
        <w:rPr>
          <w:rStyle w:val="CommentReference"/>
          <w:sz w:val="24"/>
          <w:szCs w:val="30"/>
        </w:rPr>
        <w:commentReference w:id="201"/>
      </w:r>
    </w:p>
    <w:p w14:paraId="4BDB2E94" w14:textId="77777777" w:rsidR="0066495D" w:rsidRDefault="0066495D" w:rsidP="0066495D">
      <w:pPr>
        <w:ind w:firstLine="720"/>
      </w:pPr>
      <w:r w:rsidRPr="005A5613">
        <w:t xml:space="preserve">More broadly, our findings suggest that socially induced sex change is not accomplished through the direct conversion of existing neural circuits but through a temporally ordered program of developmental remodeling. Rather than functioning solely as support cells, </w:t>
      </w:r>
      <w:r>
        <w:t>RGCs</w:t>
      </w:r>
      <w:r w:rsidRPr="005A5613">
        <w:t xml:space="preserve"> emerge as central integrators of social information, initiating a cascade of neurogenesis and neuroendocrine reorganization that ultimately reshapes reproductive physiology. This framework raises the possibility that prolonged intermediate states, observed in many sequentially hermaphroditic teleosts, represent active developmental phases during which new neural circuits are assembled before they are functionally incorporated into the mature reproductive network. Understanding how social cues initiate this developmental program and how gonadal feedback </w:t>
      </w:r>
      <w:r w:rsidRPr="005A5613">
        <w:lastRenderedPageBreak/>
        <w:t>subsequently stabilizes these newly formed circuits will provide important insights into the mechanisms by which the adult vertebrate brain reorganizes in response to changing social environments</w:t>
      </w:r>
      <w:r>
        <w:t>.</w:t>
      </w:r>
    </w:p>
    <w:p w14:paraId="48165713" w14:textId="77777777" w:rsidR="004816FA" w:rsidRDefault="004816FA" w:rsidP="00753C87">
      <w:pPr>
        <w:rPr>
          <w:b/>
          <w:bCs/>
        </w:rPr>
      </w:pPr>
      <w:r w:rsidRPr="00013D8B">
        <w:rPr>
          <w:b/>
          <w:bCs/>
        </w:rPr>
        <w:t>Methods</w:t>
      </w:r>
    </w:p>
    <w:p w14:paraId="1F5E420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Animals and Husbandry</w:t>
      </w:r>
    </w:p>
    <w:p w14:paraId="7E182982"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Anemonefish (</w:t>
      </w:r>
      <w:r w:rsidRPr="004B30CE">
        <w:rPr>
          <w:rFonts w:eastAsia="Malgun Gothic" w:cs="Times New Roman"/>
          <w:i/>
          <w:iCs/>
          <w:color w:val="auto"/>
          <w:kern w:val="0"/>
          <w:szCs w:val="24"/>
          <w:lang w:eastAsia="ja-JP"/>
          <w14:ligatures w14:val="none"/>
        </w:rPr>
        <w:t>Amphiprion ocellaris</w:t>
      </w:r>
      <w:r w:rsidRPr="003341ED">
        <w:rPr>
          <w:rFonts w:eastAsia="Malgun Gothic" w:cs="Times New Roman"/>
          <w:color w:val="auto"/>
          <w:kern w:val="0"/>
          <w:szCs w:val="24"/>
          <w:lang w:eastAsia="ja-JP"/>
          <w14:ligatures w14:val="none"/>
        </w:rPr>
        <w:t>) used in this study were first- or second-generation anemonefish obtained from Oceans, Reefs, and Aquariums (Fort Pierce, FL). All fish were housed in either 20-gallon tall (24” x 12” x 16”) or 25-gallon cube (18” ×18” ×18”) centrally filtered aquariums with a 6” terra cotta pot serving as a nest site and spawning substrate. In all tanks, salinity was kept at 1.026 specific gravity, temperature was kept between 26°-28°C, pH was kept between 8.0 and 8.4, and lighting was provided by fluorescent and LED lights over tanks on a 12:12 light schedule (lights on at 07:00 h and off at 19:00 h). Fish were fed twice daily with ReefNutrition TDO Chroma Boost pellets (Reed Mariculture Inc., Campbell, CA).</w:t>
      </w:r>
    </w:p>
    <w:p w14:paraId="7FFD630C"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Initiation of Sex Change</w:t>
      </w:r>
    </w:p>
    <w:p w14:paraId="36CDC942" w14:textId="321C3EEC"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We induced sex change by creating eight pairs of anemonefish (n = 16) comprised of two males that had previously spawned</w:t>
      </w:r>
      <w:r w:rsidR="00B24ECA">
        <w:rPr>
          <w:rFonts w:eastAsia="Malgun Gothic" w:cs="Times New Roman"/>
          <w:color w:val="auto"/>
          <w:kern w:val="0"/>
          <w:szCs w:val="24"/>
          <w:lang w:eastAsia="ja-JP"/>
          <w14:ligatures w14:val="none"/>
        </w:rPr>
        <w:t xml:space="preserve"> with females</w:t>
      </w:r>
      <w:r w:rsidRPr="003341ED">
        <w:rPr>
          <w:rFonts w:eastAsia="Malgun Gothic" w:cs="Times New Roman"/>
          <w:color w:val="auto"/>
          <w:kern w:val="0"/>
          <w:szCs w:val="24"/>
          <w:lang w:eastAsia="ja-JP"/>
          <w14:ligatures w14:val="none"/>
        </w:rPr>
        <w:t>. We paired males such that one male was notably larger than the other and would thus occupy the α position in the dominance hierarchy. We further induced sex change in two additional pairs (n = 4) by removing the α female from a triad (a group of fish consisting of 1 α female, one β male, and 1 γ male) such that the β male would ascend to the α position of the dominance hierarchy and the γ male would occupy the β position. In total, this resulted in the creation of 10 sex changing pairs (n = 2</w:t>
      </w:r>
      <w:r w:rsidRPr="00B24ECA">
        <w:rPr>
          <w:rFonts w:eastAsia="Malgun Gothic" w:cs="Times New Roman"/>
          <w:color w:val="auto"/>
          <w:kern w:val="0"/>
          <w:szCs w:val="24"/>
          <w:lang w:eastAsia="ja-JP"/>
          <w14:ligatures w14:val="none"/>
        </w:rPr>
        <w:t>0). Here, the larger, more dominant male (hereafter referred to as a “intermediate”) is destined to undergo protandrous sex change and become a female, while its partner (hereafter referred to as a “intermediate partner”) is destined to remain a male.</w:t>
      </w:r>
      <w:r w:rsidRPr="003341ED">
        <w:rPr>
          <w:rFonts w:eastAsia="Malgun Gothic" w:cs="Times New Roman"/>
          <w:color w:val="auto"/>
          <w:kern w:val="0"/>
          <w:szCs w:val="24"/>
          <w:lang w:eastAsia="ja-JP"/>
          <w14:ligatures w14:val="none"/>
        </w:rPr>
        <w:t xml:space="preserve"> </w:t>
      </w:r>
    </w:p>
    <w:p w14:paraId="0FAEB33C" w14:textId="28ACD7EE"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On the day of pairing or female removal, intermediates and subordinates were weighed and measured. Following pairing, pairs were given six months to undergo sex change. We chose six </w:t>
      </w:r>
      <w:r w:rsidRPr="000C33B0">
        <w:rPr>
          <w:rFonts w:eastAsia="Malgun Gothic" w:cs="Times New Roman"/>
          <w:color w:val="auto"/>
          <w:kern w:val="0"/>
          <w:szCs w:val="24"/>
          <w:lang w:eastAsia="ja-JP"/>
          <w14:ligatures w14:val="none"/>
        </w:rPr>
        <w:t>months as previous work in our lab has shown that at the six-month time point, approximately 10% of</w:t>
      </w:r>
      <w:r w:rsidRPr="003341ED">
        <w:rPr>
          <w:rFonts w:eastAsia="Malgun Gothic" w:cs="Times New Roman"/>
          <w:color w:val="auto"/>
          <w:kern w:val="0"/>
          <w:szCs w:val="24"/>
          <w:lang w:eastAsia="ja-JP"/>
          <w14:ligatures w14:val="none"/>
        </w:rPr>
        <w:t xml:space="preserve"> intermediates will have completed sex change and become females (as indicated by the presence of vitellogenic oocytes), while the remainder will be in various intermediate stages of sex change</w:t>
      </w:r>
      <w:r w:rsidRPr="003341ED">
        <w:rPr>
          <w:rFonts w:eastAsia="Malgun Gothic" w:cs="Times New Roman"/>
          <w:color w:val="auto"/>
          <w:kern w:val="0"/>
          <w:szCs w:val="24"/>
          <w:lang w:eastAsia="ja-JP"/>
          <w14:ligatures w14:val="none"/>
        </w:rPr>
        <w:fldChar w:fldCharType="begin"/>
      </w:r>
      <w:r w:rsidR="00933230">
        <w:rPr>
          <w:rFonts w:eastAsia="Malgun Gothic" w:cs="Times New Roman"/>
          <w:color w:val="auto"/>
          <w:kern w:val="0"/>
          <w:szCs w:val="24"/>
          <w:lang w:eastAsia="ja-JP"/>
          <w14:ligatures w14:val="none"/>
        </w:rPr>
        <w:instrText xml:space="preserve"> ADDIN ZOTERO_ITEM CSL_CITATION {"citationID":"vYZRKGmD","properties":{"formattedCitation":"(3)","plainCitation":"(3)","noteIndex":0},"citationItems":[{"id":43,"uris":["http://zotero.org/users/11313215/items/TBICN8KA"],"itemData":{"id":43,"type":"article-journal","abstract":"Many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33230">
        <w:rPr>
          <w:rFonts w:cs="Times New Roman"/>
          <w:lang w:eastAsia="ja-JP"/>
        </w:rPr>
        <w:t>(3)</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w:t>
      </w:r>
    </w:p>
    <w:p w14:paraId="3C1EB87F"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Phases</w:t>
      </w:r>
    </w:p>
    <w:p w14:paraId="0198C6B8" w14:textId="74C7BE76" w:rsidR="003341ED" w:rsidRPr="003341ED" w:rsidRDefault="003341ED" w:rsidP="003341ED">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After six months, there is significant variation in the progression of sex change in intermediates. We discovered that one intermediate had fully completed sex change, and two intermediates had a distinctly expanded gonad with no testicular tissue and non-vitellogenic oocytes. We reclassified these intermediates as “New Female” and “Late Intermediate” respectively. Similarly, we reclassified their partners as “New Male” and “Late Intermediate Partner” respectively. In all statistical analyses, these individuals are analyzed separately to the other intermediates and </w:t>
      </w:r>
      <w:r w:rsidR="0057036D">
        <w:rPr>
          <w:rFonts w:eastAsia="Malgun Gothic" w:cs="Times New Roman"/>
          <w:color w:val="auto"/>
          <w:kern w:val="0"/>
          <w:szCs w:val="24"/>
          <w:lang w:eastAsia="ja-JP"/>
          <w14:ligatures w14:val="none"/>
        </w:rPr>
        <w:t>intermediate partners</w:t>
      </w:r>
      <w:r w:rsidRPr="003341ED">
        <w:rPr>
          <w:rFonts w:eastAsia="Malgun Gothic" w:cs="Times New Roman"/>
          <w:color w:val="auto"/>
          <w:kern w:val="0"/>
          <w:szCs w:val="24"/>
          <w:lang w:eastAsia="ja-JP"/>
          <w14:ligatures w14:val="none"/>
        </w:rPr>
        <w:t xml:space="preserve">. Throughout this manuscript, we refer to these classifications of sex change as “phases”. In all experiments, these individuals were compared to the same 6 pairs of males and females (n=12) which served as controls. </w:t>
      </w:r>
    </w:p>
    <w:p w14:paraId="5D0C2781"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Computation</w:t>
      </w:r>
    </w:p>
    <w:p w14:paraId="36547594" w14:textId="62AC48CC"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lastRenderedPageBreak/>
        <w:t xml:space="preserve">All computational analyses described below were performed in R 4.4.2 or Python 3.12.4. In all cases unless otherwise stated, we considered a </w:t>
      </w:r>
      <w:r w:rsidRPr="003341ED">
        <w:rPr>
          <w:rFonts w:eastAsia="Malgun Gothic" w:cs="Times New Roman"/>
          <w:i/>
          <w:color w:val="auto"/>
          <w:kern w:val="0"/>
          <w:szCs w:val="24"/>
          <w:lang w:eastAsia="ja-JP"/>
          <w14:ligatures w14:val="none"/>
        </w:rPr>
        <w:t>p-</w:t>
      </w:r>
      <w:r w:rsidRPr="003341ED">
        <w:rPr>
          <w:rFonts w:eastAsia="Malgun Gothic" w:cs="Times New Roman"/>
          <w:color w:val="auto"/>
          <w:kern w:val="0"/>
          <w:szCs w:val="24"/>
          <w:lang w:eastAsia="ja-JP"/>
          <w14:ligatures w14:val="none"/>
        </w:rPr>
        <w:t xml:space="preserve">value of &lt;0.05 (or false discovery rate </w:t>
      </w:r>
      <w:r w:rsidRPr="003341ED">
        <w:rPr>
          <w:rFonts w:eastAsia="Malgun Gothic" w:cs="Times New Roman"/>
          <w:i/>
          <w:color w:val="auto"/>
          <w:kern w:val="0"/>
          <w:szCs w:val="24"/>
          <w:lang w:eastAsia="ja-JP"/>
          <w14:ligatures w14:val="none"/>
        </w:rPr>
        <w:t>q-</w:t>
      </w:r>
      <w:r w:rsidRPr="003341ED">
        <w:rPr>
          <w:rFonts w:eastAsia="Malgun Gothic" w:cs="Times New Roman"/>
          <w:color w:val="auto"/>
          <w:kern w:val="0"/>
          <w:szCs w:val="24"/>
          <w:lang w:eastAsia="ja-JP"/>
          <w14:ligatures w14:val="none"/>
        </w:rPr>
        <w:t xml:space="preserve">value </w:t>
      </w:r>
      <w:r w:rsidRPr="003341ED">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{"citationID":"hepfyYRE","properties":{"formattedCitation":"(37)","plainCitation":"(37)","noteIndex":0},"citationItems":[{"id":2523,"uris":["http://zotero.org/users/11313215/items/VFIVI5RB"],"itemData":{"id":2523,"type":"article-journal","abstract":"The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112E5">
        <w:rPr>
          <w:rFonts w:cs="Times New Roman"/>
          <w:lang w:eastAsia="ja-JP"/>
        </w:rPr>
        <w:t>(37)</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xml:space="preserve">  where relevant) to be statistically significant. For pairwise comparisons, we used the “emmeans” package with no </w:t>
      </w:r>
      <w:r w:rsidRPr="003341ED">
        <w:rPr>
          <w:rFonts w:eastAsia="Malgun Gothic" w:cs="Times New Roman"/>
          <w:i/>
          <w:color w:val="auto"/>
          <w:kern w:val="0"/>
          <w:szCs w:val="24"/>
          <w:lang w:eastAsia="ja-JP"/>
          <w14:ligatures w14:val="none"/>
        </w:rPr>
        <w:t>p-</w:t>
      </w:r>
      <w:r w:rsidRPr="003341ED">
        <w:rPr>
          <w:rFonts w:eastAsia="Malgun Gothic" w:cs="Times New Roman"/>
          <w:color w:val="auto"/>
          <w:kern w:val="0"/>
          <w:szCs w:val="24"/>
          <w:lang w:eastAsia="ja-JP"/>
          <w14:ligatures w14:val="none"/>
        </w:rPr>
        <w:t>value adjustment specified</w:t>
      </w:r>
      <w:r w:rsidR="008D0F6D">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{"citationID":"z9QRuDUO","properties":{"formattedCitation":"(38)","plainCitation":"(38)","noteIndex":0},"citationItems":[{"id":2512,"uris":["http://zotero.org/users/11313215/items/XGHQM7ML"],"itemData":{"id":2512,"type":"software","abstract":"Obtain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&lt;doi:10.1080/00031305.1980.10483031&gt;.","license":"GPL-2 | GPL-3","source":"R-Packages","title":"emmeans: Estimated Marginal Means, aka Least-Squares Means","title-short":"emmeans","URL":"https://cran.r-project.org/web/packages/emmeans/index.html","version":"1.10.4","author":[{"family":"Lenth","given":"Russell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9,15]]},"issued":{"date-parts":[["2024",8,21]]}}}],"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112E5">
        <w:rPr>
          <w:rFonts w:cs="Times New Roman"/>
          <w:lang w:eastAsia="ja-JP"/>
        </w:rPr>
        <w:t>(38)</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Type-III tests for mixed effects</w:t>
      </w:r>
      <w:r w:rsidR="00FC1908">
        <w:rPr>
          <w:rFonts w:eastAsia="Malgun Gothic" w:cs="Times New Roman"/>
          <w:color w:val="auto"/>
          <w:kern w:val="0"/>
          <w:szCs w:val="24"/>
          <w:lang w:eastAsia="ja-JP"/>
          <w14:ligatures w14:val="none"/>
        </w:rPr>
        <w:t xml:space="preserve"> (lmer)</w:t>
      </w:r>
      <w:r w:rsidRPr="003341ED">
        <w:rPr>
          <w:rFonts w:eastAsia="Malgun Gothic" w:cs="Times New Roman"/>
          <w:color w:val="auto"/>
          <w:kern w:val="0"/>
          <w:szCs w:val="24"/>
          <w:lang w:eastAsia="ja-JP"/>
          <w14:ligatures w14:val="none"/>
        </w:rPr>
        <w:t xml:space="preserve"> models were computed using the “Anova” function from the package “car”</w:t>
      </w:r>
      <w:r w:rsidRPr="003341ED">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{"citationID":"V25i9dI8","properties":{"formattedCitation":"(39)","plainCitation":"(39)","noteIndex":0},"citationItems":[{"id":2504,"uris":["http://zotero.org/users/11313215/items/675QPKLN"],"itemData":{"id":2504,"type":"standard","publisher-place":"Sage, Thousand Oaks CA","title":"An R Companion to Applied Regression, Third edition","URL":"https://socialsciences.mcmaster.ca/jfox/Books/Companion/.","author":[{"family":"Fox","given":"J"},{"family":"Weisberg","given":"S"}],"issued":{"date-parts":[["2019"]]}}}],"schema":"https://github.com/citation-style-language/schema/raw/master/csl-citation.json"}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112E5">
        <w:rPr>
          <w:rFonts w:cs="Times New Roman"/>
          <w:lang w:eastAsia="ja-JP"/>
        </w:rPr>
        <w:t>(39)</w:t>
      </w:r>
      <w:r w:rsidRPr="003341ED">
        <w:rPr>
          <w:rFonts w:eastAsia="Malgun Gothic" w:cs="Times New Roman"/>
          <w:color w:val="auto"/>
          <w:kern w:val="0"/>
          <w:szCs w:val="24"/>
          <w:lang w:eastAsia="ja-JP"/>
          <w14:ligatures w14:val="none"/>
        </w:rPr>
        <w:fldChar w:fldCharType="end"/>
      </w:r>
      <w:r w:rsidR="005A5924">
        <w:rPr>
          <w:rFonts w:eastAsia="Malgun Gothic" w:cs="Times New Roman"/>
          <w:color w:val="auto"/>
          <w:kern w:val="0"/>
          <w:szCs w:val="24"/>
          <w:lang w:eastAsia="ja-JP"/>
          <w14:ligatures w14:val="none"/>
        </w:rPr>
        <w:t>, and for fixed effects models</w:t>
      </w:r>
      <w:r w:rsidR="00FC1908">
        <w:rPr>
          <w:rFonts w:eastAsia="Malgun Gothic" w:cs="Times New Roman"/>
          <w:color w:val="auto"/>
          <w:kern w:val="0"/>
          <w:szCs w:val="24"/>
          <w:lang w:eastAsia="ja-JP"/>
          <w14:ligatures w14:val="none"/>
        </w:rPr>
        <w:t xml:space="preserve"> (lm and glm)</w:t>
      </w:r>
      <w:r w:rsidR="005A5924">
        <w:rPr>
          <w:rFonts w:eastAsia="Malgun Gothic" w:cs="Times New Roman"/>
          <w:color w:val="auto"/>
          <w:kern w:val="0"/>
          <w:szCs w:val="24"/>
          <w:lang w:eastAsia="ja-JP"/>
          <w14:ligatures w14:val="none"/>
        </w:rPr>
        <w:t xml:space="preserve"> were computed using the R’s “anova” with t</w:t>
      </w:r>
      <w:r w:rsidR="00BA4CCE">
        <w:rPr>
          <w:rFonts w:eastAsia="Malgun Gothic" w:cs="Times New Roman"/>
          <w:color w:val="auto"/>
          <w:kern w:val="0"/>
          <w:szCs w:val="24"/>
          <w:lang w:eastAsia="ja-JP"/>
          <w14:ligatures w14:val="none"/>
        </w:rPr>
        <w:t>est = “Chisq” specified</w:t>
      </w:r>
      <w:r w:rsidR="005A5924">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t>.</w:t>
      </w:r>
    </w:p>
    <w:p w14:paraId="612F7B6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Parental Care Assay</w:t>
      </w:r>
    </w:p>
    <w:p w14:paraId="5E3D70D1" w14:textId="68C7BE18"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Six months following the initiation of sex change, we assessed male-like behaviors using a parental care assay known to produce robust and reproducible sex differences in anemonefish as described previously </w:t>
      </w:r>
      <w:r w:rsidRPr="003341ED">
        <w:rPr>
          <w:rFonts w:eastAsia="Malgun Gothic" w:cs="Times New Roman"/>
          <w:color w:val="auto"/>
          <w:kern w:val="0"/>
          <w:szCs w:val="24"/>
          <w:lang w:eastAsia="ja-JP"/>
          <w14:ligatures w14:val="none"/>
        </w:rPr>
        <w:fldChar w:fldCharType="begin"/>
      </w:r>
      <w:r w:rsidR="00933230">
        <w:rPr>
          <w:rFonts w:eastAsia="Malgun Gothic" w:cs="Times New Roman"/>
          <w:color w:val="auto"/>
          <w:kern w:val="0"/>
          <w:szCs w:val="24"/>
          <w:lang w:eastAsia="ja-JP"/>
          <w14:ligatures w14:val="none"/>
        </w:rPr>
        <w:instrText xml:space="preserve"> ADDIN ZOTERO_ITEM CSL_CITATION {"citationID":"mComr0wk","properties":{"unsorted":false,"formattedCitation":"(3, 6\\uc0\\u8211{}10)","plainCitation":"(3, 6–10)","noteIndex":0},"citationItems":[{"id":43,"uris":["http://zotero.org/users/11313215/items/TBICN8KA"],"itemData":{"id":43,"type":"article-journal","abstract":"Many fish species exhibit natural sex change as part of their life, providing unique opportunities to study sexually-differentiated social behaviors and their plasticity. Past research has shown that behavioral sex change in the female-to-male (protogynous) direction occurs rapidly and well before gonadal sex change. However, little is known about the timecourse of behavioral sex change in male-to-female (protandrous) sex-changing species, limiting our ability to compare patterns of behavioral sex change across species and identify conserved or divergent underlying mechanisms. Using the protandrous sex changing anemonefish Amphiprion ocellaris, we assessed behavior (aggression and parental care) and hormones (estradiol and 11-ketotestosterone) in fish over six months of sex change, and compared those fish against their non-changing partners as well as control males and females. Contrary to expectations, we found that sex-changing fish displayed behavior that was persistently male-like, and that their behavior did not become progressively female-like as sex change progressed. Hormones shifted to an intermediate profile between males and females and remained stable until gonads changed. These results support a new perspective that the timecourse for protandrous sex change in anemonefish is completely distinct from other well-established models, such that behavioral sex change does not occur until after gonadal sex change is complete, and that sex-changing fish have a stable and unique behavioral and hormonal phenotype that is distinct from a male-typical or female-typical phenotype. The results also identify aspects of sex change that may fundamentally differ between protandrous and protogynous modes, motivating further research into these remarkable examples of phenotypic plasticity.","container-title":"Hormones and Behavior","DOI":"10.1016/j.yhbeh.2022.105239","ISSN":"0018506X","journalAbbreviation":"Hormones and Behavior","language":"en","page":"105239","source":"DOI.org (Crossref)","title":"Stable and persistent male-like behavior during male-to-female sex change in the common clownfish Amphiprion ocellaris","volume":"145","author":[{"family":"Parker","given":"Coltan G."},{"family":"Lee","given":"Joanne S."},{"family":"Histed","given":"Abigail R."},{"family":"Craig","given":"Sarah E."},{"family":"Rhodes","given":"Justin S."}],"issued":{"date-parts":[["2022",9]]}}},{"id":28,"uris":["http://zotero.org/users/11313215/items/ISXWL2QW"],"itemData":{"id":28,"type":"article-journal","abstract":"Abstract\n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S."}],"issued":{"date-parts":[["2020",3,12]]}}},{"id":38,"uris":["http://zotero.org/users/11313215/items/KYBLED4Z"],"itemData":{"id":38,"type":"article-journal","container-title":"Copeia","DOI":"10.1643/CI-15-305","ISSN":"0045-8511, 1938-5110","issue":"2","journalAbbreviation":"Copeia","language":"en","page":"586-593","source":"DOI.org (Crossref)","title":"Sex Differences in Steroid Hormones and Parental Effort across the Breeding Cycle in &lt;i&gt;Amphiprion ocellaris&lt;/i&gt;","volume":"104","author":[{"family":"DeAngelis","given":"Ross"},{"family":"Rhodes","given":"Justin S."}],"issued":{"date-parts":[["2016",7]]}}},{"id":34,"uris":["http://zotero.org/users/11313215/items/HCQ99MMR"],"itemData":{"id":34,"type":"article-journal","abstract":"Fathering behavior is critical for oﬀspring survival in many species across diverse taxa, but our understanding of the neuroendocrine mechanisms regulating paternal care is limited in part because of the few primarily paternal species among the common animal models. However, many teleosts display primarily paternal care, and among the teleosts, anemoneﬁsh species are particularly well suited for isolating molecular mechanisms of fathering as they perform parental care in isolation of many other typically competing behaviors such as territorial defense and nest building. The goal of this study was to determine the extent to which whole brain gene expression levels of isotocin receptors, arginine vasotocin receptors, and aromatase as well as circulating levels of the bioactive sex steroid hormones estradiol (E2) and 11-ketotestosterone (11KT) vary in association with parenting behavior in Amphiprion ocellaris. Brain aromatase and IT receptor gene expression were higher in both males and females that were parenting versus not. IT receptor expression was overall higher in males than females, which we interpret is a reﬂection of the greater parental eﬀort that males display. Aromatase was overall higher in females than males, which we conclude is related to the higher circulating E2, which crosses into the brain and increases aromatase transcription. Results suggest both aromatase and IT receptors are dynamically upregulated in the brains of A. ocellaris males and females to support high levels of parental eﬀort.","container-title":"Hormones and Behavior","DOI":"10.1016/j.yhbeh.2018.06.006","ISSN":"0018506X","journalAbbreviation":"Hormones and Behavior","language":"en","page":"62-70","source":"DOI.org (Crossref)","title":"Dynamic regulation of brain aromatase and isotocin receptor gene expression depends on parenting status","volume":"103","author":[{"family":"DeAngelis","given":"Ross"},{"family":"Dodd","given":"Logan"},{"family":"Snyder","given":"Amanda"},{"family":"Rhodes","given":"Justin S."}],"issued":{"date-parts":[["2018",7]]}}},{"id":26,"uris":["http://zotero.org/users/11313215/items/FDL58D2Z"],"itemData":{"id":26,"type":"article-journal","abstract":"Parental care represents a suite of distinct behaviors performed by parents to maximize ﬁtness. Dynamic shifts in parental care behaviors, such as between nest defense and direct provisioning of the oﬀspring, are required in response to environmental variation. However, the neural mechanisms which mediate such behavioral shifts remain a mystery. The anemoneﬁsh, Amphiprion ocellaris, represents an experimentally valuable model in social neuroscience which is conducive to manipulating the environment while simultaneously measuring parental care. The goal of this study was to determine the extent to which arginine vasotocin (AVT) and isotocin (IT) signaling are necessary for males to shift between direct egg care and aggressive nest defense in the presence of intruders, Domino damselﬁsh (Dascyllus trimaculatus). The IT receptor antagonist desGly-NH2-d(CH2)5[DTyr2,Thr4]OVT, signiﬁcantly reduced direct egg care, while at the same time increased levels of aggressive nest defense relative to vehicle. Conversely, blockade of AVT using the antagonist d(CH2)5[Tyr(Me)2]AVP, reduced aggression and tended to increase egg care. Results demonstrate that male anemoneﬁsh alter their parental strategy in response to allospeciﬁc intruders, and that IT and AVT signaling oppositely regulate parental care displays of aggression versus egg care.","container-title":"Hormones and Behavior","DOI":"10.1016/j.yhbeh.2020.104717","ISSN":"0018506X","journalAbbreviation":"Hormones and Behavior","language":"en","page":"104717","source":"DOI.org (Crossref)","title":"Nonapeptides mediate trade-offs in parental care strategy","volume":"121","author":[{"family":"DeAngelis","given":"Ross"},{"family":"Dodd","given":"Logan"},{"family":"Rhodes","given":"Justin"}],"issued":{"date-parts":[["2020",5]]}}},{"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33230" w:rsidRPr="00933230">
        <w:rPr>
          <w:rFonts w:cs="Times New Roman"/>
          <w:color w:val="000000"/>
          <w:kern w:val="0"/>
          <w:szCs w:val="24"/>
        </w:rPr>
        <w:t>(3, 6–10)</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w:t>
      </w:r>
      <w:r w:rsidR="00467056">
        <w:rPr>
          <w:rFonts w:eastAsia="Malgun Gothic" w:cs="Times New Roman"/>
          <w:color w:val="auto"/>
          <w:kern w:val="0"/>
          <w:szCs w:val="24"/>
          <w:lang w:eastAsia="ja-JP"/>
          <w14:ligatures w14:val="none"/>
        </w:rPr>
        <w:t xml:space="preserve"> </w:t>
      </w:r>
      <w:r w:rsidRPr="003341ED">
        <w:rPr>
          <w:rFonts w:eastAsia="Malgun Gothic" w:cs="Times New Roman"/>
          <w:color w:val="auto"/>
          <w:kern w:val="0"/>
          <w:szCs w:val="24"/>
          <w:lang w:eastAsia="ja-JP"/>
          <w14:ligatures w14:val="none"/>
        </w:rPr>
        <w:t xml:space="preserve"> </w:t>
      </w:r>
      <w:r w:rsidR="00467056">
        <w:rPr>
          <w:rFonts w:eastAsia="Malgun Gothic" w:cs="Times New Roman"/>
          <w:color w:val="auto"/>
          <w:kern w:val="0"/>
          <w:szCs w:val="24"/>
          <w:lang w:eastAsia="ja-JP"/>
          <w14:ligatures w14:val="none"/>
        </w:rPr>
        <w:t>To do this, w</w:t>
      </w:r>
      <w:r w:rsidRPr="003341ED">
        <w:rPr>
          <w:rFonts w:eastAsia="Malgun Gothic" w:cs="Times New Roman"/>
          <w:color w:val="auto"/>
          <w:kern w:val="0"/>
          <w:szCs w:val="24"/>
          <w:lang w:eastAsia="ja-JP"/>
          <w14:ligatures w14:val="none"/>
        </w:rPr>
        <w:t xml:space="preserve">e replaced the terra cotta pot serving as the </w:t>
      </w:r>
      <w:r w:rsidR="00BA4CCE" w:rsidRPr="003341ED">
        <w:rPr>
          <w:rFonts w:eastAsia="Malgun Gothic" w:cs="Times New Roman"/>
          <w:color w:val="auto"/>
          <w:kern w:val="0"/>
          <w:szCs w:val="24"/>
          <w:lang w:eastAsia="ja-JP"/>
          <w14:ligatures w14:val="none"/>
        </w:rPr>
        <w:t>pair’s</w:t>
      </w:r>
      <w:r w:rsidRPr="003341ED">
        <w:rPr>
          <w:rFonts w:eastAsia="Malgun Gothic" w:cs="Times New Roman"/>
          <w:color w:val="auto"/>
          <w:kern w:val="0"/>
          <w:szCs w:val="24"/>
          <w:lang w:eastAsia="ja-JP"/>
          <w14:ligatures w14:val="none"/>
        </w:rPr>
        <w:t xml:space="preserve"> nest with a terra cotta pot containing eggs from another pair. Anemonefish do not discriminate between their own eggs and unrelated eggs, and parent them with similar vigor to their own</w:t>
      </w:r>
      <w:r w:rsidRPr="003341ED">
        <w:rPr>
          <w:rFonts w:eastAsia="Malgun Gothic" w:cs="Times New Roman"/>
          <w:color w:val="auto"/>
          <w:kern w:val="0"/>
          <w:szCs w:val="24"/>
          <w:lang w:eastAsia="ja-JP"/>
          <w14:ligatures w14:val="none"/>
        </w:rPr>
        <w:fldChar w:fldCharType="begin"/>
      </w:r>
      <w:r w:rsidR="00933230">
        <w:rPr>
          <w:rFonts w:eastAsia="Malgun Gothic" w:cs="Times New Roman"/>
          <w:color w:val="auto"/>
          <w:kern w:val="0"/>
          <w:szCs w:val="24"/>
          <w:lang w:eastAsia="ja-JP"/>
          <w14:ligatures w14:val="none"/>
        </w:rPr>
        <w:instrText xml:space="preserve"> ADDIN ZOTERO_ITEM CSL_CITATION {"citationID":"dqMS0aXB","properties":{"unsorted":false,"formattedCitation":"(6, 10)","plainCitation":"(6, 10)","noteIndex":0},"citationItems":[{"id":28,"uris":["http://zotero.org/users/11313215/items/ISXWL2QW"],"itemData":{"id":28,"type":"article-journal","abstract":"Abstract\n            \n              Many species display alloparental care, where individuals care for offspring that are not their own, but usually the behavior is contingent on the individual receiving some direct or indirect benefit. In anemonefish, after removing the breeding male, non-breeders have been observed providing care for eggs they did not sire and which are not kin. Previously this behavior was interpreted as coerced by the female. The purpose of this study was to test the alternative hypothesis that the alloparental care occurs spontaneously without prodding by the female. Groups of\n              Amphiprion ocellaris\n              (male, female and non-breeder) were maintained in the laboratory and behavior monitored after removing the male and both the male and female. Non-breeders began to care for eggs after male removal and further increased parental care after male and female removal. Level of care was not as high as experienced males, but additional experiments showed performance increases with experience. In a separate experiment, non-breeders were placed alone in a novel aquarium and eggs from an established spawning pair were introduced. Approximately 30% of the fish displayed extensive fathering behavior within 90 min. Taken together, our results demonstrate that fathering behavior in\n              A. ocellaris\n              occurs spontaneously, independent of paternity or kinship.","container-title":"Scientific Reports","DOI":"10.1038/s41598-020-61537-7","ISSN":"2045-2322","issue":"1","journalAbbreviation":"Sci Rep","language":"en","page":"4610","source":"DOI.org (Crossref)","title":"Spontaneous alloparental care of unrelated offspring by non-breeding Amphiprion ocellaris in absence of the biological parents","volume":"10","author":[{"family":"Phillips","given":"Elizabeth"},{"family":"DeAngelis","given":"Ross"},{"family":"Gogola","given":"Joseph V."},{"family":"Rhodes","given":"Justin S."}],"issued":{"date-parts":[["2020",3,12]]}}},{"id":5885,"uris":["http://zotero.org/users/11313215/items/5853CUE6"],"itemData":{"id":5885,"type":"article-journal","abstract":"Individual differences in behaviour and behavioural plasticity have been extensively studied in a variety of animals across the phylogenetic spectrum. Amphiprion species bring distinct insight into the topic because of their unique life history, mating system, and extraordinary degree of behavioural plasticity associated with protandrous (male-to-female) sex change. Several laboratory studies have begun characterizing individual differences in behaviour and behavioural plasticity in this species. The goals of this study were to expand the repertoire of behavioural assays available for Amphiprion ocellaris, establish repeatability of individual differences, identify sex differences, and explore whether individual differences in correlated behaviours can be detected consistently across experimental contexts (i.e., whether behavioural syndromes can be detected). We measured 35 behaviours across 7 behavioural assays in 9 reproductively active A. ocellaris pairs under 3 different reproductive contexts. Behaviours were repeatedly measured three separate times (rounds) over repeated spawning cycles. We found that 33 out of 35 behaviours were significantly individually repeatable across reproductive contexts and rounds. We found parental care, large intruder aggression, and female-oriented aggression assays produced the largest sex differences. Males performed 7-fold more egg care behaviours than females, whereas females performed significantly more aggressive behaviours toward a large heterospecific intruder (Dascyllus trimaculatus). Further, females displayed significantly more direct aggression toward a stimulus female than males. Three different behavioural syndromes were observed in males and none in females. These results expand our understanding of sex differences in behaviour and the division of labour in the iconic anemonefish. Future studies can use these assays to study the behaviour of fish in the middle of sex change or in the study of behavioural plasticity in this unique species.","container-title":"Journal of Fish Biology","DOI":"10.1111/jfb.16069","ISSN":"1095-8649","issue":"6","journalAbbreviation":"J Fish Biol","language":"eng","page":"1845-1862","PMID":"39963894","PMCID":"PMC12244313","source":"PubMed","title":"Novel behavioural assays reveal sex-specific behavioural syndromes in anemonefish","volume":"106","author":[{"family":"Graham","given":"Gabriel J."},{"family":"Wilton","given":"Isabella M."},{"family":"Panczyk","given":"Emily K."},{"family":"Rhodes","given":"Justin S."}],"issued":{"date-parts":[["2025",6]]}}}],"schema":"https://github.com/citation-style-language/schema/raw/master/csl-citation.json"}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33230">
        <w:rPr>
          <w:rFonts w:cs="Times New Roman"/>
          <w:lang w:eastAsia="ja-JP"/>
        </w:rPr>
        <w:t>(6, 10)</w:t>
      </w:r>
      <w:r w:rsidRPr="003341ED">
        <w:rPr>
          <w:rFonts w:eastAsia="Malgun Gothic" w:cs="Times New Roman"/>
          <w:color w:val="auto"/>
          <w:kern w:val="0"/>
          <w:szCs w:val="24"/>
          <w:lang w:eastAsia="ja-JP"/>
          <w14:ligatures w14:val="none"/>
        </w:rPr>
        <w:fldChar w:fldCharType="end"/>
      </w:r>
      <w:r w:rsidRPr="003341ED">
        <w:rPr>
          <w:rFonts w:eastAsia="Malgun Gothic" w:cs="Times New Roman"/>
          <w:color w:val="auto"/>
          <w:kern w:val="0"/>
          <w:szCs w:val="24"/>
          <w:lang w:eastAsia="ja-JP"/>
          <w14:ligatures w14:val="none"/>
        </w:rPr>
        <w:t>. We then allowed 24 hours for the fish to acclimate to the new pot. One hour prior to recording, we placed a camera in front of the tank to allow acclimation. We then recorded parental care behaviors</w:t>
      </w:r>
      <w:r w:rsidR="00467056">
        <w:rPr>
          <w:rFonts w:eastAsia="Malgun Gothic" w:cs="Times New Roman"/>
          <w:color w:val="auto"/>
          <w:kern w:val="0"/>
          <w:szCs w:val="24"/>
          <w:lang w:eastAsia="ja-JP"/>
          <w14:ligatures w14:val="none"/>
        </w:rPr>
        <w:t xml:space="preserve"> (</w:t>
      </w:r>
      <w:r w:rsidR="009208CE">
        <w:rPr>
          <w:rFonts w:eastAsia="Malgun Gothic" w:cs="Times New Roman"/>
          <w:color w:val="auto"/>
          <w:kern w:val="0"/>
          <w:szCs w:val="24"/>
          <w:lang w:eastAsia="ja-JP"/>
          <w14:ligatures w14:val="none"/>
        </w:rPr>
        <w:t>fanning, nipping, and wiggling) as well as the time spent in the nest</w:t>
      </w:r>
      <w:r w:rsidRPr="003341ED">
        <w:rPr>
          <w:rFonts w:eastAsia="Malgun Gothic" w:cs="Times New Roman"/>
          <w:color w:val="auto"/>
          <w:kern w:val="0"/>
          <w:szCs w:val="24"/>
          <w:lang w:eastAsia="ja-JP"/>
          <w14:ligatures w14:val="none"/>
        </w:rPr>
        <w:t xml:space="preserve"> for 10 minutes</w:t>
      </w:r>
      <w:r w:rsidR="003A38D8">
        <w:rPr>
          <w:rFonts w:eastAsia="Malgun Gothic" w:cs="Times New Roman"/>
          <w:color w:val="auto"/>
          <w:kern w:val="0"/>
          <w:szCs w:val="24"/>
          <w:lang w:eastAsia="ja-JP"/>
          <w14:ligatures w14:val="none"/>
        </w:rPr>
        <w:t xml:space="preserve"> (</w:t>
      </w:r>
      <w:r w:rsidR="003A38D8" w:rsidRPr="003A38D8">
        <w:rPr>
          <w:rFonts w:eastAsia="Malgun Gothic" w:cs="Times New Roman"/>
          <w:color w:val="auto"/>
          <w:kern w:val="0"/>
          <w:szCs w:val="24"/>
          <w:highlight w:val="yellow"/>
          <w:lang w:eastAsia="ja-JP"/>
          <w14:ligatures w14:val="none"/>
        </w:rPr>
        <w:t>Appendix SX</w:t>
      </w:r>
      <w:r w:rsidR="003A38D8">
        <w:rPr>
          <w:rFonts w:eastAsia="Malgun Gothic" w:cs="Times New Roman"/>
          <w:color w:val="auto"/>
          <w:kern w:val="0"/>
          <w:szCs w:val="24"/>
          <w:lang w:eastAsia="ja-JP"/>
          <w14:ligatures w14:val="none"/>
        </w:rPr>
        <w:t>)</w:t>
      </w:r>
      <w:r w:rsidRPr="003341ED">
        <w:rPr>
          <w:rFonts w:eastAsia="Malgun Gothic" w:cs="Times New Roman"/>
          <w:color w:val="auto"/>
          <w:kern w:val="0"/>
          <w:szCs w:val="24"/>
          <w:lang w:eastAsia="ja-JP"/>
          <w14:ligatures w14:val="none"/>
        </w:rPr>
        <w:t>. We analyzed these data using two linear regressions, one fitting the time spent in the nest to phase, and another fitting the sum of parental care behaviors to phase.</w:t>
      </w:r>
    </w:p>
    <w:p w14:paraId="761DDB03"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Serum Hormone Analysis</w:t>
      </w:r>
    </w:p>
    <w:p w14:paraId="7268012A"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Following behavioral analysis, blood was drawn from individuals’ caudal veins using a 0.9% heparinized needle. Samples were stored on ice and then centrifuged at 1250 RCF at 4°C for 15 minutes. Plasma was stored at -80°C prior to analysis. We then assessed 11KT levels using a Cayman Chemical 11KT kit (Cayman Chemical, #582751). Plasma samples were diluted to 1:30 in assay buffer and analyzed following manufacturers guidelines using an Epoch Microplate Spectrophotometer (BioTek Instruments) at 412 nm. We analyzed all samples as duplicates.</w:t>
      </w:r>
    </w:p>
    <w:p w14:paraId="1B01AADC" w14:textId="77777777"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We were unable to measure the plasma 11KT from two individuals, one male and one female; these individuals were omitted in analyses of 11KT levels. Phase differences in 11KT levels were analyzed using a linear regression fitting log10 transformed 11KT values by phase. </w:t>
      </w:r>
    </w:p>
    <w:p w14:paraId="2A04847A"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Gonads</w:t>
      </w:r>
    </w:p>
    <w:p w14:paraId="0A5B0BE6" w14:textId="087D1A33"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Individuals were</w:t>
      </w:r>
      <w:r w:rsidR="001942D0">
        <w:rPr>
          <w:rFonts w:eastAsia="Malgun Gothic" w:cs="Times New Roman"/>
          <w:color w:val="auto"/>
          <w:kern w:val="0"/>
          <w:szCs w:val="24"/>
          <w:lang w:eastAsia="ja-JP"/>
          <w14:ligatures w14:val="none"/>
        </w:rPr>
        <w:t xml:space="preserve"> then </w:t>
      </w:r>
      <w:r w:rsidR="001A15EB">
        <w:rPr>
          <w:rFonts w:eastAsia="Malgun Gothic" w:cs="Times New Roman"/>
          <w:color w:val="auto"/>
          <w:kern w:val="0"/>
          <w:szCs w:val="24"/>
          <w:lang w:eastAsia="ja-JP"/>
          <w14:ligatures w14:val="none"/>
        </w:rPr>
        <w:t>weighed and</w:t>
      </w:r>
      <w:r w:rsidR="001942D0">
        <w:rPr>
          <w:rFonts w:eastAsia="Malgun Gothic" w:cs="Times New Roman"/>
          <w:color w:val="auto"/>
          <w:kern w:val="0"/>
          <w:szCs w:val="24"/>
          <w:lang w:eastAsia="ja-JP"/>
          <w14:ligatures w14:val="none"/>
        </w:rPr>
        <w:t xml:space="preserve"> measured again. Individuals were then</w:t>
      </w:r>
      <w:r w:rsidRPr="003341ED">
        <w:rPr>
          <w:rFonts w:eastAsia="Malgun Gothic" w:cs="Times New Roman"/>
          <w:color w:val="auto"/>
          <w:kern w:val="0"/>
          <w:szCs w:val="24"/>
          <w:lang w:eastAsia="ja-JP"/>
          <w14:ligatures w14:val="none"/>
        </w:rPr>
        <w:t xml:space="preserve"> euthanized via </w:t>
      </w:r>
      <w:r w:rsidR="001942D0" w:rsidRPr="003341ED">
        <w:rPr>
          <w:rFonts w:eastAsia="Malgun Gothic" w:cs="Times New Roman"/>
          <w:color w:val="auto"/>
          <w:kern w:val="0"/>
          <w:szCs w:val="24"/>
          <w:lang w:eastAsia="ja-JP"/>
          <w14:ligatures w14:val="none"/>
        </w:rPr>
        <w:t>decapitation,</w:t>
      </w:r>
      <w:r w:rsidRPr="003341ED">
        <w:rPr>
          <w:rFonts w:eastAsia="Malgun Gothic" w:cs="Times New Roman"/>
          <w:color w:val="auto"/>
          <w:kern w:val="0"/>
          <w:szCs w:val="24"/>
          <w:lang w:eastAsia="ja-JP"/>
          <w14:ligatures w14:val="none"/>
        </w:rPr>
        <w:t xml:space="preserve"> and the body was stored in 4% paraformaldehyde (PFA) at 2°C for 48 hours. Following PFA fixation, bodies were cryoprotected in 30% sucrose for 48 hours at 2°C. Bodies were then mounted in OCT (Tissue-Tek, Sakura Finetek) and stored at -80 °C. Gonads were then cryosectioned in the sagittal plane at 40μm (Microm HM 550, Thermo Scientific), mounted on charged slides, and stained with hematoxylin and eosin using standard procedures.</w:t>
      </w:r>
    </w:p>
    <w:p w14:paraId="5F99EA51" w14:textId="30567E3D" w:rsidR="00F02AF1"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To analyze the gonadal composition of individuals </w:t>
      </w:r>
      <w:r w:rsidR="00A60423">
        <w:rPr>
          <w:rFonts w:eastAsia="Malgun Gothic" w:cs="Times New Roman"/>
          <w:color w:val="auto"/>
          <w:kern w:val="0"/>
          <w:szCs w:val="24"/>
          <w:lang w:eastAsia="ja-JP"/>
          <w14:ligatures w14:val="none"/>
        </w:rPr>
        <w:t>[</w:t>
      </w:r>
      <w:r w:rsidRPr="003341ED">
        <w:rPr>
          <w:rFonts w:eastAsia="Malgun Gothic" w:cs="Times New Roman"/>
          <w:color w:val="auto"/>
          <w:kern w:val="0"/>
          <w:szCs w:val="24"/>
          <w:lang w:eastAsia="ja-JP"/>
          <w14:ligatures w14:val="none"/>
        </w:rPr>
        <w:t>excluding females and the new female which only have ovarian tissue</w:t>
      </w:r>
      <w:r w:rsidRPr="003341ED">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{"citationID":"fIZ9OmsB","properties":{"formattedCitation":"(40)","plainCitation":"(40)","noteIndex":0},"citationItems":[{"id":4965,"uris":["http://zotero.org/users/11313215/items/M6NB57BA"],"itemData":{"id":4965,"type":"article-journal","abstract":". Behavioural and endocrine differences between males and females, and during protandrous sex change were characterized in the anemonefish, Amphiprion melanopus. Females are the largest and behaviourally dominant members of social groups, displaying frequent aggression towards their smaller male mates and other smaller non-reproductive individuals. Sex change was stimulated experimentally through female removals in 1989 and 1991. Behavioural samples were taken prior to female removal and from 10 to 45 days after removal in 1989 and 1-20 days after removal in 1991. Sex-changing individuals showed striking increases in aggression within 1 day following female removal. While the frequency of aggressive acts initiated by sex-changing individuals decreased gradually over the 5-, 10- and 20-day samples, it remained significantly elevated over baseline male levels. A decrease in aggression was also observed from 20 to 45 days after female removal in 1989. Presentations of a model intruder to sex-changing individuals at various stages revealed changes to a pattern of territorial defence characteristic of females. Overall aggression increased and the ratio of attacks at the periphery of the territory to those at the centre increased with time after female removal. There was no convincing evidence of a relationship between plasma levels of the five steroids measured and (1) male/female behavioural differences or (2) behavioural changes with sex change.","container-title":"Animal Behaviour","DOI":"10.1006/anbe.1994.1275","ISSN":"0003-3472","issue":"3","journalAbbreviation":"Animal Behaviour","page":"551-567","source":"ScienceDirect","title":"Behavioural aspects of protandrous sex change in the anemonefish, &lt;i&gt;Amphiprion melanopus&lt;/i&gt;, and endocrine correlates","volume":"48","author":[{"family":"Godwin","given":"John"}],"issued":{"date-parts":[["1994",9,1]]}}}],"schema":"https://github.com/citation-style-language/schema/raw/master/csl-citation.json"} </w:instrText>
      </w:r>
      <w:r w:rsidRPr="003341ED">
        <w:rPr>
          <w:rFonts w:eastAsia="Malgun Gothic" w:cs="Times New Roman"/>
          <w:color w:val="auto"/>
          <w:kern w:val="0"/>
          <w:szCs w:val="24"/>
          <w:lang w:eastAsia="ja-JP"/>
          <w14:ligatures w14:val="none"/>
        </w:rPr>
        <w:fldChar w:fldCharType="separate"/>
      </w:r>
      <w:r w:rsidR="009112E5">
        <w:rPr>
          <w:rFonts w:cs="Times New Roman"/>
          <w:lang w:eastAsia="ja-JP"/>
        </w:rPr>
        <w:t>(40)</w:t>
      </w:r>
      <w:r w:rsidRPr="003341ED">
        <w:rPr>
          <w:rFonts w:eastAsia="Malgun Gothic" w:cs="Times New Roman"/>
          <w:color w:val="auto"/>
          <w:kern w:val="0"/>
          <w:szCs w:val="24"/>
          <w:lang w:eastAsia="ja-JP"/>
          <w14:ligatures w14:val="none"/>
        </w:rPr>
        <w:fldChar w:fldCharType="end"/>
      </w:r>
      <w:r w:rsidR="00A60423">
        <w:rPr>
          <w:rFonts w:eastAsia="Malgun Gothic" w:cs="Times New Roman"/>
          <w:color w:val="auto"/>
          <w:kern w:val="0"/>
          <w:szCs w:val="24"/>
          <w:lang w:eastAsia="ja-JP"/>
          <w14:ligatures w14:val="none"/>
        </w:rPr>
        <w:t>]</w:t>
      </w:r>
      <w:r w:rsidRPr="003341ED">
        <w:rPr>
          <w:rFonts w:eastAsia="Malgun Gothic" w:cs="Times New Roman"/>
          <w:color w:val="auto"/>
          <w:kern w:val="0"/>
          <w:szCs w:val="24"/>
          <w:lang w:eastAsia="ja-JP"/>
          <w14:ligatures w14:val="none"/>
        </w:rPr>
        <w:t xml:space="preserve">, 20 random sections from each individual were imaged using a Zeiss Axioskop 40 (Carl Zeiss Microscopy LLC, White Plains, NY) at 10x magnification. These images were analyzed in Photoshop by selecting regions of testicular tissue, ovarian tissue, connective tissue, and recording the number of pixels of each type. We then calculated the proportion of gonad that was testicular or ovarian by dividing the total </w:t>
      </w:r>
      <w:r w:rsidRPr="003341ED">
        <w:rPr>
          <w:rFonts w:eastAsia="Malgun Gothic" w:cs="Times New Roman"/>
          <w:color w:val="auto"/>
          <w:kern w:val="0"/>
          <w:szCs w:val="24"/>
          <w:lang w:eastAsia="ja-JP"/>
          <w14:ligatures w14:val="none"/>
        </w:rPr>
        <w:lastRenderedPageBreak/>
        <w:t>respective area by the total recorded gonad area (gonadal + ovarian + connective) excluding empty space.</w:t>
      </w:r>
      <w:r w:rsidR="00C054BD">
        <w:rPr>
          <w:rFonts w:eastAsia="Malgun Gothic" w:cs="Times New Roman"/>
          <w:color w:val="auto"/>
          <w:kern w:val="0"/>
          <w:szCs w:val="24"/>
          <w:lang w:eastAsia="ja-JP"/>
          <w14:ligatures w14:val="none"/>
        </w:rPr>
        <w:t xml:space="preserve"> Proportion of testicular or gonadal tissue was </w:t>
      </w:r>
      <w:r w:rsidR="00F02AF1">
        <w:rPr>
          <w:rFonts w:eastAsia="Malgun Gothic" w:cs="Times New Roman"/>
          <w:color w:val="auto"/>
          <w:kern w:val="0"/>
          <w:szCs w:val="24"/>
          <w:lang w:eastAsia="ja-JP"/>
          <w14:ligatures w14:val="none"/>
        </w:rPr>
        <w:t>analyzed using a linear regression fitting the proportion of gonad made up of the associated tissue type by phase.</w:t>
      </w:r>
    </w:p>
    <w:p w14:paraId="089D8D0C" w14:textId="5054C86D"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To quantify gonadal volume, we also imaged a random 20 sections of gonad at 2.5x magnification using a Zeiss AxioScope A1 (Carl Zeiss Microscopy LLC, White Plains, NY) such that the entire gonad was within frame. If this was not the case, several images were taken. We then used Photoshop </w:t>
      </w:r>
      <w:r w:rsidR="003139C8" w:rsidRPr="003341ED">
        <w:rPr>
          <w:rFonts w:eastAsia="Malgun Gothic" w:cs="Times New Roman"/>
          <w:color w:val="auto"/>
          <w:kern w:val="0"/>
          <w:szCs w:val="24"/>
          <w:lang w:eastAsia="ja-JP"/>
          <w14:ligatures w14:val="none"/>
        </w:rPr>
        <w:t>to measure</w:t>
      </w:r>
      <w:r w:rsidRPr="003341ED">
        <w:rPr>
          <w:rFonts w:eastAsia="Malgun Gothic" w:cs="Times New Roman"/>
          <w:color w:val="auto"/>
          <w:kern w:val="0"/>
          <w:szCs w:val="24"/>
          <w:lang w:eastAsia="ja-JP"/>
          <w14:ligatures w14:val="none"/>
        </w:rPr>
        <w:t xml:space="preserve"> the area of the gonad in each slide. From this sample, we were able to estimate the total volume of the entire gonad in pixels for each individual. Due to large differences between the phases, we log10 transformed this value in all analyses.</w:t>
      </w:r>
      <w:r w:rsidR="001942D0">
        <w:rPr>
          <w:rFonts w:eastAsia="Malgun Gothic" w:cs="Times New Roman"/>
          <w:color w:val="auto"/>
          <w:kern w:val="0"/>
          <w:szCs w:val="24"/>
          <w:lang w:eastAsia="ja-JP"/>
          <w14:ligatures w14:val="none"/>
        </w:rPr>
        <w:t xml:space="preserve"> Because, gonadal volume is correlated with body size,</w:t>
      </w:r>
      <w:r w:rsidR="00E1687F">
        <w:rPr>
          <w:rFonts w:eastAsia="Malgun Gothic" w:cs="Times New Roman"/>
          <w:color w:val="auto"/>
          <w:kern w:val="0"/>
          <w:szCs w:val="24"/>
          <w:lang w:eastAsia="ja-JP"/>
          <w14:ligatures w14:val="none"/>
        </w:rPr>
        <w:t xml:space="preserve"> we analyzed </w:t>
      </w:r>
      <w:r w:rsidR="003E4DDF">
        <w:rPr>
          <w:rFonts w:eastAsia="Malgun Gothic" w:cs="Times New Roman"/>
          <w:color w:val="auto"/>
          <w:kern w:val="0"/>
          <w:szCs w:val="24"/>
          <w:lang w:eastAsia="ja-JP"/>
          <w14:ligatures w14:val="none"/>
        </w:rPr>
        <w:t xml:space="preserve">gonadal volume with phase and body length as covariates. For </w:t>
      </w:r>
      <w:r w:rsidR="00FD5498">
        <w:rPr>
          <w:rFonts w:eastAsia="Malgun Gothic" w:cs="Times New Roman"/>
          <w:color w:val="auto"/>
          <w:kern w:val="0"/>
          <w:szCs w:val="24"/>
          <w:lang w:eastAsia="ja-JP"/>
          <w14:ligatures w14:val="none"/>
        </w:rPr>
        <w:t xml:space="preserve">the bottom panel in Figure 1B, we plot the residuals of a </w:t>
      </w:r>
      <w:r w:rsidR="005777FD">
        <w:rPr>
          <w:rFonts w:eastAsia="Malgun Gothic" w:cs="Times New Roman"/>
          <w:color w:val="auto"/>
          <w:kern w:val="0"/>
          <w:szCs w:val="24"/>
          <w:lang w:eastAsia="ja-JP"/>
          <w14:ligatures w14:val="none"/>
        </w:rPr>
        <w:t>line</w:t>
      </w:r>
      <w:r w:rsidR="00C054BD">
        <w:rPr>
          <w:rFonts w:eastAsia="Malgun Gothic" w:cs="Times New Roman"/>
          <w:color w:val="auto"/>
          <w:kern w:val="0"/>
          <w:szCs w:val="24"/>
          <w:lang w:eastAsia="ja-JP"/>
          <w14:ligatures w14:val="none"/>
        </w:rPr>
        <w:t>a</w:t>
      </w:r>
      <w:r w:rsidR="005777FD">
        <w:rPr>
          <w:rFonts w:eastAsia="Malgun Gothic" w:cs="Times New Roman"/>
          <w:color w:val="auto"/>
          <w:kern w:val="0"/>
          <w:szCs w:val="24"/>
          <w:lang w:eastAsia="ja-JP"/>
          <w14:ligatures w14:val="none"/>
        </w:rPr>
        <w:t>r regression</w:t>
      </w:r>
      <w:r w:rsidR="00FD5498">
        <w:rPr>
          <w:rFonts w:eastAsia="Malgun Gothic" w:cs="Times New Roman"/>
          <w:color w:val="auto"/>
          <w:kern w:val="0"/>
          <w:szCs w:val="24"/>
          <w:lang w:eastAsia="ja-JP"/>
          <w14:ligatures w14:val="none"/>
        </w:rPr>
        <w:t xml:space="preserve"> only including </w:t>
      </w:r>
      <w:r w:rsidR="005777FD">
        <w:rPr>
          <w:rFonts w:eastAsia="Malgun Gothic" w:cs="Times New Roman"/>
          <w:color w:val="auto"/>
          <w:kern w:val="0"/>
          <w:szCs w:val="24"/>
          <w:lang w:eastAsia="ja-JP"/>
          <w14:ligatures w14:val="none"/>
        </w:rPr>
        <w:t>body length as a fixed effect such that</w:t>
      </w:r>
      <w:r w:rsidR="00C054BD">
        <w:rPr>
          <w:rFonts w:eastAsia="Malgun Gothic" w:cs="Times New Roman"/>
          <w:color w:val="auto"/>
          <w:kern w:val="0"/>
          <w:szCs w:val="24"/>
          <w:lang w:eastAsia="ja-JP"/>
          <w14:ligatures w14:val="none"/>
        </w:rPr>
        <w:t xml:space="preserve"> the phases could be directly comparable.</w:t>
      </w:r>
    </w:p>
    <w:p w14:paraId="6028A39E" w14:textId="77777777" w:rsidR="003341ED" w:rsidRPr="003341ED" w:rsidRDefault="003341ED" w:rsidP="003341ED">
      <w:pPr>
        <w:spacing w:after="160"/>
        <w:rPr>
          <w:rFonts w:eastAsia="Malgun Gothic" w:cs="Times New Roman"/>
          <w:b/>
          <w:bCs/>
          <w:color w:val="auto"/>
          <w:kern w:val="0"/>
          <w:szCs w:val="24"/>
          <w:lang w:eastAsia="ja-JP"/>
          <w14:ligatures w14:val="none"/>
        </w:rPr>
      </w:pPr>
      <w:r w:rsidRPr="003341ED">
        <w:rPr>
          <w:rFonts w:eastAsia="Malgun Gothic" w:cs="Times New Roman"/>
          <w:b/>
          <w:bCs/>
          <w:color w:val="auto"/>
          <w:kern w:val="0"/>
          <w:szCs w:val="24"/>
          <w:lang w:eastAsia="ja-JP"/>
          <w14:ligatures w14:val="none"/>
        </w:rPr>
        <w:t>POA Dissection</w:t>
      </w:r>
    </w:p>
    <w:p w14:paraId="1219C6C8" w14:textId="3ED4C410" w:rsidR="003341ED" w:rsidRPr="003341ED" w:rsidRDefault="003341ED" w:rsidP="00555CB5">
      <w:pPr>
        <w:spacing w:after="160"/>
        <w:ind w:firstLine="720"/>
        <w:rPr>
          <w:rFonts w:eastAsia="Malgun Gothic" w:cs="Times New Roman"/>
          <w:color w:val="auto"/>
          <w:kern w:val="0"/>
          <w:szCs w:val="24"/>
          <w:lang w:eastAsia="ja-JP"/>
          <w14:ligatures w14:val="none"/>
        </w:rPr>
      </w:pPr>
      <w:r w:rsidRPr="003341ED">
        <w:rPr>
          <w:rFonts w:eastAsia="Malgun Gothic" w:cs="Times New Roman"/>
          <w:color w:val="auto"/>
          <w:kern w:val="0"/>
          <w:szCs w:val="24"/>
          <w:lang w:eastAsia="ja-JP"/>
          <w14:ligatures w14:val="none"/>
        </w:rPr>
        <w:t xml:space="preserve">Following decapitation, the brain was exposed and immediately treated with chilled dissection medium by pipetting a small volume over the dorsal surface. Dissection medium consisted of Hibernate AB complete medium (with 2% B27 and 0.5 mM Glutamax; BrainBits, LLC, Springfield, IL) with 200 U/mL of Protector RNase Inhibitor (Roche, Basel, Switzerland). The brain was then removed and placed in a petri dish containing chilled dissection medium. We then isolated the </w:t>
      </w:r>
      <w:r w:rsidR="00B91E4A">
        <w:rPr>
          <w:rFonts w:eastAsia="Malgun Gothic" w:cs="Times New Roman"/>
          <w:color w:val="auto"/>
          <w:kern w:val="0"/>
          <w:szCs w:val="24"/>
          <w:lang w:eastAsia="ja-JP"/>
          <w14:ligatures w14:val="none"/>
        </w:rPr>
        <w:t>ventrocaudal telencephala</w:t>
      </w:r>
      <w:r w:rsidRPr="003341ED">
        <w:rPr>
          <w:rFonts w:eastAsia="Malgun Gothic" w:cs="Times New Roman"/>
          <w:color w:val="auto"/>
          <w:kern w:val="0"/>
          <w:szCs w:val="24"/>
          <w:lang w:eastAsia="ja-JP"/>
          <w14:ligatures w14:val="none"/>
        </w:rPr>
        <w:t xml:space="preserve"> (</w:t>
      </w:r>
      <w:commentRangeStart w:id="202"/>
      <w:r w:rsidRPr="003341ED">
        <w:rPr>
          <w:rFonts w:eastAsia="Malgun Gothic" w:cs="Times New Roman"/>
          <w:color w:val="auto"/>
          <w:kern w:val="0"/>
          <w:szCs w:val="24"/>
          <w:lang w:eastAsia="ja-JP"/>
          <w14:ligatures w14:val="none"/>
        </w:rPr>
        <w:t>s</w:t>
      </w:r>
      <w:r w:rsidRPr="003341ED">
        <w:rPr>
          <w:rFonts w:eastAsia="Malgun Gothic" w:cs="Times New Roman"/>
          <w:color w:val="auto"/>
          <w:kern w:val="0"/>
          <w:szCs w:val="24"/>
          <w:highlight w:val="yellow"/>
          <w:lang w:eastAsia="ja-JP"/>
          <w14:ligatures w14:val="none"/>
        </w:rPr>
        <w:t>ee supplementary … for details</w:t>
      </w:r>
      <w:commentRangeEnd w:id="202"/>
      <w:r w:rsidR="00753C87" w:rsidRPr="003341ED">
        <w:rPr>
          <w:rStyle w:val="CommentReference"/>
          <w:rFonts w:eastAsia="Malgun Gothic" w:cs="Times New Roman"/>
          <w:color w:val="auto"/>
          <w:kern w:val="0"/>
          <w:sz w:val="24"/>
          <w:szCs w:val="24"/>
          <w:lang w:eastAsia="ja-JP"/>
          <w14:ligatures w14:val="none"/>
        </w:rPr>
        <w:commentReference w:id="202"/>
      </w:r>
      <w:r w:rsidRPr="003341ED">
        <w:rPr>
          <w:rFonts w:eastAsia="Malgun Gothic" w:cs="Times New Roman"/>
          <w:color w:val="auto"/>
          <w:kern w:val="0"/>
          <w:szCs w:val="24"/>
          <w:lang w:eastAsia="ja-JP"/>
          <w14:ligatures w14:val="none"/>
        </w:rPr>
        <w:t>) and placed them in RNAse free tubes and stored them at -80°C.</w:t>
      </w:r>
    </w:p>
    <w:p w14:paraId="43E1C64E" w14:textId="32487C14" w:rsidR="003341ED" w:rsidRDefault="003341ED" w:rsidP="00753C87">
      <w:pPr>
        <w:rPr>
          <w:b/>
          <w:bCs/>
        </w:rPr>
      </w:pPr>
      <w:r>
        <w:rPr>
          <w:b/>
          <w:bCs/>
        </w:rPr>
        <w:t xml:space="preserve">snMultiome </w:t>
      </w:r>
    </w:p>
    <w:p w14:paraId="2137BE15" w14:textId="77777777" w:rsidR="0013365A" w:rsidRDefault="0013365A" w:rsidP="00753C87">
      <w:pPr>
        <w:rPr>
          <w:b/>
          <w:bCs/>
        </w:rPr>
      </w:pPr>
    </w:p>
    <w:p w14:paraId="1EA13558" w14:textId="77777777" w:rsidR="00771E24" w:rsidRPr="00771E24" w:rsidRDefault="00771E24" w:rsidP="00771E24">
      <w:pPr>
        <w:pStyle w:val="Default"/>
        <w:rPr>
          <w:sz w:val="23"/>
          <w:szCs w:val="23"/>
          <w:u w:val="single"/>
        </w:rPr>
      </w:pPr>
      <w:r w:rsidRPr="00771E24">
        <w:rPr>
          <w:sz w:val="23"/>
          <w:szCs w:val="23"/>
          <w:u w:val="single"/>
        </w:rPr>
        <w:t xml:space="preserve">Nuclei Isolation </w:t>
      </w:r>
    </w:p>
    <w:p w14:paraId="681BAD60" w14:textId="77777777" w:rsidR="00771E24" w:rsidRDefault="00771E24" w:rsidP="0013365A">
      <w:pPr>
        <w:pStyle w:val="Default"/>
        <w:rPr>
          <w:sz w:val="23"/>
          <w:szCs w:val="23"/>
        </w:rPr>
      </w:pPr>
      <w:r>
        <w:rPr>
          <w:sz w:val="23"/>
          <w:szCs w:val="23"/>
        </w:rPr>
        <w:t xml:space="preserve">Nuclei isolation was adapted based on the 10X Genomics Isolation of Nuclei for Single Cell Multiome ATAC + Gene Expression Demonstrated Protocol. Frozen specimens were thawed in 500 μL 0.1X Lysis Buffer, partially homogenized via pipetting, and incubated for 10 min on an orbital shaker at 4° C. Following incubation, 500 μL wash buffer was added to the lysed sample tube. Sample were then aspirated using a fire polished salinized pipette and mixed until complete homogenization was achieved. Samples were then passed through a 70 μm cell strainer at 4° C. Samples were then centrifuged at 500 rcf for 8 minutes at 4°C. Supernatant was discarded, and 1 mL wash buffer was added and used to resuspend the pellet. </w:t>
      </w:r>
    </w:p>
    <w:p w14:paraId="3CF0F075" w14:textId="47FD2C8D" w:rsidR="00771E24" w:rsidRDefault="00771E24" w:rsidP="00771E24">
      <w:pPr>
        <w:rPr>
          <w:sz w:val="23"/>
          <w:szCs w:val="23"/>
        </w:rPr>
      </w:pPr>
      <w:r>
        <w:rPr>
          <w:sz w:val="23"/>
          <w:szCs w:val="23"/>
        </w:rPr>
        <w:t>All steps described here were performed at 4° C. Samples were mixed and passed through a 30 μm cell strainer, rinsed and filtered with 200 μL wash buffer, and then centrifuged at 500 rcf for 5 minutes. Supernatant was then discarded and the pellet was resuspended with 1 mL wash buffer. This process was repeated 2x. Samples were then filtered using a chilled 20 μm cell strainer and centrifuged again at 500 rcf for 5 minutes. Supernatant was discarded and the</w:t>
      </w:r>
      <w:r w:rsidRPr="00771E24">
        <w:t xml:space="preserve"> </w:t>
      </w:r>
      <w:r w:rsidRPr="00771E24">
        <w:rPr>
          <w:sz w:val="23"/>
          <w:szCs w:val="23"/>
        </w:rPr>
        <w:t>pellet was resuspended with 500 μL final resuspension buffer. Samples were once more filtered via a 20 μm cell strainer and gently and repeatedly aspirated and dispensed.Ten μL of the final resuspended samples were stained using 10 μL 0.4% Trypan Blue. Nuclei were then visualized on a hemocytometer at magnifications of 10x, 20x, and 40x, assessed for blebbing and debris, and analyzed for final concentrations, which ranged from 3230 and 8060 nuc/μL</w:t>
      </w:r>
    </w:p>
    <w:p w14:paraId="32E2587B" w14:textId="77777777" w:rsidR="00771E24" w:rsidRDefault="00771E24" w:rsidP="00771E24">
      <w:pPr>
        <w:rPr>
          <w:sz w:val="23"/>
          <w:szCs w:val="23"/>
        </w:rPr>
      </w:pPr>
    </w:p>
    <w:p w14:paraId="3AC4B378" w14:textId="77777777" w:rsidR="00771E24" w:rsidRPr="00771E24" w:rsidRDefault="00771E24" w:rsidP="00771E24">
      <w:pPr>
        <w:rPr>
          <w:sz w:val="23"/>
          <w:szCs w:val="23"/>
          <w:u w:val="single"/>
        </w:rPr>
      </w:pPr>
      <w:r w:rsidRPr="00771E24">
        <w:rPr>
          <w:sz w:val="23"/>
          <w:szCs w:val="23"/>
          <w:u w:val="single"/>
        </w:rPr>
        <w:t>Library Construction, Sequencing, and Demultiplexing</w:t>
      </w:r>
    </w:p>
    <w:p w14:paraId="2725CFB2" w14:textId="77777777" w:rsidR="00771E24" w:rsidRPr="00771E24" w:rsidRDefault="00771E24" w:rsidP="00771E24">
      <w:pPr>
        <w:rPr>
          <w:sz w:val="23"/>
          <w:szCs w:val="23"/>
        </w:rPr>
      </w:pPr>
      <w:r w:rsidRPr="00771E24">
        <w:rPr>
          <w:sz w:val="23"/>
          <w:szCs w:val="23"/>
        </w:rPr>
        <w:lastRenderedPageBreak/>
        <w:t xml:space="preserve">Droplet-based barcoding, library preparation, and sequencing was carried out at the Georgia institute of Technology Parker H. Petit Institute for Bioengineering and Bioscience Genome Analysis Core on the 10X Genomics platform. Samples were sequenced on an Illumina NovaSeq 6000 S4 (Illumina Inc., San Diego, CA) at a sequencing depth of ~110,000 reads per nucleus for GEX and ATAC modalities, and reads were aligned to the </w:t>
      </w:r>
      <w:r w:rsidRPr="0013365A">
        <w:rPr>
          <w:i/>
          <w:iCs/>
          <w:sz w:val="23"/>
          <w:szCs w:val="23"/>
        </w:rPr>
        <w:t>Amphiprion ocellaris</w:t>
      </w:r>
      <w:r w:rsidRPr="00771E24">
        <w:rPr>
          <w:sz w:val="23"/>
          <w:szCs w:val="23"/>
        </w:rPr>
        <w:t xml:space="preserve"> RefSeq genome assembly (GCF_022539595.1).</w:t>
      </w:r>
    </w:p>
    <w:p w14:paraId="4F5917CF" w14:textId="48A81D70" w:rsidR="00771E24" w:rsidRDefault="00771E24" w:rsidP="00771E24">
      <w:pPr>
        <w:rPr>
          <w:sz w:val="23"/>
          <w:szCs w:val="23"/>
        </w:rPr>
      </w:pPr>
      <w:r w:rsidRPr="00771E24">
        <w:rPr>
          <w:sz w:val="23"/>
          <w:szCs w:val="23"/>
        </w:rPr>
        <w:t>For demultiplexing, we sequenced a DNA sample from each individual. To do this, we extracted DNA from a fin sample from each individual using a Qiagen DNeasy blood and tissue kit (Qiagen catalog #: 69504; Qiagen, Valencia, CA). Samples were then sequenced at the University of Illinois Roy J. Carver Biotechnology Center using an Illumina NovaSeqX Plus (Illumina Inc., San Diego, CA) on a 10B flow cell. Variants called from DNA and nuclear RNA were then used as input for Souporcell and Demuxlet, which predicted nuclei derived from different individuals. Briefly, BAM files were generated from each individual’s DNA sequence data, and deconvolution of nuclei pooled across individuals was done using a combination of</w:t>
      </w:r>
      <w:r>
        <w:rPr>
          <w:sz w:val="23"/>
          <w:szCs w:val="23"/>
        </w:rPr>
        <w:t xml:space="preserve"> </w:t>
      </w:r>
      <w:r w:rsidRPr="00771E24">
        <w:rPr>
          <w:sz w:val="23"/>
          <w:szCs w:val="23"/>
        </w:rPr>
        <w:t>Demuxlet</w:t>
      </w:r>
      <w:r w:rsidR="00E46755">
        <w:rPr>
          <w:sz w:val="23"/>
          <w:szCs w:val="23"/>
        </w:rPr>
        <w:t xml:space="preserve"> </w:t>
      </w:r>
      <w:r w:rsidR="00E46755">
        <w:rPr>
          <w:sz w:val="23"/>
          <w:szCs w:val="23"/>
        </w:rPr>
        <w:fldChar w:fldCharType="begin"/>
      </w:r>
      <w:r w:rsidR="009112E5">
        <w:rPr>
          <w:sz w:val="23"/>
          <w:szCs w:val="23"/>
        </w:rPr>
        <w:instrText xml:space="preserve"> ADDIN ZOTERO_ITEM CSL_CITATION {"citationID":"xArGHkso","properties":{"unsorted":false,"formattedCitation":"(41)","plainCitation":"(41)","noteIndex":0},"citationItems":[{"id":3487,"uris":["http://zotero.org/users/11313215/items/68FTNPIR"],"itemData":{"id":3487,"type":"article-journal","abstract":"Droplet single-cell RNA-seq is applied to large numbers of pooled samples from unrelated individuals.","container-title":"Nature Biotechnology","DOI":"10.1038/nbt.4042","ISSN":"1546-1696","issue":"1","journalAbbreviation":"Nat Biotechnol","language":"en","license":"2017 Springer Nature America, Inc.","page":"89-94","publisher":"Nature Publishing Group","source":"www.nature.com","title":"Multiplexed droplet single-cell RNA-sequencing using natural genetic variation","volume":"36","author":[{"family":"Kang","given":"Hyun Min"},{"family":"Subramaniam","given":"Meena"},{"family":"Targ","given":"Sasha"},{"family":"Nguyen","given":"Michelle"},{"family":"Maliskova","given":"Lenka"},{"family":"McCarthy","given":"Elizabeth"},{"family":"Wan","given":"Eunice"},{"family":"Wong","given":"Simon"},{"family":"Byrnes","given":"Lauren"},{"family":"Lanata","given":"Cristina M."},{"family":"Gate","given":"Rachel E."},{"family":"Mostafavi","given":"Sara"},{"family":"Marson","given":"Alexander"},{"family":"Zaitlen","given":"Noah"},{"family":"Criswell","given":"Lindsey A."},{"family":"Ye","given":"Chun Jimmie"}],"issued":{"date-parts":[["2018",1]]}}}],"schema":"https://github.com/citation-style-language/schema/raw/master/csl-citation.json"} </w:instrText>
      </w:r>
      <w:r w:rsidR="00E46755">
        <w:rPr>
          <w:sz w:val="23"/>
          <w:szCs w:val="23"/>
        </w:rPr>
        <w:fldChar w:fldCharType="separate"/>
      </w:r>
      <w:r w:rsidR="009112E5">
        <w:rPr>
          <w:noProof/>
          <w:sz w:val="23"/>
          <w:szCs w:val="23"/>
        </w:rPr>
        <w:t>(41)</w:t>
      </w:r>
      <w:r w:rsidR="00E46755">
        <w:rPr>
          <w:sz w:val="23"/>
          <w:szCs w:val="23"/>
        </w:rPr>
        <w:fldChar w:fldCharType="end"/>
      </w:r>
      <w:r w:rsidRPr="00771E24">
        <w:rPr>
          <w:sz w:val="23"/>
          <w:szCs w:val="23"/>
        </w:rPr>
        <w:t xml:space="preserve"> and Souporcell (Heaton et al., 2020). We further used Souporcell to validate singlets and multiplets identified by EmptyDropsMultiome.</w:t>
      </w:r>
      <w:r w:rsidR="0013365A">
        <w:rPr>
          <w:sz w:val="23"/>
          <w:szCs w:val="23"/>
        </w:rPr>
        <w:t xml:space="preserve"> </w:t>
      </w:r>
      <w:r w:rsidRPr="00771E24">
        <w:rPr>
          <w:sz w:val="23"/>
          <w:szCs w:val="23"/>
        </w:rPr>
        <w:t>CellRanger-Arc was used for demultiplexing BCL files from sequencing to create FASTQ files for both GEX and ATAC reads as well as for creating a reference genome package, perform cell-calling for both modalities, and align barcodes. We then used EmptyDropsMultiome</w:t>
      </w:r>
      <w:r w:rsidR="0013365A">
        <w:rPr>
          <w:sz w:val="23"/>
          <w:szCs w:val="23"/>
        </w:rPr>
        <w:t xml:space="preserve"> </w:t>
      </w:r>
      <w:r w:rsidR="0013365A">
        <w:rPr>
          <w:sz w:val="23"/>
          <w:szCs w:val="23"/>
        </w:rPr>
        <w:fldChar w:fldCharType="begin"/>
      </w:r>
      <w:r w:rsidR="009112E5">
        <w:rPr>
          <w:sz w:val="23"/>
          <w:szCs w:val="23"/>
        </w:rPr>
        <w:instrText xml:space="preserve"> ADDIN ZOTERO_ITEM CSL_CITATION {"citationID":"9TcRkEOW","properties":{"unsorted":false,"formattedCitation":"(42)","plainCitation":"(42)","noteIndex":0},"citationItems":[{"id":3471,"uris":["http://zotero.org/users/11313215/items/S6LZL9KP"],"itemData":{"id":3471,"type":"article-journal","abstract":"Multiomic droplet-based technologies allow different molecular modalities, such as chromatin accessibility and gene expression (scATAC-seq and scRNA-seq), to be probed in the same nucleus. We develop EmptyDropsMultiome, an approach that distinguishes true nuclei-containing droplets from background. Using simulations, we show that EmptyDropsMultiome has higher statistical power and accuracy than existing approaches, including CellRanger-arc and EmptyDrops. On real datasets, we observe that CellRanger-arc misses more than half of the nuclei identified by EmptyDropsMultiome and, moreover, is biased against certain cell types, some of which have a retrieval rate lower than 20%.","container-title":"Genome Biology","DOI":"10.1186/s13059-024-03259-x","ISSN":"1474-760X","issue":"1","journalAbbreviation":"Genome Biology","page":"121","source":"BioMed Central","title":"EmptyDropsMultiome discriminates real cells from background in single-cell multiomics assays","volume":"25","author":[{"family":"Megas","given":"Stathis"},{"family":"Lorenzi","given":"Valentina"},{"family":"Marioni","given":"John C."}],"issued":{"date-parts":[["2024",5,13]]}}}],"schema":"https://github.com/citation-style-language/schema/raw/master/csl-citation.json"} </w:instrText>
      </w:r>
      <w:r w:rsidR="0013365A">
        <w:rPr>
          <w:sz w:val="23"/>
          <w:szCs w:val="23"/>
        </w:rPr>
        <w:fldChar w:fldCharType="separate"/>
      </w:r>
      <w:r w:rsidR="009112E5">
        <w:rPr>
          <w:noProof/>
          <w:sz w:val="23"/>
          <w:szCs w:val="23"/>
        </w:rPr>
        <w:t>(42)</w:t>
      </w:r>
      <w:r w:rsidR="0013365A">
        <w:rPr>
          <w:sz w:val="23"/>
          <w:szCs w:val="23"/>
        </w:rPr>
        <w:fldChar w:fldCharType="end"/>
      </w:r>
      <w:r w:rsidRPr="00771E24">
        <w:rPr>
          <w:sz w:val="23"/>
          <w:szCs w:val="23"/>
        </w:rPr>
        <w:t xml:space="preserve"> to distinguish nuclei from empty droplets, background, ambient, or multiplets. We used MACS3 to override the peak calling performed by CellRanger-Arc as it often merges distinct peaks that occur in nearby genomic coordinates. We also used MACS3 to generate a unified peak set across all pooled samples.</w:t>
      </w:r>
    </w:p>
    <w:p w14:paraId="1334F001" w14:textId="77777777" w:rsidR="0013365A" w:rsidRPr="00771E24" w:rsidRDefault="0013365A" w:rsidP="00771E24">
      <w:pPr>
        <w:rPr>
          <w:sz w:val="23"/>
          <w:szCs w:val="23"/>
        </w:rPr>
      </w:pPr>
    </w:p>
    <w:p w14:paraId="5A88F417" w14:textId="77777777" w:rsidR="00771E24" w:rsidRPr="00771E24" w:rsidRDefault="00771E24" w:rsidP="00771E24">
      <w:pPr>
        <w:pStyle w:val="Default"/>
        <w:rPr>
          <w:sz w:val="23"/>
          <w:szCs w:val="23"/>
          <w:u w:val="single"/>
        </w:rPr>
      </w:pPr>
      <w:r w:rsidRPr="00771E24">
        <w:rPr>
          <w:sz w:val="23"/>
          <w:szCs w:val="23"/>
          <w:u w:val="single"/>
        </w:rPr>
        <w:t xml:space="preserve">Quality Control </w:t>
      </w:r>
    </w:p>
    <w:p w14:paraId="255CB0FD" w14:textId="4AEF3420" w:rsidR="00771E24" w:rsidRDefault="00771E24" w:rsidP="00771E24">
      <w:pPr>
        <w:pStyle w:val="Default"/>
        <w:rPr>
          <w:sz w:val="23"/>
          <w:szCs w:val="23"/>
        </w:rPr>
      </w:pPr>
      <w:r>
        <w:rPr>
          <w:sz w:val="23"/>
          <w:szCs w:val="23"/>
        </w:rPr>
        <w:t xml:space="preserve">Strict quality control was performed on a per pool basis enabling the identification of high quality nuclei and removal of low quality barcodes. To do this, we performed variable feature analysis to identify nuclei with low feature expression variability. Only barcodes containing 55% or more of highly variable genes were kept. Further, barcodes containing more than 50% of the top 50 highest expressed genes and more than 60% of the top 100 expressed genes were removed due to low variability. </w:t>
      </w:r>
      <w:r w:rsidR="0013365A">
        <w:rPr>
          <w:sz w:val="23"/>
          <w:szCs w:val="23"/>
        </w:rPr>
        <w:t xml:space="preserve"> </w:t>
      </w:r>
      <w:r>
        <w:rPr>
          <w:sz w:val="23"/>
          <w:szCs w:val="23"/>
        </w:rPr>
        <w:t xml:space="preserve">Each pool was then merged, and final quality control on the merged object was performed. We only retained nuclei that fit the following standards: nCount_RNA &lt; 25000, nCount_RNA &gt; 200, nFeature_RNA &lt; 9000, nFeature_RNA &gt; 200 &amp; </w:t>
      </w:r>
      <w:r>
        <w:t>nCount_ATAC &lt; 25000, nFeature_ATAC &lt; 16000, pct mitochondrial &lt; 12, pct protein coding genes &gt; 85, pct ribosomal &lt; 3, TSS enrichment &gt; 0.8</w:t>
      </w:r>
      <w:r>
        <w:rPr>
          <w:sz w:val="23"/>
          <w:szCs w:val="23"/>
        </w:rPr>
        <w:t xml:space="preserve">, and </w:t>
      </w:r>
      <w:r>
        <w:t>nucleosome_signal &lt; 2.</w:t>
      </w:r>
    </w:p>
    <w:p w14:paraId="76D6F786" w14:textId="77777777" w:rsidR="00771E24" w:rsidRDefault="00771E24" w:rsidP="00753C87">
      <w:pPr>
        <w:rPr>
          <w:u w:val="single"/>
        </w:rPr>
      </w:pPr>
    </w:p>
    <w:p w14:paraId="64D2DC7D" w14:textId="0519263D" w:rsidR="00771E24" w:rsidRPr="00771E24" w:rsidRDefault="00771E24" w:rsidP="00771E24">
      <w:pPr>
        <w:pStyle w:val="Default"/>
        <w:rPr>
          <w:sz w:val="23"/>
          <w:szCs w:val="23"/>
          <w:u w:val="single"/>
        </w:rPr>
      </w:pPr>
      <w:r w:rsidRPr="00771E24">
        <w:rPr>
          <w:sz w:val="23"/>
          <w:szCs w:val="23"/>
          <w:u w:val="single"/>
        </w:rPr>
        <w:t>Normalization and</w:t>
      </w:r>
      <w:r>
        <w:rPr>
          <w:sz w:val="23"/>
          <w:szCs w:val="23"/>
          <w:u w:val="single"/>
        </w:rPr>
        <w:t xml:space="preserve"> Initial</w:t>
      </w:r>
      <w:r w:rsidRPr="00771E24">
        <w:rPr>
          <w:sz w:val="23"/>
          <w:szCs w:val="23"/>
          <w:u w:val="single"/>
        </w:rPr>
        <w:t xml:space="preserve"> Clustering </w:t>
      </w:r>
    </w:p>
    <w:p w14:paraId="08619A21" w14:textId="77777777" w:rsidR="00771E24" w:rsidRDefault="00771E24" w:rsidP="00771E24">
      <w:pPr>
        <w:pStyle w:val="Default"/>
        <w:rPr>
          <w:sz w:val="23"/>
          <w:szCs w:val="23"/>
        </w:rPr>
      </w:pPr>
      <w:r>
        <w:rPr>
          <w:sz w:val="23"/>
          <w:szCs w:val="23"/>
        </w:rPr>
        <w:t xml:space="preserve">We performed clustering broadly following a standard Seurat pipeline. </w:t>
      </w:r>
    </w:p>
    <w:p w14:paraId="23629AFD" w14:textId="39B1F603" w:rsidR="00771E24" w:rsidRDefault="00771E24" w:rsidP="00771E24">
      <w:pPr>
        <w:pStyle w:val="Default"/>
        <w:rPr>
          <w:sz w:val="23"/>
          <w:szCs w:val="23"/>
        </w:rPr>
      </w:pPr>
      <w:r>
        <w:rPr>
          <w:sz w:val="23"/>
          <w:szCs w:val="23"/>
        </w:rPr>
        <w:t xml:space="preserve">For the RNA modality, raw counts were first normalized using the “LogNormalize” function in Seurat. We then ran found the top variable features via FindVariableFeatures (nfeatures = 4000), scaled data via ScaleData (scale.max = 50) to regress out batch effects, and reduced dimensionality via “RunPCA” (dim = 50). We then integrated layers using “IntegrateLayers” specifying method = HarmonyIntegration </w:t>
      </w:r>
      <w:r>
        <w:rPr>
          <w:sz w:val="23"/>
          <w:szCs w:val="23"/>
        </w:rPr>
        <w:fldChar w:fldCharType="begin"/>
      </w:r>
      <w:r w:rsidR="009112E5">
        <w:rPr>
          <w:sz w:val="23"/>
          <w:szCs w:val="23"/>
        </w:rPr>
        <w:instrText xml:space="preserve"> ADDIN ZOTERO_ITEM CSL_CITATION {"citationID":"HuavlTFa","properties":{"unsorted":false,"formattedCitation":"(43)","plainCitation":"(43)","noteIndex":0},"citationItems":[{"id":3208,"uris":["http://zotero.org/users/11313215/items/LZ5PT7U5"],"itemData":{"id":3208,"type":"article-journal","abstract":"The emerging diversity of single cell RNAseq datasets allows for the full transcriptional characterization of cell types across a wide variety of biological and clinical conditions. However, it is challenging to analyze them together, particularly when datasets are assayed with different technologies. Here, real biological differences are interspersed with technical differences. We present Harmony, an algorithm that projects cells into a shared embedding in which cells group by cell type rather than dataset-specific conditions. Harmony simultaneously accounts for multiple experimental and biological factors. In six analyses, we demonstrate the superior performance of Harmony to previously published algorithms. We show that Harmony requires dramatically fewer computational resources. It is the only currently available algorithm that makes the integration of ~106 cells feasible on a personal computer. We apply Harmony to PBMCs from datasets with large experimental differences, 5 studies of pancreatic islet cells, mouse embryogenesis datasets, and cross-modality spatial integration.","container-title":"Nature methods","DOI":"10.1038/s41592-019-0619-0","ISSN":"1548-7091","issue":"12","journalAbbreviation":"Nat Methods","page":"1289-1296","PMID":"31740819","PMCID":"PMC6884693","source":"PubMed Central","title":"Fast, sensitive, and accurate integration of single cell data with Harmony","volume":"16","author":[{"family":"Korsunsky","given":"Ilya"},{"family":"Millard","given":"Nghia"},{"family":"Fan","given":"Jean"},{"family":"Slowikowski","given":"Kamil"},{"family":"Zhang","given":"Fan"},{"family":"Wei","given":"Kevin"},{"family":"Baglaenko","given":"Yuriy"},{"family":"Brenner","given":"Michael"},{"family":"Loh","given":"Po-ru"},{"family":"Raychaudhuri","given":"Soumya"}],"issued":{"date-parts":[["2019",12]]}}}],"schema":"https://github.com/citation-style-language/schema/raw/master/csl-citation.json"} </w:instrText>
      </w:r>
      <w:r>
        <w:rPr>
          <w:sz w:val="23"/>
          <w:szCs w:val="23"/>
        </w:rPr>
        <w:fldChar w:fldCharType="separate"/>
      </w:r>
      <w:r w:rsidR="009112E5">
        <w:rPr>
          <w:noProof/>
          <w:sz w:val="23"/>
          <w:szCs w:val="23"/>
        </w:rPr>
        <w:t>(43)</w:t>
      </w:r>
      <w:r>
        <w:rPr>
          <w:sz w:val="23"/>
          <w:szCs w:val="23"/>
        </w:rPr>
        <w:fldChar w:fldCharType="end"/>
      </w:r>
      <w:r>
        <w:rPr>
          <w:sz w:val="23"/>
          <w:szCs w:val="23"/>
        </w:rPr>
        <w:t xml:space="preserve">. </w:t>
      </w:r>
    </w:p>
    <w:p w14:paraId="2304F7A0" w14:textId="4AA1B2A4" w:rsidR="00771E24" w:rsidRPr="0013365A" w:rsidRDefault="00771E24" w:rsidP="0013365A">
      <w:pPr>
        <w:rPr>
          <w:sz w:val="23"/>
          <w:szCs w:val="23"/>
        </w:rPr>
      </w:pPr>
      <w:r>
        <w:rPr>
          <w:sz w:val="23"/>
          <w:szCs w:val="23"/>
        </w:rPr>
        <w:t xml:space="preserve">For the ATAC modality, for each sequencing pool we found the top variable features via “FindTopFeatures” (min.cutoff = 10), computed the term frequency inverse document frequency via “RunTFIDF”, and ran singular value decomposition via “RunSVD” (n = 50, features from “FindTopFeatures”). We then merged pools, and ran the same pipeline described above on the combined dataset. We then found integration anchors via “FindIntegrationAnchors” (anchor list = VariableFeatures, dims = 2:30, n.trees = 100, l2.norm = F, scale = F, max.features = 500). Finally, we </w:t>
      </w:r>
      <w:r>
        <w:rPr>
          <w:sz w:val="23"/>
          <w:szCs w:val="23"/>
        </w:rPr>
        <w:lastRenderedPageBreak/>
        <w:t>ran “IntegrateEmbeddings” based on the integration anchors described above to produce a unified latent semantic indexing (LSI) reduction.</w:t>
      </w:r>
      <w:r w:rsidR="0013365A">
        <w:rPr>
          <w:sz w:val="23"/>
          <w:szCs w:val="23"/>
        </w:rPr>
        <w:t xml:space="preserve"> </w:t>
      </w:r>
      <w:r>
        <w:rPr>
          <w:sz w:val="23"/>
          <w:szCs w:val="23"/>
        </w:rPr>
        <w:t>We then built a weighted nearest neighbor’s graph using “FindMultiModalNeighbors” (dims = 1:50 for RNA, 2:50 for ATAC, prune.SNN = 0) inputting the ATAC LSI reduction and RNA Harmony reductions. We then created a uniform manifold approximation and projection (UMAP) using “RunUMAP” (min.dist = 0.4, metric = “euclidean”</w:t>
      </w:r>
      <w:r w:rsidR="0013365A">
        <w:rPr>
          <w:sz w:val="23"/>
          <w:szCs w:val="23"/>
        </w:rPr>
        <w:t>) and</w:t>
      </w:r>
      <w:r>
        <w:rPr>
          <w:sz w:val="23"/>
          <w:szCs w:val="23"/>
        </w:rPr>
        <w:t xml:space="preserve"> found clusters using “FindClusters” (algorithm = 3, resolution = 0.4, reduction = “PCA”). An initial clustering resolution of 0.4 was chosen based on the method described in Bai &amp; Chu, 2024 </w:t>
      </w:r>
      <w:r>
        <w:rPr>
          <w:sz w:val="23"/>
          <w:szCs w:val="23"/>
        </w:rPr>
        <w:fldChar w:fldCharType="begin"/>
      </w:r>
      <w:r w:rsidR="009112E5">
        <w:rPr>
          <w:sz w:val="23"/>
          <w:szCs w:val="23"/>
        </w:rPr>
        <w:instrText xml:space="preserve"> ADDIN ZOTERO_ITEM CSL_CITATION {"citationID":"gGtPOlyE","properties":{"unsorted":false,"formattedCitation":"(44)","plainCitation":"(44)","noteIndex":0},"citationItems":[{"id":3490,"uris":["http://zotero.org/users/11313215/items/8DNNEG88"],"itemData":{"id":3490,"type":"article","abstract":"We consider the problem of estimating the number of clusters (k) in a dataset. We propose a non-parametric approach to the problem that utilizes similarity graphs to construct a robust statistic that effectively captures similarity information among observations. This graph-based statistic is applicable to datasets of any dimension, is computationally efficient to obtain, and can be paired with any kind of clustering technique. Asymptotic theory is developed to establish the selection consistency of the proposed approach. Simulation studies demonstrate that the graph-based statistic outperforms existing methods for estimating k, especially in the high-dimensional setting. We illustrate its utility on an imaging dataset and an RNA-seq dataset.","DOI":"10.48550/arXiv.2402.15600","note":"arXiv:2402.15600 [stat]","number":"arXiv:2402.15600","publisher":"arXiv","source":"arXiv.org","title":"A Graph-based Approach to Estimating the Number of Clusters","URL":"http://arxiv.org/abs/2402.15600","author":[{"family":"Bai","given":"Yichuan"},{"family":"Chu","given":"Lynna"}],"accessed":{"date-parts":[["2025",3,11]]},"issued":{"date-parts":[["2024",11,5]]}}}],"schema":"https://github.com/citation-style-language/schema/raw/master/csl-citation.json"} </w:instrText>
      </w:r>
      <w:r>
        <w:rPr>
          <w:sz w:val="23"/>
          <w:szCs w:val="23"/>
        </w:rPr>
        <w:fldChar w:fldCharType="separate"/>
      </w:r>
      <w:r w:rsidR="009112E5">
        <w:rPr>
          <w:noProof/>
          <w:sz w:val="23"/>
          <w:szCs w:val="23"/>
        </w:rPr>
        <w:t>(44)</w:t>
      </w:r>
      <w:r>
        <w:rPr>
          <w:sz w:val="23"/>
          <w:szCs w:val="23"/>
        </w:rPr>
        <w:fldChar w:fldCharType="end"/>
      </w:r>
      <w:r>
        <w:rPr>
          <w:sz w:val="23"/>
          <w:szCs w:val="23"/>
        </w:rPr>
        <w:t>.</w:t>
      </w:r>
    </w:p>
    <w:p w14:paraId="1CD9A0E2" w14:textId="5BE18CEE" w:rsidR="00294540" w:rsidRDefault="00294540" w:rsidP="00753C87">
      <w:pPr>
        <w:rPr>
          <w:u w:val="single"/>
        </w:rPr>
      </w:pPr>
      <w:commentRangeStart w:id="203"/>
      <w:r>
        <w:rPr>
          <w:u w:val="single"/>
        </w:rPr>
        <w:t xml:space="preserve">Removal of </w:t>
      </w:r>
      <w:r w:rsidR="00771E24">
        <w:rPr>
          <w:u w:val="single"/>
        </w:rPr>
        <w:t>D</w:t>
      </w:r>
      <w:r>
        <w:rPr>
          <w:u w:val="single"/>
        </w:rPr>
        <w:t xml:space="preserve">issection </w:t>
      </w:r>
      <w:r w:rsidR="00771E24">
        <w:rPr>
          <w:u w:val="single"/>
        </w:rPr>
        <w:t>E</w:t>
      </w:r>
      <w:r>
        <w:rPr>
          <w:u w:val="single"/>
        </w:rPr>
        <w:t>rrors</w:t>
      </w:r>
    </w:p>
    <w:p w14:paraId="4C8C6DD5" w14:textId="661130A5" w:rsidR="003341ED" w:rsidRDefault="00771E24" w:rsidP="00753C87">
      <w:r w:rsidRPr="00771E24">
        <w:tab/>
      </w:r>
      <w:r>
        <w:t xml:space="preserve">To remove clusters likely the result of </w:t>
      </w:r>
      <w:r w:rsidR="0013365A">
        <w:t xml:space="preserve">dissection errors, we first excluded any clusters that appeared in. &lt; 90% of individuals. Next, we calculated the coefficient of variation (CV) for each clusters relative abundance across all individuals and excluded any clusters with a CV higher than </w:t>
      </w:r>
      <w:r w:rsidR="0013365A" w:rsidRPr="0013365A">
        <w:rPr>
          <w:highlight w:val="yellow"/>
        </w:rPr>
        <w:t>XX</w:t>
      </w:r>
      <w:r w:rsidR="0013365A">
        <w:t>.</w:t>
      </w:r>
      <w:commentRangeEnd w:id="203"/>
      <w:r w:rsidR="0013365A">
        <w:rPr>
          <w:rStyle w:val="CommentReference"/>
          <w:sz w:val="24"/>
          <w:szCs w:val="30"/>
        </w:rPr>
        <w:commentReference w:id="203"/>
      </w:r>
      <w:r w:rsidR="0013365A">
        <w:t xml:space="preserve"> </w:t>
      </w:r>
    </w:p>
    <w:p w14:paraId="4BB6BE5D" w14:textId="47376D79" w:rsidR="00294540" w:rsidRDefault="00771E24" w:rsidP="00753C87">
      <w:pPr>
        <w:rPr>
          <w:u w:val="single"/>
        </w:rPr>
      </w:pPr>
      <w:r>
        <w:rPr>
          <w:u w:val="single"/>
        </w:rPr>
        <w:t>Final</w:t>
      </w:r>
      <w:r w:rsidR="00294540">
        <w:rPr>
          <w:u w:val="single"/>
        </w:rPr>
        <w:t xml:space="preserve"> Clustering</w:t>
      </w:r>
    </w:p>
    <w:p w14:paraId="1130ECCD" w14:textId="500A1ACB" w:rsidR="00294540" w:rsidRPr="00294540" w:rsidRDefault="00294540" w:rsidP="00753C87">
      <w:r w:rsidRPr="00294540">
        <w:tab/>
      </w:r>
      <w:r>
        <w:t xml:space="preserve">In order to find the optimal set of parameters for </w:t>
      </w:r>
      <w:r w:rsidR="00E46755">
        <w:t>WNN clustering, we next performed a parameter sweep across RNA principal components (30-50), ATAC LSI comonents (2-50), k-nearest neighbors (30, 40, 50), and Leiden clustering resolution (0.4-1.5). We then selected the combination with the highest mean pairwise Adjusted Rand Index, resulting in our final clustering resolution for downstream analysis being composed of 40 RNA principal components, 45 ATAC LSI components, and 0.8 clustering resolution.</w:t>
      </w:r>
    </w:p>
    <w:p w14:paraId="32DDB200" w14:textId="3678E1C5" w:rsidR="00991F18" w:rsidRDefault="00991F18" w:rsidP="00753C87">
      <w:pPr>
        <w:rPr>
          <w:b/>
          <w:bCs/>
        </w:rPr>
      </w:pPr>
      <w:commentRangeStart w:id="204"/>
      <w:r>
        <w:rPr>
          <w:b/>
          <w:bCs/>
        </w:rPr>
        <w:t>Spatial Transcriptomics</w:t>
      </w:r>
      <w:commentRangeEnd w:id="204"/>
      <w:r w:rsidR="00E46755">
        <w:rPr>
          <w:rStyle w:val="CommentReference"/>
          <w:b/>
          <w:bCs/>
          <w:sz w:val="24"/>
          <w:szCs w:val="30"/>
        </w:rPr>
        <w:commentReference w:id="204"/>
      </w:r>
    </w:p>
    <w:p w14:paraId="11B165F2" w14:textId="31E50DD5" w:rsidR="00B37FE2" w:rsidRDefault="00B37FE2" w:rsidP="00753C87">
      <w:pPr>
        <w:rPr>
          <w:u w:val="single"/>
        </w:rPr>
      </w:pPr>
      <w:commentRangeStart w:id="205"/>
      <w:r>
        <w:rPr>
          <w:u w:val="single"/>
        </w:rPr>
        <w:t>Tissue Collection and Sectioning</w:t>
      </w:r>
      <w:commentRangeEnd w:id="205"/>
      <w:r>
        <w:rPr>
          <w:rStyle w:val="CommentReference"/>
          <w:sz w:val="24"/>
          <w:szCs w:val="30"/>
          <w:u w:val="single"/>
        </w:rPr>
        <w:commentReference w:id="205"/>
      </w:r>
    </w:p>
    <w:p w14:paraId="7D115033" w14:textId="77777777" w:rsidR="00B37FE2" w:rsidRDefault="00B37FE2" w:rsidP="00753C87"/>
    <w:p w14:paraId="2B242D11" w14:textId="5A742E7A" w:rsidR="00B37FE2" w:rsidRPr="00B37FE2" w:rsidRDefault="00B37FE2" w:rsidP="00753C87"/>
    <w:p w14:paraId="2C9E7A0D" w14:textId="34B37FCE" w:rsidR="00B37FE2" w:rsidRDefault="00B37FE2" w:rsidP="00753C87">
      <w:pPr>
        <w:rPr>
          <w:u w:val="single"/>
        </w:rPr>
      </w:pPr>
      <w:commentRangeStart w:id="206"/>
      <w:r>
        <w:rPr>
          <w:u w:val="single"/>
        </w:rPr>
        <w:t>RNA Extraction and Quality Control</w:t>
      </w:r>
    </w:p>
    <w:p w14:paraId="5E74AB99" w14:textId="7B347733" w:rsidR="00B37FE2" w:rsidRDefault="00B37FE2" w:rsidP="00753C87">
      <w:pPr>
        <w:rPr>
          <w:u w:val="single"/>
        </w:rPr>
      </w:pPr>
      <w:r>
        <w:t>Visium HD 3′ Fresh Frozen kit</w:t>
      </w:r>
    </w:p>
    <w:p w14:paraId="5DBA7543" w14:textId="77777777" w:rsidR="00B37FE2" w:rsidRDefault="00B37FE2" w:rsidP="00753C87">
      <w:pPr>
        <w:rPr>
          <w:u w:val="single"/>
        </w:rPr>
      </w:pPr>
    </w:p>
    <w:p w14:paraId="41B3563F" w14:textId="14530555" w:rsidR="00B37FE2" w:rsidRDefault="00B37FE2" w:rsidP="00753C87">
      <w:pPr>
        <w:rPr>
          <w:u w:val="single"/>
        </w:rPr>
      </w:pPr>
      <w:r>
        <w:rPr>
          <w:u w:val="single"/>
        </w:rPr>
        <w:t>Library Prep and Sequencing</w:t>
      </w:r>
      <w:commentRangeEnd w:id="206"/>
      <w:r>
        <w:rPr>
          <w:rStyle w:val="CommentReference"/>
          <w:sz w:val="24"/>
          <w:szCs w:val="30"/>
          <w:u w:val="single"/>
        </w:rPr>
        <w:commentReference w:id="206"/>
      </w:r>
    </w:p>
    <w:p w14:paraId="70B5FC7A" w14:textId="77777777" w:rsidR="00B37FE2" w:rsidRDefault="00B37FE2" w:rsidP="00753C87">
      <w:pPr>
        <w:rPr>
          <w:u w:val="single"/>
        </w:rPr>
      </w:pPr>
    </w:p>
    <w:p w14:paraId="1403A537" w14:textId="63AC9635" w:rsidR="00B37FE2" w:rsidRDefault="00B37FE2" w:rsidP="00753C87">
      <w:pPr>
        <w:rPr>
          <w:u w:val="single"/>
        </w:rPr>
      </w:pPr>
      <w:r>
        <w:rPr>
          <w:u w:val="single"/>
        </w:rPr>
        <w:t>Read Alignment</w:t>
      </w:r>
    </w:p>
    <w:p w14:paraId="5D6A7078" w14:textId="4078E141" w:rsidR="00D20A6D" w:rsidRPr="00D20A6D" w:rsidRDefault="00D20A6D" w:rsidP="00753C87">
      <w:r>
        <w:tab/>
      </w:r>
      <w:commentRangeStart w:id="207"/>
      <w:r>
        <w:t xml:space="preserve">Reads were aligned using space ranger version </w:t>
      </w:r>
      <w:r w:rsidRPr="00D20A6D">
        <w:rPr>
          <w:highlight w:val="yellow"/>
        </w:rPr>
        <w:t>xx</w:t>
      </w:r>
      <w:commentRangeEnd w:id="207"/>
      <w:r w:rsidRPr="00D20A6D">
        <w:rPr>
          <w:rStyle w:val="CommentReference"/>
          <w:sz w:val="24"/>
          <w:szCs w:val="30"/>
        </w:rPr>
        <w:commentReference w:id="207"/>
      </w:r>
    </w:p>
    <w:p w14:paraId="0EF0BE30" w14:textId="77777777" w:rsidR="00E46755" w:rsidRDefault="00E46755" w:rsidP="00753C87">
      <w:pPr>
        <w:rPr>
          <w:b/>
          <w:bCs/>
        </w:rPr>
      </w:pPr>
    </w:p>
    <w:p w14:paraId="58D6616A" w14:textId="2D12AEA2" w:rsidR="00C84A09" w:rsidRDefault="00C84A09" w:rsidP="00753C87">
      <w:pPr>
        <w:rPr>
          <w:u w:val="single"/>
        </w:rPr>
      </w:pPr>
      <w:r>
        <w:rPr>
          <w:u w:val="single"/>
        </w:rPr>
        <w:t>Quality Control</w:t>
      </w:r>
      <w:r w:rsidR="00D20A6D" w:rsidRPr="00D20A6D">
        <w:rPr>
          <w:u w:val="single"/>
        </w:rPr>
        <w:t xml:space="preserve"> </w:t>
      </w:r>
      <w:r w:rsidR="0055180A">
        <w:rPr>
          <w:u w:val="single"/>
        </w:rPr>
        <w:t>and Sketching</w:t>
      </w:r>
      <w:r w:rsidR="00D20A6D">
        <w:rPr>
          <w:u w:val="single"/>
        </w:rPr>
        <w:t xml:space="preserve"> </w:t>
      </w:r>
    </w:p>
    <w:p w14:paraId="3473291A" w14:textId="76324899" w:rsidR="00C84A09" w:rsidRDefault="00D20A6D" w:rsidP="00753C87">
      <w:r>
        <w:tab/>
        <w:t>All four capture areas were merged resulting in 463,466 total spots. Spots with &lt;25 UMIs or</w:t>
      </w:r>
      <w:r w:rsidRPr="00D20A6D">
        <w:t xml:space="preserve"> </w:t>
      </w:r>
      <w:r>
        <w:t>≥50% mitochondrial reads were discarded, resulting in 433,999 spots for downstream analysis. Spot feature counts were then normalized (NormalizeData) and variable features were computed (FindVariableFeatures). For computational efficiency, we then created a SketchData assay (ncells = 50000, method = “LeverageScore”, features = VariableFeatures</w:t>
      </w:r>
      <w:r w:rsidR="0055180A">
        <w:t>) which was used for downstream analyses</w:t>
      </w:r>
      <w:commentRangeStart w:id="208"/>
      <w:r w:rsidR="0055180A">
        <w:t>.</w:t>
      </w:r>
      <w:commentRangeEnd w:id="208"/>
      <w:r w:rsidR="0055180A">
        <w:rPr>
          <w:rStyle w:val="CommentReference"/>
          <w:sz w:val="24"/>
          <w:szCs w:val="30"/>
        </w:rPr>
        <w:commentReference w:id="208"/>
      </w:r>
      <w:r w:rsidR="0055180A">
        <w:t xml:space="preserve"> </w:t>
      </w:r>
    </w:p>
    <w:p w14:paraId="15C88F02" w14:textId="77777777" w:rsidR="0055180A" w:rsidRPr="0055180A" w:rsidRDefault="0055180A" w:rsidP="00753C87"/>
    <w:p w14:paraId="74E2F449" w14:textId="510AF7B4" w:rsidR="00686A03" w:rsidRDefault="00686A03" w:rsidP="00753C87">
      <w:pPr>
        <w:rPr>
          <w:b/>
          <w:bCs/>
        </w:rPr>
      </w:pPr>
      <w:r>
        <w:rPr>
          <w:b/>
          <w:bCs/>
        </w:rPr>
        <w:t>Neuroanatomical Annotation</w:t>
      </w:r>
    </w:p>
    <w:p w14:paraId="63C82243" w14:textId="27104570" w:rsidR="00686A03" w:rsidRPr="00485133" w:rsidRDefault="00FA7CDB" w:rsidP="00555CB5">
      <w:pPr>
        <w:ind w:firstLine="720"/>
      </w:pPr>
      <w:r>
        <w:t xml:space="preserve">Because there is no published atlas for any anemonefish brain, we relied </w:t>
      </w:r>
      <w:r w:rsidR="006056B6">
        <w:t xml:space="preserve">on a published atlas from </w:t>
      </w:r>
      <w:r w:rsidR="006056B6">
        <w:rPr>
          <w:i/>
          <w:iCs/>
        </w:rPr>
        <w:t>Astatotilapia burtoni</w:t>
      </w:r>
      <w:r w:rsidR="0005005F">
        <w:t xml:space="preserve"> </w:t>
      </w:r>
      <w:r w:rsidR="0005005F">
        <w:fldChar w:fldCharType="begin"/>
      </w:r>
      <w:r w:rsidR="009112E5">
        <w:instrText xml:space="preserve"> ADDIN ZOTERO_ITEM CSL_CITATION {"citationID":"pOiFwZiB","properties":{"unsorted":false,"formattedCitation":"(45)","plainCitation":"(45)","noteIndex":0},"citationItems":[{"id":6395,"uris":["http://zotero.org/users/11313215/items/QTQQG9ZG"],"itemData":{"id":6395,"type":"article-journal","abstract":"Neural communication depends on release and reception of different neurotransmitters within complex circuits that ultimately mediate basic biological functions. We mapped the distribution of glutamatergic, GABAergic, and cholinergic neurons in the brain of the African cichlid fish Astatotilapia burtoni using in situ hybridization to label vesicular glutamate transporters (vglut1, vglut2.1, vglut3), glutamate decarboxylases (gad1, gad2), and choline acetyltransferase (chat). Cells expressing the glutamatergic markers vgluts 1-3 show primarily nonoverlapping distribution patterns, with the most widespread expression observed for vglut2.1, and more restricted expression of vglut1 and vglut3. vglut1 is prominent in granular layers of the cerebellum, habenula, preglomerular nuclei, and several other diencephalic, mesencephalic, and rhombencephalic regions. vglut2.1 is widely expressed in many nuclei from the olfactory bulbs to the hindbrain, while vglut3 is restricted to the hypothalamus and hindbrain. GABAergic cells show largely overlapping gad1 and gad2 expression in most brain regions. GABAergic expression dominates nuclei of the subpallial ventral telencephalon, while glutamatergic expression dominates nuclei of the pallial dorsal telencephalon. chat-expressing cells are prominent in motor cranial nerve nuclei, and some scattered cells lie in the preoptic area and ventral part of the ventral telencephalon. A localization summary of these markers within regions of the conserved social decision-making network reveals a predominance of either GABAergic or glutamatergic cells within individual nuclei. The neurotransmitter distributions described here in the brain of a single fish species provide an important resource for identification of brain nuclei in other fishes, as well as future comparative studies on circuit organization and function. J. Comp. Neurol. 525:610-638, 2017. © 2016 Wiley Periodicals, Inc.","container-title":"The Journal of Comparative Neurology","DOI":"10.1002/cne.24092","ISSN":"1096-9861","issue":"3","journalAbbreviation":"J Comp Neurol","language":"eng","page":"610-638","PMID":"27507772","source":"PubMed","title":"Localization of glutamatergic, GABAergic, and cholinergic neurons in the brain of the African cichlid fish, Astatotilapia burtoni","volume":"525","author":[{"family":"Maruska","given":"Karen P."},{"family":"Butler","given":"Julie M."},{"family":"Field","given":"Karen E."},{"family":"Porter","given":"Danielle T."}],"issued":{"date-parts":[["2017",2,15]]}}}],"schema":"https://github.com/citation-style-language/schema/raw/master/csl-citation.json"} </w:instrText>
      </w:r>
      <w:r w:rsidR="0005005F">
        <w:fldChar w:fldCharType="separate"/>
      </w:r>
      <w:r w:rsidR="009112E5">
        <w:rPr>
          <w:rFonts w:cs="Times New Roman"/>
        </w:rPr>
        <w:t>(45)</w:t>
      </w:r>
      <w:r w:rsidR="0005005F">
        <w:fldChar w:fldCharType="end"/>
      </w:r>
      <w:r w:rsidR="0005005F">
        <w:t xml:space="preserve"> </w:t>
      </w:r>
      <w:r w:rsidR="00364E61">
        <w:t xml:space="preserve">in combination with unbiased clustering and gene expression </w:t>
      </w:r>
      <w:r w:rsidR="007B3AC0">
        <w:t>(see “Spatial Transcriptomics”)</w:t>
      </w:r>
      <w:r w:rsidR="00364E61">
        <w:t xml:space="preserve"> </w:t>
      </w:r>
      <w:r w:rsidR="0005005F">
        <w:t xml:space="preserve">for </w:t>
      </w:r>
      <w:r w:rsidR="007B3AC0">
        <w:t>our annotations</w:t>
      </w:r>
      <w:r w:rsidR="006056B6">
        <w:t>.</w:t>
      </w:r>
      <w:r w:rsidR="007B3AC0">
        <w:t xml:space="preserve"> Interestingly, we noted a few differences between the </w:t>
      </w:r>
      <w:r w:rsidR="007B3AC0">
        <w:rPr>
          <w:i/>
          <w:iCs/>
        </w:rPr>
        <w:t xml:space="preserve">A. ocellaris </w:t>
      </w:r>
      <w:r w:rsidR="007B3AC0">
        <w:t xml:space="preserve">and </w:t>
      </w:r>
      <w:r w:rsidR="007B3AC0">
        <w:rPr>
          <w:i/>
          <w:iCs/>
        </w:rPr>
        <w:t xml:space="preserve">A. burtoni </w:t>
      </w:r>
      <w:r w:rsidR="007B3AC0">
        <w:t xml:space="preserve">brains. </w:t>
      </w:r>
      <w:r w:rsidR="0026691F">
        <w:t>Transcriptomically, Dl-v2</w:t>
      </w:r>
      <w:r w:rsidR="00685644">
        <w:t xml:space="preserve"> (</w:t>
      </w:r>
      <w:r w:rsidR="00685644" w:rsidRPr="00685644">
        <w:t>ventral part of the lateral zone of the dorsal telencephalon, subdivision 2</w:t>
      </w:r>
      <w:r w:rsidR="00685644">
        <w:t>)</w:t>
      </w:r>
      <w:r w:rsidR="00765A31">
        <w:t xml:space="preserve"> and</w:t>
      </w:r>
      <w:r w:rsidR="0009486A">
        <w:t xml:space="preserve"> Dl-g</w:t>
      </w:r>
      <w:r w:rsidR="00685644">
        <w:t xml:space="preserve"> (</w:t>
      </w:r>
      <w:r w:rsidR="00685644" w:rsidRPr="00685644">
        <w:t>granular zone of lateral zone of the dorsal telencephalon</w:t>
      </w:r>
      <w:r w:rsidR="00685644">
        <w:t>)</w:t>
      </w:r>
      <w:r w:rsidR="004958FF">
        <w:t xml:space="preserve">, were distinct in their transcriptomes depending on </w:t>
      </w:r>
      <w:r w:rsidR="004958FF">
        <w:lastRenderedPageBreak/>
        <w:t>rostral versus caudal position</w:t>
      </w:r>
      <w:r w:rsidR="00C05010">
        <w:t xml:space="preserve"> or dorsal versus ventral position</w:t>
      </w:r>
      <w:r w:rsidR="004958FF">
        <w:t>. Thus, we reannotated them as Dl-v2d</w:t>
      </w:r>
      <w:r w:rsidR="00765A31">
        <w:t xml:space="preserve"> and </w:t>
      </w:r>
      <w:r w:rsidR="00F20567">
        <w:t>Dl-gd</w:t>
      </w:r>
      <w:r w:rsidR="004958FF">
        <w:t xml:space="preserve"> (dor</w:t>
      </w:r>
      <w:r w:rsidR="00C05010">
        <w:t xml:space="preserve">sal </w:t>
      </w:r>
      <w:r w:rsidR="00485133">
        <w:t>part</w:t>
      </w:r>
      <w:r w:rsidR="00C05010">
        <w:t>)</w:t>
      </w:r>
      <w:r w:rsidR="00296CF0">
        <w:t xml:space="preserve">. </w:t>
      </w:r>
      <w:r w:rsidR="00085EC5">
        <w:t>We also noted a neuronal cluster of high cell density in the dorsolateral pallium</w:t>
      </w:r>
      <w:r w:rsidR="00685644">
        <w:t xml:space="preserve"> ne</w:t>
      </w:r>
      <w:r w:rsidR="00C4164E">
        <w:t>ar Dl-g</w:t>
      </w:r>
      <w:r w:rsidR="00085EC5">
        <w:t xml:space="preserve"> that appeared to have no equivalent</w:t>
      </w:r>
      <w:r w:rsidR="00485133">
        <w:t xml:space="preserve"> in </w:t>
      </w:r>
      <w:r w:rsidR="00485133">
        <w:rPr>
          <w:i/>
          <w:iCs/>
        </w:rPr>
        <w:t>A. burtoni</w:t>
      </w:r>
      <w:r w:rsidR="00485133">
        <w:t xml:space="preserve"> and had unique rostral and caudal transcriptomes. Thus, we labeled this dorsolateral</w:t>
      </w:r>
      <w:r w:rsidR="006915ED">
        <w:t xml:space="preserve"> nucleus rostral and caudal parts (Dln-r and Dln-c)</w:t>
      </w:r>
      <w:r w:rsidR="00C4164E">
        <w:t xml:space="preserve"> (</w:t>
      </w:r>
      <w:r w:rsidR="00C4164E" w:rsidRPr="00065EE2">
        <w:rPr>
          <w:highlight w:val="yellow"/>
        </w:rPr>
        <w:t>Figure S</w:t>
      </w:r>
      <w:r w:rsidR="00EA408F" w:rsidRPr="00EA408F">
        <w:rPr>
          <w:highlight w:val="yellow"/>
        </w:rPr>
        <w:t>xx</w:t>
      </w:r>
      <w:r w:rsidR="00065EE2">
        <w:t>)</w:t>
      </w:r>
      <w:r w:rsidR="006915ED">
        <w:t xml:space="preserve">. </w:t>
      </w:r>
      <w:r w:rsidR="00277795">
        <w:t xml:space="preserve">Because this cell type was largely dissected out in our dataset, we did not examine it farther. </w:t>
      </w:r>
    </w:p>
    <w:p w14:paraId="3485FDED" w14:textId="17B68A1F" w:rsidR="00686A03" w:rsidRDefault="006145D5" w:rsidP="00753C87">
      <w:pPr>
        <w:rPr>
          <w:b/>
          <w:bCs/>
        </w:rPr>
      </w:pPr>
      <w:r>
        <w:rPr>
          <w:b/>
          <w:bCs/>
        </w:rPr>
        <w:t>Projection of snMultiome Data Onto VisiumHD Data</w:t>
      </w:r>
      <w:r w:rsidR="009F4952">
        <w:rPr>
          <w:b/>
          <w:bCs/>
        </w:rPr>
        <w:t xml:space="preserve"> </w:t>
      </w:r>
    </w:p>
    <w:p w14:paraId="501CF65B" w14:textId="012B37FC" w:rsidR="006145D5" w:rsidRPr="0057324D" w:rsidRDefault="0057324D" w:rsidP="00753C87">
      <w:r>
        <w:tab/>
        <w:t xml:space="preserve">To map our snMultiome clusters onto the VisiumHD sections, we used </w:t>
      </w:r>
      <w:r w:rsidR="00B5051C">
        <w:t>C</w:t>
      </w:r>
      <w:r w:rsidR="001E145A">
        <w:t>ell2location</w:t>
      </w:r>
      <w:r w:rsidR="000A694F">
        <w:t xml:space="preserve"> </w:t>
      </w:r>
      <w:r>
        <w:fldChar w:fldCharType="begin"/>
      </w:r>
      <w:r w:rsidR="00933230">
        <w:instrText xml:space="preserve"> ADDIN ZOTERO_ITEM CSL_CITATION {"citationID":"IS8MyP8B","properties":{"unsorted":false,"formattedCitation":"(11)","plainCitation":"(11)","noteIndex":0},"citationItems":[{"id":6492,"uris":["http://zotero.org/users/11313215/items/BC3FN9G6"],"itemData":{"id":6492,"type":"article-journal","abstract":"Spatial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manner.","container-title":"Nature Biotechnology","DOI":"10.1038/s41587-021-01139-4","ISSN":"1546-1696","issue":"5","journalAbbreviation":"Nat Biotechnol","language":"en","license":"2022 The Author(s), under exclusive licence to Springer Nature America, Inc.","page":"661-671","publisher":"Nature Publishing Group","source":"www.nature.com","title":"Cell2location maps fine-grained cell types in spatial transcriptomics","volume":"40","author":[{"family":"Kleshchevnikov","given":"Vitalii"},{"family":"Shmatko","given":"Artem"},{"family":"Dann","given":"Emma"},{"family":"Aivazidis","given":"Alexander"},{"family":"King","given":"Hamish W."},{"family":"Li","given":"Tong"},{"family":"Elmentaite","given":"Rasa"},{"family":"Lomakin","given":"Artem"},{"family":"Kedlian","given":"Veronika"},{"family":"Gayoso","given":"Adam"},{"family":"Jain","given":"Mika Sarkin"},{"family":"Park","given":"Jun Sung"},{"family":"Ramona","given":"Lauma"},{"family":"Tuck","given":"Elizabeth"},{"family":"Arutyunyan","given":"Anna"},{"family":"Vento-Tormo","given":"Roser"},{"family":"Gerstung","given":"Moritz"},{"family":"James","given":"Louisa"},{"family":"Stegle","given":"Oliver"},{"family":"Bayraktar","given":"Omer Ali"}],"issued":{"date-parts":[["2022",5]]}}}],"schema":"https://github.com/citation-style-language/schema/raw/master/csl-citation.json"} </w:instrText>
      </w:r>
      <w:r>
        <w:fldChar w:fldCharType="separate"/>
      </w:r>
      <w:r w:rsidR="00933230">
        <w:rPr>
          <w:rFonts w:cs="Times New Roman"/>
        </w:rPr>
        <w:t>(11)</w:t>
      </w:r>
      <w:r>
        <w:fldChar w:fldCharType="end"/>
      </w:r>
      <w:r w:rsidR="000A694F">
        <w:t>.</w:t>
      </w:r>
      <w:r w:rsidR="007D4E1D">
        <w:t xml:space="preserve"> To do this, we first </w:t>
      </w:r>
      <w:r w:rsidR="00636B11">
        <w:t xml:space="preserve">trained </w:t>
      </w:r>
      <w:r w:rsidR="00A967A5">
        <w:t>regression models</w:t>
      </w:r>
      <w:r w:rsidR="00CF51E5">
        <w:t xml:space="preserve"> (RegressionModel)</w:t>
      </w:r>
      <w:r w:rsidR="00A967A5">
        <w:t xml:space="preserve"> on </w:t>
      </w:r>
      <w:r w:rsidR="008252DF">
        <w:t>raw RNA counts</w:t>
      </w:r>
      <w:r w:rsidR="00B56453">
        <w:t xml:space="preserve"> </w:t>
      </w:r>
      <w:r w:rsidR="000A04FB">
        <w:t>excluding g</w:t>
      </w:r>
      <w:r w:rsidR="000A7BB6">
        <w:t>e</w:t>
      </w:r>
      <w:r w:rsidR="00B56453">
        <w:t>nes that were present in fewer than 10 cells</w:t>
      </w:r>
      <w:r w:rsidR="000A7BB6">
        <w:t>.</w:t>
      </w:r>
      <w:r w:rsidR="000A04FB">
        <w:t xml:space="preserve"> </w:t>
      </w:r>
      <w:r w:rsidR="000A04FB" w:rsidRPr="000A04FB">
        <w:t>The model was conditioned on sample/pool identity as a batch covariate and on cluster identity</w:t>
      </w:r>
      <w:r w:rsidR="000A04FB">
        <w:t xml:space="preserve"> </w:t>
      </w:r>
      <w:r w:rsidR="00CF0966">
        <w:t>as the</w:t>
      </w:r>
      <w:r w:rsidR="000A04FB">
        <w:t xml:space="preserve"> cell type label.</w:t>
      </w:r>
      <w:r w:rsidR="00CF0966">
        <w:t xml:space="preserve"> The model was trained for 250 epochs with batch size set to </w:t>
      </w:r>
      <w:r w:rsidR="009B0FE5">
        <w:t>4096 and posterior distributions were exported using 1000 posterior samples. Mean expression per cell cluster was extracted from the posterior</w:t>
      </w:r>
      <w:r w:rsidR="00CF51E5">
        <w:t xml:space="preserve"> (</w:t>
      </w:r>
      <w:r w:rsidR="00CF51E5" w:rsidRPr="00CF51E5">
        <w:t>means_per_cluster_mu_fg</w:t>
      </w:r>
      <w:r w:rsidR="00CF51E5">
        <w:t>)</w:t>
      </w:r>
      <w:r w:rsidR="009B0FE5">
        <w:t xml:space="preserve"> to construct the reference signature matrix </w:t>
      </w:r>
      <w:r w:rsidR="00CF51E5">
        <w:t>for downstream mapping.</w:t>
      </w:r>
      <w:r w:rsidR="00FF1F55">
        <w:t xml:space="preserve"> Next, we </w:t>
      </w:r>
      <w:r w:rsidR="00173A1E">
        <w:t>fit the</w:t>
      </w:r>
      <w:r w:rsidR="00E71627">
        <w:t xml:space="preserve"> model to the</w:t>
      </w:r>
      <w:r w:rsidR="00173A1E">
        <w:t xml:space="preserve"> VisiumHD sketch assay</w:t>
      </w:r>
      <w:r w:rsidR="008E5D07">
        <w:t xml:space="preserve"> (bin level)</w:t>
      </w:r>
      <w:r w:rsidR="00B965EE">
        <w:t xml:space="preserve"> only including bins that would have been included in our dissection of the </w:t>
      </w:r>
      <w:r w:rsidR="002C130D">
        <w:t>ventrocaudal telencephalon during snMultiome sequencing</w:t>
      </w:r>
      <w:r w:rsidR="00B73602">
        <w:t xml:space="preserve">. </w:t>
      </w:r>
      <w:r w:rsidR="00B73602" w:rsidRPr="00B73602">
        <w:t>Genes were intersected between the spatial sketch dataset and the reference signature matrix to restrict analysis to a shared gene set. The cell2location spatial mapping model (Cell2location) was then fit to the sketch data, using slice identity as a batch covariate, an expected cell abundance per spot prior of N_cells_per_location = 3, and a detection_alpha of 200 to account for technical variation in detection sensitivity across slices. The model was trained for up to 1,000 epochs (batch size 2048, full training set, no held-out validation split). Posterior cell type abundances were exported using 100 posterior samples, yielding per-spot mean, 5th percentile (q05), and 95th percentile (q95) estimates of absolute cell type abundance for each reference-derived cell type.</w:t>
      </w:r>
      <w:r w:rsidR="009076FF">
        <w:t xml:space="preserve"> </w:t>
      </w:r>
      <w:r w:rsidR="00C76F28" w:rsidRPr="00C76F28">
        <w:t>For each sketch spot, the cell type with the highest 5th-percentile (q05) posterior abundance estimate was assigned as the spot's dominant cell type. These categorical dominant-cell-type labels were then projected from the sketch assay to the full-resolution Visium HD dataset using Seurat's ProjectData function, which maps sketch-level metadata onto the full dataset via a shared PCA embedding (15 dimensions)</w:t>
      </w:r>
      <w:r w:rsidR="00C76F28">
        <w:t xml:space="preserve">. </w:t>
      </w:r>
      <w:r w:rsidR="00C76F28" w:rsidRPr="00C76F28">
        <w:t>This yielded a full-resolution spatial map of predicted dominant cell type identity across all tissue bins.</w:t>
      </w:r>
    </w:p>
    <w:p w14:paraId="44D96C0D" w14:textId="5C4B57C5" w:rsidR="00277514" w:rsidRPr="00266E78" w:rsidRDefault="00277514" w:rsidP="00753C87">
      <w:r w:rsidRPr="00277514">
        <w:rPr>
          <w:b/>
          <w:bCs/>
        </w:rPr>
        <w:t>Cell Type Annotation</w:t>
      </w:r>
      <w:r>
        <w:rPr>
          <w:b/>
          <w:bCs/>
        </w:rPr>
        <w:br/>
      </w:r>
      <w:r w:rsidR="005F2690">
        <w:rPr>
          <w:b/>
          <w:bCs/>
        </w:rPr>
        <w:tab/>
      </w:r>
      <w:r w:rsidR="00266E78">
        <w:t xml:space="preserve">We annotated our snMultiome clusters using a combination of </w:t>
      </w:r>
      <w:r w:rsidR="00266E78">
        <w:rPr>
          <w:i/>
          <w:iCs/>
        </w:rPr>
        <w:t xml:space="preserve">a priori </w:t>
      </w:r>
      <w:r w:rsidR="00266E78">
        <w:t>marker genes</w:t>
      </w:r>
      <w:r w:rsidR="006A74D0">
        <w:t xml:space="preserve"> (see Results)</w:t>
      </w:r>
      <w:r w:rsidR="00266E78">
        <w:t xml:space="preserve"> </w:t>
      </w:r>
      <w:r w:rsidR="00740D5D">
        <w:t>and spatial mapping from Cell2location.</w:t>
      </w:r>
      <w:r w:rsidR="00615890">
        <w:t xml:space="preserve"> We annotated cell types first</w:t>
      </w:r>
      <w:r w:rsidR="006E1E2E">
        <w:t xml:space="preserve"> by cluster number, then</w:t>
      </w:r>
      <w:r w:rsidR="00615890">
        <w:t xml:space="preserve"> by primary cell type, </w:t>
      </w:r>
      <w:r w:rsidR="00AC133B">
        <w:t xml:space="preserve">(e.g., </w:t>
      </w:r>
      <w:r w:rsidR="00F53B62">
        <w:t>1_</w:t>
      </w:r>
      <w:r w:rsidR="00AC133B">
        <w:t xml:space="preserve">RGC = Radial Glial cell, </w:t>
      </w:r>
      <w:r w:rsidR="00F53B62">
        <w:t>2_</w:t>
      </w:r>
      <w:r w:rsidR="00AC133B">
        <w:t>OL = Oligodendrocyte, GABA = GABAergic Neuron)</w:t>
      </w:r>
      <w:r w:rsidR="004828F1">
        <w:t>, then if we determined based on spatial mappin</w:t>
      </w:r>
      <w:r w:rsidR="00DE38F9">
        <w:t>g</w:t>
      </w:r>
      <w:r w:rsidR="004828F1">
        <w:t xml:space="preserve"> that </w:t>
      </w:r>
      <w:r w:rsidR="00DE38F9">
        <w:t xml:space="preserve">a cell type was localized to a specific subdivision of the brain </w:t>
      </w:r>
      <w:r w:rsidR="006E1E2E">
        <w:t xml:space="preserve">or neuroanatomical region, we added that to the cell type classification. Many neuronal types did not </w:t>
      </w:r>
      <w:r w:rsidR="00F53B62">
        <w:t xml:space="preserve">map to specific spatial regions, so we only annotated them by cluster number and neurotransmitter. A dotplot of the </w:t>
      </w:r>
      <w:r w:rsidR="00123917">
        <w:t xml:space="preserve">strongest marker genes found by Seurat’s “FindAllMarkers” function with only.pos = TRUE specified is shown in </w:t>
      </w:r>
      <w:r w:rsidR="00123917" w:rsidRPr="00123917">
        <w:rPr>
          <w:highlight w:val="yellow"/>
        </w:rPr>
        <w:t>Figure 2B.</w:t>
      </w:r>
      <w:r w:rsidR="00123917">
        <w:t xml:space="preserve"> </w:t>
      </w:r>
    </w:p>
    <w:p w14:paraId="5F670870" w14:textId="789988BE" w:rsidR="00921CD4" w:rsidRDefault="00921CD4" w:rsidP="00753C87">
      <w:pPr>
        <w:rPr>
          <w:b/>
          <w:bCs/>
        </w:rPr>
      </w:pPr>
      <w:r>
        <w:rPr>
          <w:b/>
          <w:bCs/>
        </w:rPr>
        <w:t>C</w:t>
      </w:r>
      <w:r w:rsidR="00991F18">
        <w:rPr>
          <w:b/>
          <w:bCs/>
        </w:rPr>
        <w:t>ell Type Composition Analysis</w:t>
      </w:r>
    </w:p>
    <w:p w14:paraId="232FDE79" w14:textId="3503E187" w:rsidR="00991F18" w:rsidRDefault="00555E1C" w:rsidP="00753C87">
      <w:r>
        <w:rPr>
          <w:b/>
          <w:bCs/>
        </w:rPr>
        <w:tab/>
      </w:r>
      <w:r>
        <w:t xml:space="preserve">We calculated </w:t>
      </w:r>
      <w:r w:rsidR="008F5F53">
        <w:t xml:space="preserve">differences in cell population for each cluster using a logistic regression fitting a matrix </w:t>
      </w:r>
      <w:r w:rsidR="00FC1908">
        <w:t xml:space="preserve">of </w:t>
      </w:r>
      <w:r w:rsidR="008F5F53">
        <w:t xml:space="preserve">successes (number of cells in a cluster) versus failures (number of cells not in that cluster) by phase. </w:t>
      </w:r>
    </w:p>
    <w:p w14:paraId="789FB1DC" w14:textId="77777777" w:rsidR="0043315D" w:rsidRDefault="0043315D" w:rsidP="00753C87"/>
    <w:p w14:paraId="0B4FEEE6" w14:textId="5F87CDED" w:rsidR="0043315D" w:rsidRDefault="0043315D" w:rsidP="00753C87">
      <w:pPr>
        <w:rPr>
          <w:b/>
          <w:bCs/>
        </w:rPr>
      </w:pPr>
      <w:r>
        <w:rPr>
          <w:b/>
          <w:bCs/>
        </w:rPr>
        <w:t>Integration with Anemonefish Telencephalon snRNA-seq Atlas</w:t>
      </w:r>
    </w:p>
    <w:p w14:paraId="649427F0" w14:textId="32F9C52A" w:rsidR="0043315D" w:rsidRPr="0043315D" w:rsidRDefault="0043315D" w:rsidP="00753C87">
      <w:commentRangeStart w:id="209"/>
      <w:r>
        <w:rPr>
          <w:u w:val="single"/>
        </w:rPr>
        <w:lastRenderedPageBreak/>
        <w:t xml:space="preserve">Realignment of Parker 2024 to </w:t>
      </w:r>
      <w:r w:rsidRPr="0043315D">
        <w:rPr>
          <w:i/>
          <w:iCs/>
          <w:u w:val="single"/>
        </w:rPr>
        <w:t>A. ocellaris</w:t>
      </w:r>
      <w:r>
        <w:rPr>
          <w:u w:val="single"/>
        </w:rPr>
        <w:t xml:space="preserve"> Genome</w:t>
      </w:r>
      <w:r>
        <w:t xml:space="preserve"> Because the data published in Parker 2024 was sequenced prior to an </w:t>
      </w:r>
      <w:r>
        <w:rPr>
          <w:i/>
          <w:iCs/>
        </w:rPr>
        <w:t xml:space="preserve">Amphiprion ocellaris </w:t>
      </w:r>
      <w:r>
        <w:t xml:space="preserve">genome being available, the data in that publication were aligned to an </w:t>
      </w:r>
      <w:r>
        <w:rPr>
          <w:i/>
          <w:iCs/>
        </w:rPr>
        <w:t xml:space="preserve">Amphiprion percula </w:t>
      </w:r>
      <w:r>
        <w:t xml:space="preserve">genome while the data in this work were aligned to the </w:t>
      </w:r>
      <w:r>
        <w:rPr>
          <w:i/>
          <w:iCs/>
        </w:rPr>
        <w:t>A. ocellaris</w:t>
      </w:r>
      <w:r>
        <w:t xml:space="preserve"> genome. To remedy this, raw reads were realigned to the </w:t>
      </w:r>
      <w:r w:rsidRPr="0013365A">
        <w:rPr>
          <w:i/>
          <w:iCs/>
          <w:sz w:val="23"/>
          <w:szCs w:val="23"/>
        </w:rPr>
        <w:t>Amphiprion ocellaris</w:t>
      </w:r>
      <w:r w:rsidRPr="00771E24">
        <w:rPr>
          <w:sz w:val="23"/>
          <w:szCs w:val="23"/>
        </w:rPr>
        <w:t xml:space="preserve"> RefSeq genome assembly (GCF_022539595.1)</w:t>
      </w:r>
      <w:r>
        <w:rPr>
          <w:sz w:val="23"/>
          <w:szCs w:val="23"/>
        </w:rPr>
        <w:t xml:space="preserve">. </w:t>
      </w:r>
      <w:commentRangeEnd w:id="209"/>
      <w:r>
        <w:rPr>
          <w:rStyle w:val="CommentReference"/>
          <w:sz w:val="23"/>
          <w:szCs w:val="23"/>
        </w:rPr>
        <w:commentReference w:id="209"/>
      </w:r>
      <w:r>
        <w:rPr>
          <w:sz w:val="23"/>
          <w:szCs w:val="23"/>
        </w:rPr>
        <w:t xml:space="preserve">To maintain continuity between the two publications, we used the same dimensional reductions and clusters as in that publication, with the only difference being the genome annotation, </w:t>
      </w:r>
    </w:p>
    <w:p w14:paraId="2F041229" w14:textId="77777777" w:rsidR="0043315D" w:rsidRDefault="0043315D" w:rsidP="00753C87">
      <w:pPr>
        <w:rPr>
          <w:b/>
          <w:bCs/>
        </w:rPr>
      </w:pPr>
    </w:p>
    <w:p w14:paraId="5BFFC591" w14:textId="77777777" w:rsidR="0043315D" w:rsidRDefault="0043315D" w:rsidP="00753C87">
      <w:r w:rsidRPr="0043315D">
        <w:rPr>
          <w:u w:val="single"/>
        </w:rPr>
        <w:t>Visium HD</w:t>
      </w:r>
      <w:r>
        <w:rPr>
          <w:u w:val="single"/>
        </w:rPr>
        <w:t xml:space="preserve"> </w:t>
      </w:r>
      <w:r>
        <w:t>Visium HD mapping was performed the same way as described in “</w:t>
      </w:r>
      <w:r w:rsidRPr="0043315D">
        <w:t>Projection of snMultiome Data Onto VisiumHD Data</w:t>
      </w:r>
      <w:r>
        <w:t>” using the parent clusters from Parker 2024. The only difference between the two analyses was when mapping from Parker 2024 to the Visium HD data, we no longer removed dissected regions from the Visium HD data since Parker 2024 was an atlas of the whole telencephalon.</w:t>
      </w:r>
    </w:p>
    <w:p w14:paraId="31298633" w14:textId="77777777" w:rsidR="00A73A92" w:rsidRDefault="00A73A92" w:rsidP="00753C87"/>
    <w:p w14:paraId="6318E95F" w14:textId="4798EE5D" w:rsidR="0043315D" w:rsidRDefault="0043315D" w:rsidP="00753C87">
      <w:r>
        <w:rPr>
          <w:u w:val="single"/>
        </w:rPr>
        <w:t xml:space="preserve">Label Transfer with Multiome Object </w:t>
      </w:r>
      <w:r w:rsidR="005225B0">
        <w:t>To map cell types between datasets, c</w:t>
      </w:r>
      <w:r w:rsidR="00A73A92">
        <w:t xml:space="preserve">luster labels were transferred using Seurat’s label transfer functionality. First, transfer anchors were calculated using the FindTransferAnchors function with dims = 1:30, reference.reduction = “pca”, and features = rownames(reference object) specified. Next, the “TransferData” function was used to transfer the labels using dims = 1:30. Finally, predicted clusters were labeled using the “predicted.id” output from “TransferData”. We did this in both directions from multiome to Parker 2024, and from both parent and child clusters from Parker 2024 to the multiome object. </w:t>
      </w:r>
    </w:p>
    <w:p w14:paraId="399DBFC6" w14:textId="77777777" w:rsidR="00A73A92" w:rsidRDefault="00A73A92" w:rsidP="00753C87"/>
    <w:p w14:paraId="7B80D306" w14:textId="507382FA" w:rsidR="00A73A92" w:rsidRPr="00A73A92" w:rsidRDefault="00A73A92" w:rsidP="00753C87">
      <w:r>
        <w:rPr>
          <w:u w:val="single"/>
        </w:rPr>
        <w:t xml:space="preserve">Mutual Best Hits </w:t>
      </w:r>
      <w:r>
        <w:t xml:space="preserve">To </w:t>
      </w:r>
      <w:r w:rsidR="005225B0">
        <w:t>identify clusters with strong concurrence between Parker 2024 and the multiome object, we constructed a contingency table cross tabulating each datasets native cluster assignments against the corresponding predicted labels the other dataset. The best hit was then defined as the predicted cluster receiving the highest proportion of that clusters cells. A pair of clusters were then considered mutual best hits if each cluster was independently identified as the others best match. This was done at both parent and child cluster levels.</w:t>
      </w:r>
    </w:p>
    <w:p w14:paraId="76BDB8B7" w14:textId="77777777" w:rsidR="0043315D" w:rsidRPr="00555E1C" w:rsidRDefault="0043315D" w:rsidP="00753C87"/>
    <w:p w14:paraId="3E64FA78" w14:textId="77777777" w:rsidR="00921CD4" w:rsidRPr="00753C87" w:rsidRDefault="00921CD4" w:rsidP="002B52D9">
      <w:pPr>
        <w:rPr>
          <w:b/>
          <w:bCs/>
          <w:lang w:eastAsia="ja-JP"/>
        </w:rPr>
      </w:pPr>
      <w:r w:rsidRPr="00753C87">
        <w:rPr>
          <w:b/>
          <w:bCs/>
          <w:lang w:eastAsia="ja-JP"/>
        </w:rPr>
        <w:t>DEG Analysis</w:t>
      </w:r>
    </w:p>
    <w:p w14:paraId="5A0024B0" w14:textId="374E517F" w:rsidR="002B52D9" w:rsidRDefault="00921CD4" w:rsidP="002B52D9">
      <w:pPr>
        <w:spacing w:after="160"/>
        <w:ind w:firstLine="720"/>
        <w:rPr>
          <w:rFonts w:eastAsia="Malgun Gothic" w:cs="Times New Roman"/>
          <w:color w:val="auto"/>
          <w:kern w:val="0"/>
          <w:szCs w:val="24"/>
          <w:lang w:eastAsia="ja-JP"/>
          <w14:ligatures w14:val="none"/>
        </w:rPr>
      </w:pPr>
      <w:r w:rsidRPr="00921CD4">
        <w:rPr>
          <w:rFonts w:eastAsia="Malgun Gothic" w:cs="Times New Roman"/>
          <w:color w:val="auto"/>
          <w:kern w:val="0"/>
          <w:szCs w:val="24"/>
          <w:lang w:eastAsia="ja-JP"/>
          <w14:ligatures w14:val="none"/>
        </w:rPr>
        <w:t>To calculate differentially expressed genes (DEGs), we used a similar approach to Parker et al.</w:t>
      </w:r>
      <w:r w:rsidRPr="00921CD4">
        <w:rPr>
          <w:rFonts w:eastAsia="Malgun Gothic" w:cs="Times New Roman"/>
          <w:color w:val="auto"/>
          <w:kern w:val="0"/>
          <w:szCs w:val="24"/>
          <w:lang w:eastAsia="ja-JP"/>
          <w14:ligatures w14:val="none"/>
        </w:rPr>
        <w:fldChar w:fldCharType="begin"/>
      </w:r>
      <w:r w:rsidR="00933230">
        <w:rPr>
          <w:rFonts w:eastAsia="Malgun Gothic" w:cs="Times New Roman"/>
          <w:color w:val="auto"/>
          <w:kern w:val="0"/>
          <w:szCs w:val="24"/>
          <w:lang w:eastAsia="ja-JP"/>
          <w14:ligatures w14:val="none"/>
        </w:rPr>
        <w:instrText xml:space="preserve"> ADDIN ZOTERO_ITEM CSL_CITATION {"citationID":"FBMcnYbn","properties":{"unsorted":false,"formattedCitation":"(5)","plainCitation":"(5)","noteIndex":0},"citationItems":[{"id":3227,"uris":["http://zotero.org/users/11313215/items/RWMZ9QFA"],"itemData":{"id":3227,"type":"article-journal","abstract":"BACKGROUND: Sexual differentiation of the brain occurs in all major vertebrate lineages but is not well understood at a molecular and cellular level. Unlike most vertebrates, sex-changing fishes have the remarkable ability to change reproductive sex during adulthood in response to social stimuli, offering a unique opportunity to understand mechanisms by which the nervous system can initiate and coordinate sexual differentiation.\nMETHODS: This study explores sexual differentiation of the forebrain using single nucleus RNA-sequencing in the anemonefish Amphiprion ocellaris, producing the first cellular atlas of a sex-changing brain.\nRESULTS: We uncover extensive sex differences in cell type-specific gene expression, relative proportions of cells, baseline neuronal excitation, and predicted inter-neuronal communication. Additionally, we identify the cholecystokinin, galanin, and estrogen systems as central molecular axes of sexual differentiation. Supported by these findings, we propose a model of sexual differentiation in the conserved vertebrate social decision-making network spanning multiple subtypes of neurons and glia, including neuronal subpopulations within the preoptic area that are positioned to regulate gonadal differentiation.\nCONCLUSIONS: This work deepens our understanding of sexual differentiation in the vertebrate brain and defines a rich suite of molecular and cellular pathways that differentiate during adult sex change in anemonefish.","container-title":"Biology of Sex Differences","DOI":"10.1186/s13293-024-00632-0","ISSN":"2042-6410","issue":"1","journalAbbreviation":"Biol Sex Differ","language":"eng","page":"58","PMID":"39044232","PMCID":"PMC11267845","source":"PubMed","title":"Adult sex change leads to extensive forebrain reorganization in clownfish","volume":"15","author":[{"family":"Parker","given":"Coltan G."},{"family":"Gruenhagen","given":"George W."},{"family":"Hegarty","given":"Brianna E."},{"family":"Histed","given":"Abigail R."},{"family":"Streelman","given":"Jeffrey T."},{"family":"Rhodes","given":"Justin S."},{"family":"Johnson","given":"Zachary V."}],"issued":{"date-parts":[["2024",7,23]]}}}],"schema":"https://github.com/citation-style-language/schema/raw/master/csl-citation.json"}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33230">
        <w:rPr>
          <w:rFonts w:cs="Times New Roman"/>
          <w:lang w:eastAsia="ja-JP"/>
        </w:rPr>
        <w:t>(5)</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Johnson et al. </w:t>
      </w:r>
      <w:r w:rsidRPr="00921CD4">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{"citationID":"ypAhlNF0","properties":{"formattedCitation":"(46)","plainCitation":"(46)","noteIndex":0},"citationItems":[{"id":374,"uris":["http://zotero.org/users/11313215/items/YNY22WA2"],"itemData":{"id":374,"type":"article-journal","abstract":"Social behaviors are diverse in nature, but it is unclear how conserved genes, brain regions, and cell populations generate this diversity. Here we investigate bower-building, a recently-evolved social behavior in cichlid fishes. We use single nucleus RNA-sequencing in 38 individuals to show signatures of recent behavior in specific neuronal populations, and building-associated rebalancing of neuronal proportions in the putative homolog of the hippocampal formation. Using comparative genomics across 27 species, we trace bower-associated genome evolution to a subpopulation of glia lining the dorsal telencephalon. We show evidence that building-associated neural activity and a departure from quiescence in this glial subpopulation together regulate hippocampal-like neuronal rebalancing. Our work links behavior-associated genomic variation to specific brain cell types and their functions, and suggests a social behavior has evolved through changes in glia.","container-title":"Nature Communications","DOI":"10.1038/s41467-023-40331-9","ISSN":"2041-1723","issue":"1","journalAbbreviation":"Nat Commun","language":"en","license":"2023 Springer Nature Limited","note":"number: 1","page":"4891","publisher":"Nature Publishing Group","source":"www.nature.com","title":"Cellular profiling of a recently-evolved social behavior in cichlid fishes","volume":"14","author":[{"family":"Johnson","given":"Zachary V."},{"family":"Hegarty","given":"Brianna E."},{"family":"Gruenhagen","given":"George W."},{"family":"Lancaster","given":"Tucker J."},{"family":"McGrath","given":"Patrick T."},{"family":"Streelman","given":"Jeffrey T."}],"issued":{"date-parts":[["2023",8,14]]}}}],"schema":"https://github.com/citation-style-language/schema/raw/master/csl-citation.json"}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112E5">
        <w:rPr>
          <w:rFonts w:cs="Times New Roman"/>
          <w:lang w:eastAsia="ja-JP"/>
        </w:rPr>
        <w:t>(46)</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and Connolly et al. </w:t>
      </w:r>
      <w:r w:rsidRPr="00921CD4">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{"citationID":"fBAI2p66","properties":{"unsorted":false,"formattedCitation":"(47)","plainCitation":"(47)","noteIndex":0},"citationItems":[{"id":6499,"uris":["http://zotero.org/users/11313215/items/UEWU6DK3"],"itemData":{"id":6499,"type":"article-journal","abstract":"Acute stress has enduring effects on the brain and motivated behavior across species. For example, acute stress produces persisting decreases in voluntary physical activity as well as molecular changes in the striatum, a brain region that regulates voluntary physical activity and other motivated behaviors. Microglia, the primary immune cells of the central nervous system, are positioned at the interface between neural responses to stress and neural coordination of voluntary activity in that they respond to stress, sense molecular changes in the striatum, and modulate neuronal activity. However, the role of striatal microglia in stress-induced long-term suppression of voluntary activity is unknown. Here, we employ single-nucleus RNA sequencing to investigate how stress and exercise impact the biology of microglia in the striatum. We find that striatal microglia display altered activation profiles 6 weeks after an acute stressor. Furthermore, we show that access to a running wheel is associated with an additional and distinct microglial activation profile characterized by upregulation of genes related to complement components and phagocytosis pathways. Finally, we find that distinct gene sets show expression changes associated with general access to a running wheel versus variation in running levels. Taken together, our results deepen our understanding of the diverse molecular states that striatal microglia assume in response to stress and exercise and suggest that microglia exhibit a broader range of functional states than previously thought.","container-title":"Genes, Brain and Behavior","DOI":"10.1111/gbb.70019","ISSN":"1601-183X","issue":"2","language":"en","license":"© 2025 The Author(s). Genes, Brain and Behavior published by International Behavioural and Neural Genetics Society and John Wiley &amp; Sons Ltd.","note":"_eprint: https://onlinelibrary.wiley.com/doi/pdf/10.1111/gbb.70019","page":"e70019","source":"Wiley Online Library","title":"Single-Nucleus RNA Sequencing Reveals Enduring Signatures of Acute Stress and Chronic Exercise in Striatal Microglia","volume":"24","author":[{"family":"Connolly","given":"Meghan G."},{"family":"Johnson","given":"Zachary V."},{"family":"Chu","given":"Lynna"},{"family":"Johnson","given":"Nicholas D."},{"family":"Buhr","given":"Trevor J."},{"family":"McNeill","given":"Elizabeth M."},{"family":"Clark","given":"Peter J."},{"family":"Rhodes","given":"Justin S."}],"issued":{"date-parts":[["2025"]]}}}],"schema":"https://github.com/citation-style-language/schema/raw/master/csl-citation.json"}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112E5">
        <w:rPr>
          <w:rFonts w:cs="Times New Roman"/>
          <w:lang w:eastAsia="ja-JP"/>
        </w:rPr>
        <w:t>(47)</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For each cluster, we used a negative binomial mixed regression using the “glmer” package </w:t>
      </w:r>
      <w:r w:rsidRPr="00921CD4">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{"citationID":"5Hb4v1ar","properties":{"formattedCitation":"(48)","plainCitation":"(48)","noteIndex":0},"citationItems":[{"id":2510,"uris":["http://zotero.org/users/11313215/items/TTU6U7SR"],"itemData":{"id":2510,"type":"software","abstract":"Fit linear and generalized linear mixed-effects models. The models and their components are represented using S4 classes and methods. The core computational algorithms are implemented using the 'Eigen' C++ library for numerical linear </w:instrText>
      </w:r>
      <w:r w:rsidR="009112E5">
        <w:rPr>
          <w:rFonts w:eastAsia="Malgun Gothic" w:cs="Times New Roman" w:hint="eastAsia"/>
          <w:color w:val="auto"/>
          <w:kern w:val="0"/>
          <w:szCs w:val="24"/>
          <w:lang w:eastAsia="ja-JP"/>
          <w14:ligatures w14:val="none"/>
        </w:rPr>
        <w:instrText>algebra and 'RcppEigen' \"glue\".","license":"GPL-2 | GPL-3 [expanded from: GPL (</w:instrText>
      </w:r>
      <w:r w:rsidR="009112E5">
        <w:rPr>
          <w:rFonts w:eastAsia="Malgun Gothic" w:cs="Times New Roman" w:hint="eastAsia"/>
          <w:color w:val="auto"/>
          <w:kern w:val="0"/>
          <w:szCs w:val="24"/>
          <w:lang w:eastAsia="ja-JP"/>
          <w14:ligatures w14:val="none"/>
        </w:rPr>
        <w:instrText>≥</w:instrText>
      </w:r>
      <w:r w:rsidR="009112E5">
        <w:rPr>
          <w:rFonts w:eastAsia="Malgun Gothic" w:cs="Times New Roman" w:hint="eastAsia"/>
          <w:color w:val="auto"/>
          <w:kern w:val="0"/>
          <w:szCs w:val="24"/>
          <w:lang w:eastAsia="ja-JP"/>
          <w14:ligatures w14:val="none"/>
        </w:rPr>
        <w:instrText xml:space="preserve"> 2)]","source":"R-Packages","title":"lme4: Linear Mixed-Effects Models using 'Eigen' and S4","title-short":"lme4","URL":"https://cran.r-project.org/web/packages/lme4/index.h</w:instrText>
      </w:r>
      <w:r w:rsidR="009112E5">
        <w:rPr>
          <w:rFonts w:eastAsia="Malgun Gothic" w:cs="Times New Roman"/>
          <w:color w:val="auto"/>
          <w:kern w:val="0"/>
          <w:szCs w:val="24"/>
          <w:lang w:eastAsia="ja-JP"/>
          <w14:ligatures w14:val="none"/>
        </w:rPr>
        <w:instrText xml:space="preserve">tml","version":"1.1-35.5","author":[{"family":"Bates","given":"Douglas"},{"family":"Maechler","given":"Martin"},{"family":"Bolker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on"},{"family":"Tanaka","given":"Emi"},{"family":"Jagan","given":"Mikael"}],"accessed":{"date-parts":[["2024",9,15]]},"issued":{"date-parts":[["2024",7,3]]}}}],"schema":"https://github.com/citation-style-language/schema/raw/master/csl-citation.json"}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112E5">
        <w:rPr>
          <w:rFonts w:cs="Times New Roman"/>
          <w:lang w:eastAsia="ja-JP"/>
        </w:rPr>
        <w:t>(48)</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The response variable was the raw counts of the gene, the predictor variable was phase, and a random effect of individual ID was included. Dispersions were estimated using a gamma-Poisson model. We also included an offset term of the natural logarithm of the library sizes per nucleus to normalize variation in sequencing depth across the nuclei. For each gene, once the model was fit, type-III tests were computed and the false discovery rate (</w:t>
      </w:r>
      <w:r w:rsidRPr="00921CD4">
        <w:rPr>
          <w:rFonts w:eastAsia="Malgun Gothic" w:cs="Times New Roman"/>
          <w:i/>
          <w:color w:val="auto"/>
          <w:kern w:val="0"/>
          <w:szCs w:val="24"/>
          <w:lang w:eastAsia="ja-JP"/>
          <w14:ligatures w14:val="none"/>
        </w:rPr>
        <w:t>q-</w:t>
      </w:r>
      <w:r w:rsidRPr="00921CD4">
        <w:rPr>
          <w:rFonts w:eastAsia="Malgun Gothic" w:cs="Times New Roman"/>
          <w:color w:val="auto"/>
          <w:kern w:val="0"/>
          <w:szCs w:val="24"/>
          <w:lang w:eastAsia="ja-JP"/>
          <w14:ligatures w14:val="none"/>
        </w:rPr>
        <w:t xml:space="preserve">value) </w:t>
      </w:r>
      <w:r w:rsidRPr="00921CD4">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{"citationID":"YgQMrcyW","properties":{"formattedCitation":"(37)","plainCitation":"(37)","noteIndex":0},"citationItems":[{"id":2523,"uris":["http://zotero.org/users/11313215/items/VFIVI5RB"],"itemData":{"id":2523,"type":"article-journal","abstract":"The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Pr="00921CD4">
        <w:rPr>
          <w:rFonts w:eastAsia="Malgun Gothic" w:cs="Times New Roman"/>
          <w:color w:val="auto"/>
          <w:kern w:val="0"/>
          <w:szCs w:val="24"/>
          <w:lang w:eastAsia="ja-JP"/>
          <w14:ligatures w14:val="none"/>
        </w:rPr>
        <w:fldChar w:fldCharType="separate"/>
      </w:r>
      <w:r w:rsidR="009112E5">
        <w:rPr>
          <w:rFonts w:cs="Times New Roman"/>
          <w:lang w:eastAsia="ja-JP"/>
        </w:rPr>
        <w:t>(37)</w:t>
      </w:r>
      <w:r w:rsidRPr="00921CD4">
        <w:rPr>
          <w:rFonts w:eastAsia="Malgun Gothic" w:cs="Times New Roman"/>
          <w:color w:val="auto"/>
          <w:kern w:val="0"/>
          <w:szCs w:val="24"/>
          <w:lang w:eastAsia="ja-JP"/>
          <w14:ligatures w14:val="none"/>
        </w:rPr>
        <w:fldChar w:fldCharType="end"/>
      </w:r>
      <w:r w:rsidRPr="00921CD4">
        <w:rPr>
          <w:rFonts w:eastAsia="Malgun Gothic" w:cs="Times New Roman"/>
          <w:color w:val="auto"/>
          <w:kern w:val="0"/>
          <w:szCs w:val="24"/>
          <w:lang w:eastAsia="ja-JP"/>
          <w14:ligatures w14:val="none"/>
        </w:rPr>
        <w:t xml:space="preserve"> for the “Phase” term was calculated within each cluster. A gene was considered a DEG if the </w:t>
      </w:r>
      <w:r w:rsidRPr="00921CD4">
        <w:rPr>
          <w:rFonts w:eastAsia="Malgun Gothic" w:cs="Times New Roman"/>
          <w:i/>
          <w:color w:val="auto"/>
          <w:kern w:val="0"/>
          <w:szCs w:val="24"/>
          <w:lang w:eastAsia="ja-JP"/>
          <w14:ligatures w14:val="none"/>
        </w:rPr>
        <w:t>q-</w:t>
      </w:r>
      <w:r w:rsidRPr="00921CD4">
        <w:rPr>
          <w:rFonts w:eastAsia="Malgun Gothic" w:cs="Times New Roman"/>
          <w:color w:val="auto"/>
          <w:kern w:val="0"/>
          <w:szCs w:val="24"/>
          <w:lang w:eastAsia="ja-JP"/>
          <w14:ligatures w14:val="none"/>
        </w:rPr>
        <w:t xml:space="preserve">value of </w:t>
      </w:r>
      <w:r w:rsidR="00B57B95">
        <w:rPr>
          <w:rFonts w:eastAsia="Malgun Gothic" w:cs="Times New Roman"/>
          <w:color w:val="auto"/>
          <w:kern w:val="0"/>
          <w:szCs w:val="24"/>
          <w:lang w:eastAsia="ja-JP"/>
          <w14:ligatures w14:val="none"/>
        </w:rPr>
        <w:t>type-III tests was</w:t>
      </w:r>
      <w:r w:rsidRPr="00921CD4">
        <w:rPr>
          <w:rFonts w:eastAsia="Malgun Gothic" w:cs="Times New Roman"/>
          <w:color w:val="auto"/>
          <w:kern w:val="0"/>
          <w:szCs w:val="24"/>
          <w:lang w:eastAsia="ja-JP"/>
          <w14:ligatures w14:val="none"/>
        </w:rPr>
        <w:t xml:space="preserve"> &lt; 0.05</w:t>
      </w:r>
      <w:r w:rsidR="00B57B95">
        <w:rPr>
          <w:rFonts w:eastAsia="Malgun Gothic" w:cs="Times New Roman"/>
          <w:color w:val="auto"/>
          <w:kern w:val="0"/>
          <w:szCs w:val="24"/>
          <w:lang w:eastAsia="ja-JP"/>
          <w14:ligatures w14:val="none"/>
        </w:rPr>
        <w:t xml:space="preserve"> and</w:t>
      </w:r>
      <w:r w:rsidRPr="00921CD4">
        <w:rPr>
          <w:rFonts w:eastAsia="Malgun Gothic" w:cs="Times New Roman"/>
          <w:color w:val="auto"/>
          <w:kern w:val="0"/>
          <w:szCs w:val="24"/>
          <w:lang w:eastAsia="ja-JP"/>
          <w14:ligatures w14:val="none"/>
        </w:rPr>
        <w:t xml:space="preserve"> the model successfully converged</w:t>
      </w:r>
      <w:r w:rsidR="002B52D9">
        <w:rPr>
          <w:rFonts w:eastAsia="Malgun Gothic" w:cs="Times New Roman"/>
          <w:color w:val="auto"/>
          <w:kern w:val="0"/>
          <w:szCs w:val="24"/>
          <w:lang w:eastAsia="ja-JP"/>
          <w14:ligatures w14:val="none"/>
        </w:rPr>
        <w:t>.</w:t>
      </w:r>
    </w:p>
    <w:p w14:paraId="332F4481" w14:textId="0313E4CF" w:rsidR="002B52D9" w:rsidRPr="002B52D9" w:rsidRDefault="002B52D9" w:rsidP="002B52D9">
      <w:pPr>
        <w:spacing w:after="160"/>
        <w:rPr>
          <w:rFonts w:eastAsia="Malgun Gothic" w:cs="Times New Roman"/>
          <w:b/>
          <w:bCs/>
          <w:color w:val="auto"/>
          <w:kern w:val="0"/>
          <w:szCs w:val="24"/>
          <w:lang w:eastAsia="ja-JP"/>
          <w14:ligatures w14:val="none"/>
        </w:rPr>
      </w:pPr>
      <w:r w:rsidRPr="002B52D9">
        <w:rPr>
          <w:rFonts w:eastAsia="Malgun Gothic" w:cs="Times New Roman"/>
          <w:b/>
          <w:bCs/>
          <w:color w:val="auto"/>
          <w:kern w:val="0"/>
          <w:szCs w:val="24"/>
          <w:lang w:eastAsia="ja-JP"/>
          <w14:ligatures w14:val="none"/>
        </w:rPr>
        <w:t>Differentially Accessible Region (DAR) Analysis</w:t>
      </w:r>
    </w:p>
    <w:p w14:paraId="0B2B6587" w14:textId="2D3D997D" w:rsidR="002B52D9" w:rsidRP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 xml:space="preserve">Differentially accessible regions (DARs) were identified independently within each cluster using a pseudobulk approach implemented in edgeR. ATAC fragment counts were summed across nuclei from each individual to generate one pseudobulk accessibility profile per individual. Peaks detected in fewer than 10 individuals or with fewer than 80 total counts were excluded </w:t>
      </w:r>
      <w:r w:rsidRPr="002B52D9">
        <w:rPr>
          <w:rFonts w:eastAsia="Malgun Gothic" w:cs="Times New Roman"/>
          <w:color w:val="auto"/>
          <w:kern w:val="0"/>
          <w:szCs w:val="24"/>
          <w:lang w:eastAsia="ja-JP"/>
          <w14:ligatures w14:val="none"/>
        </w:rPr>
        <w:lastRenderedPageBreak/>
        <w:t>from analysis. Library sizes were normalized using the trimmed mean of M-values (TMM) method, dispersions were estimated with estimateDisp(), and quasi-likelihood generalized linear models were fit using glmQLFit(). Pairwise contrasts (M vs. F, M vs. D, and F vs. D) were tested using quasi-likelihood F-tests (glmQLFTest()), and peaks with a false discovery rate (FDR) &lt; 0.20 in any comparison were considered differentially accessible.</w:t>
      </w:r>
    </w:p>
    <w:p w14:paraId="02C6A63A" w14:textId="512B3EC5" w:rsidR="002B52D9" w:rsidRPr="002B52D9" w:rsidRDefault="002B52D9" w:rsidP="002B52D9">
      <w:pPr>
        <w:spacing w:after="160"/>
        <w:rPr>
          <w:rFonts w:eastAsia="Malgun Gothic" w:cs="Times New Roman"/>
          <w:b/>
          <w:bCs/>
          <w:color w:val="auto"/>
          <w:kern w:val="0"/>
          <w:szCs w:val="24"/>
          <w:lang w:eastAsia="ja-JP"/>
          <w14:ligatures w14:val="none"/>
        </w:rPr>
      </w:pPr>
      <w:r w:rsidRPr="002B52D9">
        <w:rPr>
          <w:rFonts w:eastAsia="Malgun Gothic" w:cs="Times New Roman"/>
          <w:b/>
          <w:bCs/>
          <w:color w:val="auto"/>
          <w:kern w:val="0"/>
          <w:szCs w:val="24"/>
          <w:lang w:eastAsia="ja-JP"/>
          <w14:ligatures w14:val="none"/>
        </w:rPr>
        <w:t>Interpretation of Temporal Expression and Accessibility Patterns</w:t>
      </w:r>
    </w:p>
    <w:p w14:paraId="46F21C0F" w14:textId="559FE642" w:rsid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Because sex change represents a temporal progression from males through intermediates to females, both DEGs and DARs were classified according to their pairwise differences among these three groups (</w:t>
      </w:r>
      <w:r w:rsidRPr="002B52D9">
        <w:rPr>
          <w:rFonts w:eastAsia="Malgun Gothic" w:cs="Times New Roman"/>
          <w:color w:val="auto"/>
          <w:kern w:val="0"/>
          <w:szCs w:val="24"/>
          <w:highlight w:val="yellow"/>
          <w:lang w:eastAsia="ja-JP"/>
          <w14:ligatures w14:val="none"/>
        </w:rPr>
        <w:t>Appendix SX</w:t>
      </w:r>
      <w:r w:rsidRPr="002B52D9">
        <w:rPr>
          <w:rFonts w:eastAsia="Malgun Gothic" w:cs="Times New Roman"/>
          <w:color w:val="auto"/>
          <w:kern w:val="0"/>
          <w:szCs w:val="24"/>
          <w:lang w:eastAsia="ja-JP"/>
          <w14:ligatures w14:val="none"/>
        </w:rPr>
        <w:t xml:space="preserve">). Features that differed between males and intermediates but not females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Early</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whereas those differing between intermediates and females but not 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Late</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Features with intermediate values between males and females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Progressive</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xml:space="preserve">, whereas those uniquely elevated or reduced in intermediates were classified as </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Transient</w:t>
      </w:r>
      <w:r>
        <w:rPr>
          <w:rFonts w:eastAsia="Malgun Gothic" w:cs="Times New Roman"/>
          <w:color w:val="auto"/>
          <w:kern w:val="0"/>
          <w:szCs w:val="24"/>
          <w:lang w:eastAsia="ja-JP"/>
          <w14:ligatures w14:val="none"/>
        </w:rPr>
        <w:t>”</w:t>
      </w:r>
      <w:r w:rsidRPr="002B52D9">
        <w:rPr>
          <w:rFonts w:eastAsia="Malgun Gothic" w:cs="Times New Roman"/>
          <w:color w:val="auto"/>
          <w:kern w:val="0"/>
          <w:szCs w:val="24"/>
          <w:lang w:eastAsia="ja-JP"/>
          <w14:ligatures w14:val="none"/>
        </w:rPr>
        <w:t>. Directionality (Upregulated or Downregulated) was assigned according to whether expression or accessibility increased or decreased during sex change.</w:t>
      </w:r>
    </w:p>
    <w:p w14:paraId="3FF8ECEE" w14:textId="77777777" w:rsidR="002B52D9" w:rsidRPr="002B52D9" w:rsidRDefault="002B52D9" w:rsidP="002B52D9">
      <w:pPr>
        <w:spacing w:after="160"/>
        <w:rPr>
          <w:rFonts w:eastAsia="Malgun Gothic" w:cs="Times New Roman"/>
          <w:b/>
          <w:bCs/>
          <w:color w:val="auto"/>
          <w:kern w:val="0"/>
          <w:szCs w:val="24"/>
          <w:lang w:eastAsia="ja-JP"/>
          <w14:ligatures w14:val="none"/>
        </w:rPr>
      </w:pPr>
      <w:r w:rsidRPr="002B52D9">
        <w:rPr>
          <w:rFonts w:eastAsia="Malgun Gothic" w:cs="Times New Roman"/>
          <w:b/>
          <w:bCs/>
          <w:color w:val="auto"/>
          <w:kern w:val="0"/>
          <w:szCs w:val="24"/>
          <w:lang w:eastAsia="ja-JP"/>
          <w14:ligatures w14:val="none"/>
        </w:rPr>
        <w:t>Integration of Differential Gene Expression and Chromatin Accessibility</w:t>
      </w:r>
    </w:p>
    <w:p w14:paraId="4BA63D27" w14:textId="77777777" w:rsidR="002B52D9" w:rsidRP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To evaluate the relationship between differential gene expression and chromatin accessibility, we performed two complementary pseudobulk correlation analyses. In both analyses, RNA and ATAC counts were summed across nuclei from each individual within each cluster to generate pseudobulk profiles. Individuals represented by fewer than five nuclei within a cluster were excluded. RNA and ATAC libraries were normalized independently to log counts-per-million (logCPM), and Pearson and Spearman correlations were calculated across individuals. Correlation analyses were considered valid only when at least 18 individuals were available, RNA and ATAC counts were nonzero in at least 18 individuals, and both datasets exhibited non-zero variance.</w:t>
      </w:r>
    </w:p>
    <w:p w14:paraId="4384E114" w14:textId="77777777" w:rsidR="002B52D9" w:rsidRPr="002B52D9" w:rsidRDefault="002B52D9" w:rsidP="002B52D9">
      <w:pPr>
        <w:spacing w:after="160"/>
        <w:rPr>
          <w:rFonts w:eastAsia="Malgun Gothic" w:cs="Times New Roman"/>
          <w:color w:val="auto"/>
          <w:kern w:val="0"/>
          <w:szCs w:val="24"/>
          <w:lang w:eastAsia="ja-JP"/>
          <w14:ligatures w14:val="none"/>
        </w:rPr>
      </w:pPr>
      <w:r w:rsidRPr="002B52D9">
        <w:rPr>
          <w:rFonts w:eastAsia="Malgun Gothic" w:cs="Times New Roman"/>
          <w:color w:val="auto"/>
          <w:kern w:val="0"/>
          <w:szCs w:val="24"/>
          <w:lang w:eastAsia="ja-JP"/>
          <w14:ligatures w14:val="none"/>
        </w:rPr>
        <w:t>For the DEG-centered analysis, each DEG was paired with all ATAC peaks overlapping the annotated gene body or a proximal promoter region (2 kb upstream and 500 bp downstream of the transcription start site). The peak exhibiting the strongest absolute Pearson correlation with gene expression was retained for each DEG. For the complementary DAR-centered analysis, each DAR was paired with its nearest annotated gene, and chromatin accessibility was correlated with expression of that gene across individuals. Pearson P-values from both analyses were corrected for multiple testing using the Benjamini-Hochberg false discovery rate procedure.</w:t>
      </w:r>
    </w:p>
    <w:p w14:paraId="351E13DB" w14:textId="77777777" w:rsidR="002B52D9" w:rsidRPr="002B52D9" w:rsidRDefault="002B52D9" w:rsidP="002B52D9">
      <w:pPr>
        <w:spacing w:after="160"/>
        <w:rPr>
          <w:rFonts w:eastAsia="Malgun Gothic" w:cs="Times New Roman"/>
          <w:color w:val="auto"/>
          <w:kern w:val="0"/>
          <w:szCs w:val="24"/>
          <w:lang w:eastAsia="ja-JP"/>
          <w14:ligatures w14:val="none"/>
        </w:rPr>
      </w:pPr>
    </w:p>
    <w:p w14:paraId="0D8C3E4B" w14:textId="4D656C21" w:rsidR="00E051B3" w:rsidRDefault="00E051B3" w:rsidP="002B52D9">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Machine Learning Analysis of Temporal Course of Sex Change</w:t>
      </w:r>
    </w:p>
    <w:p w14:paraId="21E60692" w14:textId="14DBE056" w:rsidR="00415AF2" w:rsidRPr="00415AF2" w:rsidRDefault="00E57312" w:rsidP="00555CB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To estimate the temporal order of se</w:t>
      </w:r>
      <w:r w:rsidR="0080702E">
        <w:rPr>
          <w:rFonts w:eastAsia="Malgun Gothic" w:cs="Times New Roman"/>
          <w:color w:val="auto"/>
          <w:kern w:val="0"/>
          <w:szCs w:val="24"/>
          <w:lang w:eastAsia="ja-JP"/>
          <w14:ligatures w14:val="none"/>
        </w:rPr>
        <w:t xml:space="preserve">x change in each of our multiome clusters, we used a machine learning approach to ask weather </w:t>
      </w:r>
      <w:r w:rsidR="00CD494C">
        <w:rPr>
          <w:rFonts w:eastAsia="Malgun Gothic" w:cs="Times New Roman"/>
          <w:color w:val="auto"/>
          <w:kern w:val="0"/>
          <w:szCs w:val="24"/>
          <w:lang w:eastAsia="ja-JP"/>
          <w14:ligatures w14:val="none"/>
        </w:rPr>
        <w:t>intermediates in a given cluster were more similar to males or females.</w:t>
      </w:r>
      <w:r w:rsidR="001856E9" w:rsidRPr="001856E9">
        <w:t xml:space="preserve"> </w:t>
      </w:r>
      <w:r w:rsidR="001856E9" w:rsidRPr="001856E9">
        <w:rPr>
          <w:rFonts w:eastAsia="Malgun Gothic" w:cs="Times New Roman"/>
          <w:color w:val="auto"/>
          <w:kern w:val="0"/>
          <w:szCs w:val="24"/>
          <w:lang w:eastAsia="ja-JP"/>
          <w14:ligatures w14:val="none"/>
        </w:rPr>
        <w:t>For each cluster, we constructed a feature matrix in which rows corresponded to individuals and columns corresponded to DEGs</w:t>
      </w:r>
      <w:r w:rsidR="00CE5A22">
        <w:rPr>
          <w:rFonts w:eastAsia="Malgun Gothic" w:cs="Times New Roman"/>
          <w:color w:val="auto"/>
          <w:kern w:val="0"/>
          <w:szCs w:val="24"/>
          <w:lang w:eastAsia="ja-JP"/>
          <w14:ligatures w14:val="none"/>
        </w:rPr>
        <w:t xml:space="preserve"> or </w:t>
      </w:r>
      <w:r w:rsidR="001856E9" w:rsidRPr="001856E9">
        <w:rPr>
          <w:rFonts w:eastAsia="Malgun Gothic" w:cs="Times New Roman"/>
          <w:color w:val="auto"/>
          <w:kern w:val="0"/>
          <w:szCs w:val="24"/>
          <w:lang w:eastAsia="ja-JP"/>
          <w14:ligatures w14:val="none"/>
        </w:rPr>
        <w:t>DARs that</w:t>
      </w:r>
      <w:r w:rsidR="001856E9">
        <w:rPr>
          <w:rFonts w:eastAsia="Malgun Gothic" w:cs="Times New Roman"/>
          <w:color w:val="auto"/>
          <w:kern w:val="0"/>
          <w:szCs w:val="24"/>
          <w:lang w:eastAsia="ja-JP"/>
          <w14:ligatures w14:val="none"/>
        </w:rPr>
        <w:t xml:space="preserve"> </w:t>
      </w:r>
      <w:r w:rsidR="001225C7">
        <w:rPr>
          <w:rFonts w:eastAsia="Malgun Gothic" w:cs="Times New Roman"/>
          <w:color w:val="auto"/>
          <w:kern w:val="0"/>
          <w:szCs w:val="24"/>
          <w:lang w:eastAsia="ja-JP"/>
          <w14:ligatures w14:val="none"/>
        </w:rPr>
        <w:t xml:space="preserve">significantly differed between males and females. </w:t>
      </w:r>
      <w:r w:rsidR="00024751">
        <w:rPr>
          <w:rFonts w:eastAsia="Malgun Gothic" w:cs="Times New Roman"/>
          <w:color w:val="auto"/>
          <w:kern w:val="0"/>
          <w:szCs w:val="24"/>
          <w:lang w:eastAsia="ja-JP"/>
          <w14:ligatures w14:val="none"/>
        </w:rPr>
        <w:t>Then,</w:t>
      </w:r>
      <w:r w:rsidR="00C91E74">
        <w:rPr>
          <w:rFonts w:eastAsia="Malgun Gothic" w:cs="Times New Roman"/>
          <w:color w:val="auto"/>
          <w:kern w:val="0"/>
          <w:szCs w:val="24"/>
          <w:lang w:eastAsia="ja-JP"/>
          <w14:ligatures w14:val="none"/>
        </w:rPr>
        <w:t xml:space="preserve"> using the Python package “</w:t>
      </w:r>
      <w:r w:rsidR="001856E9">
        <w:rPr>
          <w:rFonts w:eastAsia="Malgun Gothic" w:cs="Times New Roman"/>
          <w:color w:val="auto"/>
          <w:kern w:val="0"/>
          <w:szCs w:val="24"/>
          <w:lang w:eastAsia="ja-JP"/>
          <w14:ligatures w14:val="none"/>
        </w:rPr>
        <w:t>scikit-learn</w:t>
      </w:r>
      <w:r w:rsidR="00C91E74">
        <w:rPr>
          <w:rFonts w:eastAsia="Malgun Gothic" w:cs="Times New Roman"/>
          <w:color w:val="auto"/>
          <w:kern w:val="0"/>
          <w:szCs w:val="24"/>
          <w:lang w:eastAsia="ja-JP"/>
          <w14:ligatures w14:val="none"/>
        </w:rPr>
        <w:t>”</w:t>
      </w:r>
      <w:r w:rsidR="00C91E74">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{"citationID":"6OOzRzKI","properties":{"unsorted":false,"formattedCitation":"(49)","plainCitation":"(49)","noteIndex":0},"citationItems":[{"id":3963,"uris":["http://zotero.org/users/11313215/items/IAC3W7EZ"],"itemData":{"id":3963,"type":"article-journal","abstract":"Scikit-learn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Research","ISSN":"1533-7928","issue":"85","page":"2825-2830","source":"www.jmlr.org","title":"Scikit-learn: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00C91E74">
        <w:rPr>
          <w:rFonts w:eastAsia="Malgun Gothic" w:cs="Times New Roman"/>
          <w:color w:val="auto"/>
          <w:kern w:val="0"/>
          <w:szCs w:val="24"/>
          <w:lang w:eastAsia="ja-JP"/>
          <w14:ligatures w14:val="none"/>
        </w:rPr>
        <w:fldChar w:fldCharType="separate"/>
      </w:r>
      <w:r w:rsidR="009112E5">
        <w:rPr>
          <w:rFonts w:cs="Times New Roman"/>
          <w:lang w:eastAsia="ja-JP"/>
        </w:rPr>
        <w:t>(49)</w:t>
      </w:r>
      <w:r w:rsidR="00C91E74">
        <w:rPr>
          <w:rFonts w:eastAsia="Malgun Gothic" w:cs="Times New Roman"/>
          <w:color w:val="auto"/>
          <w:kern w:val="0"/>
          <w:szCs w:val="24"/>
          <w:lang w:eastAsia="ja-JP"/>
          <w14:ligatures w14:val="none"/>
        </w:rPr>
        <w:fldChar w:fldCharType="end"/>
      </w:r>
      <w:r w:rsidR="00024751">
        <w:rPr>
          <w:rFonts w:eastAsia="Malgun Gothic" w:cs="Times New Roman"/>
          <w:color w:val="auto"/>
          <w:kern w:val="0"/>
          <w:szCs w:val="24"/>
          <w:lang w:eastAsia="ja-JP"/>
          <w14:ligatures w14:val="none"/>
        </w:rPr>
        <w:t xml:space="preserve"> </w:t>
      </w:r>
      <w:r w:rsidR="00415AF2" w:rsidRPr="00415AF2">
        <w:rPr>
          <w:rFonts w:eastAsia="Malgun Gothic" w:cs="Times New Roman"/>
          <w:color w:val="auto"/>
          <w:kern w:val="0"/>
          <w:szCs w:val="24"/>
          <w:lang w:eastAsia="ja-JP"/>
          <w14:ligatures w14:val="none"/>
        </w:rPr>
        <w:t>we standardized each feature matrix (StandardScaler), encoded sex as a binary variable (male = 0, female = 1), and trained logistic regression classifiers (LogisticRegression; C = 10, solver = "lbfgs"). We then predicted the sex of each intermediate individual using predict_proba.</w:t>
      </w:r>
    </w:p>
    <w:p w14:paraId="147EB0E6" w14:textId="49FC1A6A" w:rsidR="00264867" w:rsidRDefault="00415AF2" w:rsidP="00415AF2">
      <w:pPr>
        <w:spacing w:after="160"/>
        <w:rPr>
          <w:rFonts w:eastAsia="Malgun Gothic" w:cs="Times New Roman"/>
          <w:color w:val="auto"/>
          <w:kern w:val="0"/>
          <w:szCs w:val="24"/>
          <w:lang w:eastAsia="ja-JP"/>
          <w14:ligatures w14:val="none"/>
        </w:rPr>
      </w:pPr>
      <w:r w:rsidRPr="00415AF2">
        <w:rPr>
          <w:rFonts w:eastAsia="Malgun Gothic" w:cs="Times New Roman"/>
          <w:color w:val="auto"/>
          <w:kern w:val="0"/>
          <w:szCs w:val="24"/>
          <w:lang w:eastAsia="ja-JP"/>
          <w14:ligatures w14:val="none"/>
        </w:rPr>
        <w:lastRenderedPageBreak/>
        <w:t>To restrict our analysis to high-confidence clusters, we additionally performed a leave-one-out procedure in which we iteratively refit the classifier while holding out one male or one female individual at a time and predicted its sex. We retained a cluster only if the mean predicted probability across held-out males was within 0.1 of 0 and the mean predicted probability across held-out females was within 0.1 of 1.</w:t>
      </w:r>
      <w:r w:rsidR="002D4401">
        <w:rPr>
          <w:rFonts w:eastAsia="Malgun Gothic" w:cs="Times New Roman"/>
          <w:color w:val="auto"/>
          <w:kern w:val="0"/>
          <w:szCs w:val="24"/>
          <w:lang w:eastAsia="ja-JP"/>
          <w14:ligatures w14:val="none"/>
        </w:rPr>
        <w:t xml:space="preserve"> </w:t>
      </w:r>
      <w:r w:rsidR="002D4401" w:rsidRPr="002D4401">
        <w:rPr>
          <w:rFonts w:eastAsia="Malgun Gothic" w:cs="Times New Roman"/>
          <w:color w:val="auto"/>
          <w:kern w:val="0"/>
          <w:szCs w:val="24"/>
          <w:lang w:eastAsia="ja-JP"/>
          <w14:ligatures w14:val="none"/>
        </w:rPr>
        <w:t xml:space="preserve">We interpreted each cluster's mean prediction for intermediates as </w:t>
      </w:r>
      <w:r w:rsidR="002D4401">
        <w:rPr>
          <w:rFonts w:eastAsia="Malgun Gothic" w:cs="Times New Roman"/>
          <w:color w:val="auto"/>
          <w:kern w:val="0"/>
          <w:szCs w:val="24"/>
          <w:lang w:eastAsia="ja-JP"/>
          <w14:ligatures w14:val="none"/>
        </w:rPr>
        <w:t>proxy for</w:t>
      </w:r>
      <w:r w:rsidR="002D4401" w:rsidRPr="002D4401">
        <w:rPr>
          <w:rFonts w:eastAsia="Malgun Gothic" w:cs="Times New Roman"/>
          <w:color w:val="auto"/>
          <w:kern w:val="0"/>
          <w:szCs w:val="24"/>
          <w:lang w:eastAsia="ja-JP"/>
          <w14:ligatures w14:val="none"/>
        </w:rPr>
        <w:t xml:space="preserve"> progression toward the female state at 6 months.</w:t>
      </w:r>
    </w:p>
    <w:p w14:paraId="648C6C68" w14:textId="2AC290BC" w:rsidR="004634AC" w:rsidRDefault="004634AC" w:rsidP="00415AF2">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Subclustering</w:t>
      </w:r>
      <w:r w:rsidR="00555E1C">
        <w:rPr>
          <w:rFonts w:eastAsia="Malgun Gothic" w:cs="Times New Roman"/>
          <w:b/>
          <w:bCs/>
          <w:color w:val="auto"/>
          <w:kern w:val="0"/>
          <w:szCs w:val="24"/>
          <w:lang w:eastAsia="ja-JP"/>
          <w14:ligatures w14:val="none"/>
        </w:rPr>
        <w:t xml:space="preserve"> 1_RGC</w:t>
      </w:r>
    </w:p>
    <w:p w14:paraId="702941E9" w14:textId="72F027E3" w:rsidR="004634AC" w:rsidRPr="0071780B" w:rsidRDefault="0071780B" w:rsidP="0071780B">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We subclustered 1_RGC using Seurat’s FindSubC</w:t>
      </w:r>
      <w:r w:rsidR="00B26804">
        <w:rPr>
          <w:rFonts w:eastAsia="Malgun Gothic" w:cs="Times New Roman"/>
          <w:color w:val="auto"/>
          <w:kern w:val="0"/>
          <w:szCs w:val="24"/>
          <w:lang w:eastAsia="ja-JP"/>
          <w14:ligatures w14:val="none"/>
        </w:rPr>
        <w:t xml:space="preserve">luster function </w:t>
      </w:r>
      <w:r w:rsidR="00DC133F">
        <w:rPr>
          <w:rFonts w:eastAsia="Malgun Gothic" w:cs="Times New Roman"/>
          <w:color w:val="auto"/>
          <w:kern w:val="0"/>
          <w:szCs w:val="24"/>
          <w:lang w:eastAsia="ja-JP"/>
          <w14:ligatures w14:val="none"/>
        </w:rPr>
        <w:t>on the harmony weighted shared nearest neighbors graph with resolution 0.2 specified.</w:t>
      </w:r>
    </w:p>
    <w:p w14:paraId="6E0C0371" w14:textId="77777777" w:rsidR="00D75AD5" w:rsidRDefault="00D75AD5" w:rsidP="00D75AD5">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Cellular Maturity Inference</w:t>
      </w:r>
    </w:p>
    <w:p w14:paraId="5DECE5E2" w14:textId="31B6D9BC" w:rsidR="00D75AD5" w:rsidRDefault="00D75AD5" w:rsidP="00D75AD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To infer relative cellular maturity, we used the R package “CytoTRACE”</w:t>
      </w:r>
      <w:r>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{"citationID":"6BeGTlyw","properties":{"unsorted":false,"formattedCitation":"(50)","plainCitation":"(50)","noteIndex":0},"citationItems":[{"id":3274,"uris":["http://zotero.org/users/11313215/items/LEWHIU9W"],"itemData":{"id":3274,"type":"article-journal","abstract":"Single-cell RNA sequencing (scRNA-seq) is a powerful approach for reconstructing cellular differentiation trajectories. However, inferring both the state and direction of differentiation is challenging. Here, we demonstrate a simple, yet robust, determinant of developmental potential—the number of expressed genes per cell—and leverage this measure of transcriptional diversity to develop a computational framework (CytoTRACE) for predicting differentiation states from scRNA-seq data. When applied to diverse tissue types and organisms, CytoTRACE outperformed previous methods and nearly 19,000 annotated gene sets for resolving 52 experimentally determined developmental trajectories. Additionally, it facilitated the identification of quiescent stem cells and revealed genes that contribute to breast tumorigenesis. This study thus establishes a key RNA-based feature of developmental potential and a platform for delineation of cellular hierarchies.","container-title":"Science","DOI":"10.1126/science.aax0249","issue":"6476","page":"405-411","publisher":"American Association for the Advancement of Science","source":"science.org (Atypon)","title":"Single-cell transcriptional diversity is a hallmark of developmental potential","volume":"367","author":[{"family":"Gulati","given":"Gunsagar S."},{"family":"Sikandar","given":"Shaheen S."},{"family":"Wesche","given":"Daniel J."},{"family":"Manjunath","given":"Anoop"},{"family":"Bharadwaj","given":"Anjan"},{"family":"Berger","given":"Mark J."},{"family":"Ilagan","given":"Francisco"},{"family":"Kuo","given":"Angera H."},{"family":"Hsieh","given":"Robert W."},{"family":"Cai","given":"Shang"},{"family":"Zabala","given":"Maider"},{"family":"Scheeren","given":"Ferenc A."},{"family":"Lobo","given":"Neethan A."},{"family":"Qian","given":"Dalong"},{"family":"Yu","given":"Feiqiao B."},{"family":"Dirbas","given":"Frederick M."},{"family":"Clarke","given":"Michael F."},{"family":"Newman","given":"Aaron M."}],"issued":{"date-parts":[["2020",1,24]]}}}],"schema":"https://github.com/citation-style-language/schema/raw/master/csl-citation.json"} </w:instrText>
      </w:r>
      <w:r>
        <w:rPr>
          <w:rFonts w:eastAsia="Malgun Gothic" w:cs="Times New Roman"/>
          <w:color w:val="auto"/>
          <w:kern w:val="0"/>
          <w:szCs w:val="24"/>
          <w:lang w:eastAsia="ja-JP"/>
          <w14:ligatures w14:val="none"/>
        </w:rPr>
        <w:fldChar w:fldCharType="separate"/>
      </w:r>
      <w:r w:rsidR="009112E5">
        <w:rPr>
          <w:rFonts w:cs="Times New Roman"/>
          <w:lang w:eastAsia="ja-JP"/>
        </w:rPr>
        <w:t>(50)</w:t>
      </w:r>
      <w:r>
        <w:rPr>
          <w:rFonts w:eastAsia="Malgun Gothic" w:cs="Times New Roman"/>
          <w:color w:val="auto"/>
          <w:kern w:val="0"/>
          <w:szCs w:val="24"/>
          <w:lang w:eastAsia="ja-JP"/>
          <w14:ligatures w14:val="none"/>
        </w:rPr>
        <w:fldChar w:fldCharType="end"/>
      </w:r>
      <w:r>
        <w:rPr>
          <w:rFonts w:eastAsia="Malgun Gothic" w:cs="Times New Roman"/>
          <w:color w:val="auto"/>
          <w:kern w:val="0"/>
          <w:szCs w:val="24"/>
          <w:lang w:eastAsia="ja-JP"/>
          <w14:ligatures w14:val="none"/>
        </w:rPr>
        <w:t xml:space="preserve"> to score each cell between 0 (most mature) and 1 (most immature) based on the diversity of its normalized RNA expression matrix. In order to assess cellular maturity differences in </w:t>
      </w:r>
      <w:r w:rsidRPr="00B80674">
        <w:rPr>
          <w:rFonts w:eastAsia="Malgun Gothic" w:cs="Times New Roman"/>
          <w:color w:val="auto"/>
          <w:kern w:val="0"/>
          <w:szCs w:val="24"/>
          <w:highlight w:val="yellow"/>
          <w:lang w:eastAsia="ja-JP"/>
          <w14:ligatures w14:val="none"/>
        </w:rPr>
        <w:t>Figure 3D</w:t>
      </w:r>
      <w:r>
        <w:rPr>
          <w:rFonts w:eastAsia="Malgun Gothic" w:cs="Times New Roman"/>
          <w:color w:val="auto"/>
          <w:kern w:val="0"/>
          <w:szCs w:val="24"/>
          <w:lang w:eastAsia="ja-JP"/>
          <w14:ligatures w14:val="none"/>
        </w:rPr>
        <w:t xml:space="preserve">, we then took the mean CytoTRACE score for each individual in each subcluster and used a fixed effects linear model to fit CytoTRACE score by subcluster. Similarly, for </w:t>
      </w:r>
      <w:r w:rsidRPr="00EB67D3">
        <w:rPr>
          <w:rFonts w:eastAsia="Malgun Gothic" w:cs="Times New Roman"/>
          <w:color w:val="auto"/>
          <w:kern w:val="0"/>
          <w:szCs w:val="24"/>
          <w:highlight w:val="yellow"/>
          <w:lang w:eastAsia="ja-JP"/>
          <w14:ligatures w14:val="none"/>
        </w:rPr>
        <w:t>Figure 4E</w:t>
      </w:r>
      <w:r>
        <w:rPr>
          <w:rFonts w:eastAsia="Malgun Gothic" w:cs="Times New Roman"/>
          <w:color w:val="auto"/>
          <w:kern w:val="0"/>
          <w:szCs w:val="24"/>
          <w:lang w:eastAsia="ja-JP"/>
          <w14:ligatures w14:val="none"/>
        </w:rPr>
        <w:t>. we fit individual means with phase as a fixed effect.</w:t>
      </w:r>
    </w:p>
    <w:p w14:paraId="69C3352A" w14:textId="77777777" w:rsidR="00D75AD5" w:rsidRDefault="00D75AD5" w:rsidP="00D75AD5">
      <w:pPr>
        <w:spacing w:after="16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In analyses where we test if certain cell types differ by phase in cellular maturity, we instead used a linear mixed effects model fitting cell-level CytoTRACE scores with a fixed effect of nCount_RNA (the number of transcripts detected in the cell) detected in the cell and phase, gene(s) presence, and phase x gene presence as fixed effects along with individual as a random effect. This is necessary because CytoTRACE measures cellular maturity via the diversity of the cell’s transcriptome, however this is confounded when selecting a specific gene or set of genes for analysis. Including for the number of transcripts detected in each cell corrects for this</w:t>
      </w:r>
    </w:p>
    <w:p w14:paraId="64119361" w14:textId="6B3BA203" w:rsidR="004634AC" w:rsidRDefault="004634AC" w:rsidP="00D75AD5">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GO Analysis</w:t>
      </w:r>
    </w:p>
    <w:p w14:paraId="4DD009E9" w14:textId="152E03A1" w:rsidR="00AC52FC" w:rsidRDefault="00190090" w:rsidP="00555CB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Gene ontology</w:t>
      </w:r>
      <w:r w:rsidR="00EE6FAB">
        <w:rPr>
          <w:rFonts w:eastAsia="Malgun Gothic" w:cs="Times New Roman"/>
          <w:color w:val="auto"/>
          <w:kern w:val="0"/>
          <w:szCs w:val="24"/>
          <w:lang w:eastAsia="ja-JP"/>
          <w14:ligatures w14:val="none"/>
        </w:rPr>
        <w:t xml:space="preserve"> (GO)</w:t>
      </w:r>
      <w:r>
        <w:rPr>
          <w:rFonts w:eastAsia="Malgun Gothic" w:cs="Times New Roman"/>
          <w:color w:val="auto"/>
          <w:kern w:val="0"/>
          <w:szCs w:val="24"/>
          <w:lang w:eastAsia="ja-JP"/>
          <w14:ligatures w14:val="none"/>
        </w:rPr>
        <w:t xml:space="preserve"> analysis was performed using </w:t>
      </w:r>
      <w:r w:rsidR="00CE26B5">
        <w:rPr>
          <w:rFonts w:eastAsia="Malgun Gothic" w:cs="Times New Roman"/>
          <w:color w:val="auto"/>
          <w:kern w:val="0"/>
          <w:szCs w:val="24"/>
          <w:lang w:eastAsia="ja-JP"/>
          <w14:ligatures w14:val="none"/>
        </w:rPr>
        <w:t xml:space="preserve">the </w:t>
      </w:r>
      <w:r w:rsidR="00AC52FC">
        <w:rPr>
          <w:rFonts w:eastAsia="Malgun Gothic" w:cs="Times New Roman"/>
          <w:color w:val="auto"/>
          <w:kern w:val="0"/>
          <w:szCs w:val="24"/>
          <w:lang w:eastAsia="ja-JP"/>
          <w14:ligatures w14:val="none"/>
        </w:rPr>
        <w:t>“</w:t>
      </w:r>
      <w:r w:rsidR="00CE26B5">
        <w:rPr>
          <w:rFonts w:eastAsia="Malgun Gothic" w:cs="Times New Roman"/>
          <w:color w:val="auto"/>
          <w:kern w:val="0"/>
          <w:szCs w:val="24"/>
          <w:lang w:eastAsia="ja-JP"/>
          <w14:ligatures w14:val="none"/>
        </w:rPr>
        <w:t>enricher</w:t>
      </w:r>
      <w:r w:rsidR="00AC52FC">
        <w:rPr>
          <w:rFonts w:eastAsia="Malgun Gothic" w:cs="Times New Roman"/>
          <w:color w:val="auto"/>
          <w:kern w:val="0"/>
          <w:szCs w:val="24"/>
          <w:lang w:eastAsia="ja-JP"/>
          <w14:ligatures w14:val="none"/>
        </w:rPr>
        <w:t>”</w:t>
      </w:r>
      <w:r w:rsidR="00CE26B5">
        <w:rPr>
          <w:rFonts w:eastAsia="Malgun Gothic" w:cs="Times New Roman"/>
          <w:color w:val="auto"/>
          <w:kern w:val="0"/>
          <w:szCs w:val="24"/>
          <w:lang w:eastAsia="ja-JP"/>
          <w14:ligatures w14:val="none"/>
        </w:rPr>
        <w:t xml:space="preserve"> function from the R package “clusterProfiler”</w:t>
      </w:r>
      <w:r w:rsidR="003F42C7">
        <w:rPr>
          <w:rFonts w:eastAsia="Malgun Gothic" w:cs="Times New Roman"/>
          <w:color w:val="auto"/>
          <w:kern w:val="0"/>
          <w:szCs w:val="24"/>
          <w:lang w:eastAsia="ja-JP"/>
          <w14:ligatures w14:val="none"/>
        </w:rPr>
        <w:t xml:space="preserve"> with “</w:t>
      </w:r>
      <w:r w:rsidR="008219FB">
        <w:rPr>
          <w:rFonts w:eastAsia="Malgun Gothic" w:cs="Times New Roman"/>
          <w:color w:val="auto"/>
          <w:kern w:val="0"/>
          <w:szCs w:val="24"/>
          <w:lang w:eastAsia="ja-JP"/>
          <w14:ligatures w14:val="none"/>
        </w:rPr>
        <w:t xml:space="preserve">pAdjustMethod = “fdr” and </w:t>
      </w:r>
      <w:r w:rsidR="008219FB">
        <w:rPr>
          <w:rFonts w:eastAsia="Malgun Gothic" w:cs="Times New Roman"/>
          <w:i/>
          <w:iCs/>
          <w:color w:val="auto"/>
          <w:kern w:val="0"/>
          <w:szCs w:val="24"/>
          <w:lang w:eastAsia="ja-JP"/>
          <w14:ligatures w14:val="none"/>
        </w:rPr>
        <w:t xml:space="preserve">p </w:t>
      </w:r>
      <w:r w:rsidR="008219FB">
        <w:rPr>
          <w:rFonts w:eastAsia="Malgun Gothic" w:cs="Times New Roman"/>
          <w:color w:val="auto"/>
          <w:kern w:val="0"/>
          <w:szCs w:val="24"/>
          <w:lang w:eastAsia="ja-JP"/>
          <w14:ligatures w14:val="none"/>
        </w:rPr>
        <w:t xml:space="preserve">and </w:t>
      </w:r>
      <w:r w:rsidR="008219FB">
        <w:rPr>
          <w:rFonts w:eastAsia="Malgun Gothic" w:cs="Times New Roman"/>
          <w:i/>
          <w:iCs/>
          <w:color w:val="auto"/>
          <w:kern w:val="0"/>
          <w:szCs w:val="24"/>
          <w:lang w:eastAsia="ja-JP"/>
          <w14:ligatures w14:val="none"/>
        </w:rPr>
        <w:t>q</w:t>
      </w:r>
      <w:r w:rsidR="008219FB">
        <w:rPr>
          <w:rFonts w:eastAsia="Malgun Gothic" w:cs="Times New Roman"/>
          <w:color w:val="auto"/>
          <w:kern w:val="0"/>
          <w:szCs w:val="24"/>
          <w:lang w:eastAsia="ja-JP"/>
          <w14:ligatures w14:val="none"/>
        </w:rPr>
        <w:t xml:space="preserve"> value cutoffs of 0.05. </w:t>
      </w:r>
      <w:r w:rsidR="008F02EC">
        <w:rPr>
          <w:rFonts w:eastAsia="Malgun Gothic" w:cs="Times New Roman"/>
          <w:color w:val="auto"/>
          <w:kern w:val="0"/>
          <w:szCs w:val="24"/>
          <w:lang w:eastAsia="ja-JP"/>
          <w14:ligatures w14:val="none"/>
        </w:rPr>
        <w:t xml:space="preserve">Because the </w:t>
      </w:r>
      <w:r w:rsidR="008F02EC">
        <w:rPr>
          <w:rFonts w:eastAsia="Malgun Gothic" w:cs="Times New Roman"/>
          <w:i/>
          <w:iCs/>
          <w:color w:val="auto"/>
          <w:kern w:val="0"/>
          <w:szCs w:val="24"/>
          <w:lang w:eastAsia="ja-JP"/>
          <w14:ligatures w14:val="none"/>
        </w:rPr>
        <w:t xml:space="preserve">A. ocellaris </w:t>
      </w:r>
      <w:r w:rsidR="008F02EC">
        <w:rPr>
          <w:rFonts w:eastAsia="Malgun Gothic" w:cs="Times New Roman"/>
          <w:color w:val="auto"/>
          <w:kern w:val="0"/>
          <w:szCs w:val="24"/>
          <w:lang w:eastAsia="ja-JP"/>
          <w14:ligatures w14:val="none"/>
        </w:rPr>
        <w:t xml:space="preserve">genome is poorly annotated, we used </w:t>
      </w:r>
      <w:r w:rsidR="00382FC9">
        <w:rPr>
          <w:rFonts w:eastAsia="Malgun Gothic" w:cs="Times New Roman"/>
          <w:color w:val="auto"/>
          <w:kern w:val="0"/>
          <w:szCs w:val="24"/>
          <w:lang w:eastAsia="ja-JP"/>
          <w14:ligatures w14:val="none"/>
        </w:rPr>
        <w:t xml:space="preserve">GO IDs and GO </w:t>
      </w:r>
      <w:r w:rsidR="00EE6FAB">
        <w:rPr>
          <w:rFonts w:eastAsia="Malgun Gothic" w:cs="Times New Roman"/>
          <w:color w:val="auto"/>
          <w:kern w:val="0"/>
          <w:szCs w:val="24"/>
          <w:lang w:eastAsia="ja-JP"/>
          <w14:ligatures w14:val="none"/>
        </w:rPr>
        <w:t>terms</w:t>
      </w:r>
      <w:r w:rsidR="00382FC9">
        <w:rPr>
          <w:rFonts w:eastAsia="Malgun Gothic" w:cs="Times New Roman"/>
          <w:color w:val="auto"/>
          <w:kern w:val="0"/>
          <w:szCs w:val="24"/>
          <w:lang w:eastAsia="ja-JP"/>
          <w14:ligatures w14:val="none"/>
        </w:rPr>
        <w:t xml:space="preserve"> from the </w:t>
      </w:r>
      <w:r w:rsidR="00C16BE9">
        <w:rPr>
          <w:rFonts w:eastAsia="Malgun Gothic" w:cs="Times New Roman"/>
          <w:i/>
          <w:iCs/>
          <w:color w:val="auto"/>
          <w:kern w:val="0"/>
          <w:szCs w:val="24"/>
          <w:lang w:eastAsia="ja-JP"/>
          <w14:ligatures w14:val="none"/>
        </w:rPr>
        <w:t xml:space="preserve">Homo sapiens </w:t>
      </w:r>
      <w:r w:rsidR="00C16BE9">
        <w:rPr>
          <w:rFonts w:eastAsia="Malgun Gothic" w:cs="Times New Roman"/>
          <w:color w:val="auto"/>
          <w:kern w:val="0"/>
          <w:szCs w:val="24"/>
          <w:lang w:eastAsia="ja-JP"/>
          <w14:ligatures w14:val="none"/>
        </w:rPr>
        <w:t>genome. To do this</w:t>
      </w:r>
      <w:r w:rsidR="00AC52FC">
        <w:rPr>
          <w:rFonts w:eastAsia="Malgun Gothic" w:cs="Times New Roman"/>
          <w:color w:val="auto"/>
          <w:kern w:val="0"/>
          <w:szCs w:val="24"/>
          <w:lang w:eastAsia="ja-JP"/>
          <w14:ligatures w14:val="none"/>
        </w:rPr>
        <w:t xml:space="preserve"> we first mapped</w:t>
      </w:r>
      <w:r w:rsidR="00C16BE9">
        <w:rPr>
          <w:rFonts w:eastAsia="Malgun Gothic" w:cs="Times New Roman"/>
          <w:color w:val="auto"/>
          <w:kern w:val="0"/>
          <w:szCs w:val="24"/>
          <w:lang w:eastAsia="ja-JP"/>
          <w14:ligatures w14:val="none"/>
        </w:rPr>
        <w:t xml:space="preserve">, </w:t>
      </w:r>
      <w:r w:rsidR="00AC52FC" w:rsidRPr="00AC52FC">
        <w:rPr>
          <w:rFonts w:eastAsia="Malgun Gothic" w:cs="Times New Roman"/>
          <w:color w:val="auto"/>
          <w:kern w:val="0"/>
          <w:szCs w:val="24"/>
          <w:lang w:eastAsia="ja-JP"/>
          <w14:ligatures w14:val="none"/>
        </w:rPr>
        <w:t xml:space="preserve">human orthologs using Ensembl's precomputed homology annotations, retrieved via the R package </w:t>
      </w:r>
      <w:r w:rsidR="00AC52FC">
        <w:rPr>
          <w:rFonts w:eastAsia="Malgun Gothic" w:cs="Times New Roman"/>
          <w:color w:val="auto"/>
          <w:kern w:val="0"/>
          <w:szCs w:val="24"/>
          <w:lang w:eastAsia="ja-JP"/>
          <w14:ligatures w14:val="none"/>
        </w:rPr>
        <w:t>“</w:t>
      </w:r>
      <w:r w:rsidR="00AC52FC" w:rsidRPr="00AC52FC">
        <w:rPr>
          <w:rFonts w:eastAsia="Malgun Gothic" w:cs="Times New Roman"/>
          <w:color w:val="auto"/>
          <w:kern w:val="0"/>
          <w:szCs w:val="24"/>
          <w:lang w:eastAsia="ja-JP"/>
          <w14:ligatures w14:val="none"/>
        </w:rPr>
        <w:t>biomaRt</w:t>
      </w:r>
      <w:r w:rsidR="00AC52FC">
        <w:rPr>
          <w:rFonts w:eastAsia="Malgun Gothic" w:cs="Times New Roman"/>
          <w:color w:val="auto"/>
          <w:kern w:val="0"/>
          <w:szCs w:val="24"/>
          <w:lang w:eastAsia="ja-JP"/>
          <w14:ligatures w14:val="none"/>
        </w:rPr>
        <w:t>”</w:t>
      </w:r>
      <w:r w:rsidR="00AC52FC" w:rsidRPr="00AC52FC">
        <w:rPr>
          <w:rFonts w:eastAsia="Malgun Gothic" w:cs="Times New Roman"/>
          <w:color w:val="auto"/>
          <w:kern w:val="0"/>
          <w:szCs w:val="24"/>
          <w:lang w:eastAsia="ja-JP"/>
          <w14:ligatures w14:val="none"/>
        </w:rPr>
        <w:t xml:space="preserve"> (aocellaris_gene_ensembl dataset). </w:t>
      </w:r>
      <w:r w:rsidR="002C292C">
        <w:rPr>
          <w:rFonts w:eastAsia="Malgun Gothic" w:cs="Times New Roman"/>
          <w:color w:val="auto"/>
          <w:kern w:val="0"/>
          <w:szCs w:val="24"/>
          <w:lang w:eastAsia="ja-JP"/>
          <w14:ligatures w14:val="none"/>
        </w:rPr>
        <w:t>Since</w:t>
      </w:r>
      <w:r w:rsidR="00AC52FC" w:rsidRPr="00AC52FC">
        <w:rPr>
          <w:rFonts w:eastAsia="Malgun Gothic" w:cs="Times New Roman"/>
          <w:color w:val="auto"/>
          <w:kern w:val="0"/>
          <w:szCs w:val="24"/>
          <w:lang w:eastAsia="ja-JP"/>
          <w14:ligatures w14:val="none"/>
        </w:rPr>
        <w:t xml:space="preserve"> gene symbols and Ensembl homology calls are stored under separate BioMart attribute pages, we joined these using shared Ensembl transcript IDs. For a small number of genes with well-established nomenclature discrepancies between </w:t>
      </w:r>
      <w:r w:rsidR="00AC52FC" w:rsidRPr="00A85F90">
        <w:rPr>
          <w:rFonts w:eastAsia="Malgun Gothic" w:cs="Times New Roman"/>
          <w:i/>
          <w:iCs/>
          <w:color w:val="auto"/>
          <w:kern w:val="0"/>
          <w:szCs w:val="24"/>
          <w:lang w:eastAsia="ja-JP"/>
          <w14:ligatures w14:val="none"/>
        </w:rPr>
        <w:t>A. ocellaris</w:t>
      </w:r>
      <w:r w:rsidR="00AC52FC" w:rsidRPr="00AC52FC">
        <w:rPr>
          <w:rFonts w:eastAsia="Malgun Gothic" w:cs="Times New Roman"/>
          <w:color w:val="auto"/>
          <w:kern w:val="0"/>
          <w:szCs w:val="24"/>
          <w:lang w:eastAsia="ja-JP"/>
          <w14:ligatures w14:val="none"/>
        </w:rPr>
        <w:t xml:space="preserve"> and human annotations (e.g., kisspeptin, oxytocin/vasopressin, and their associated receptors), we manually corrected the assigned human ortholog based on gene identity rather than Ensembl's automated name matching.</w:t>
      </w:r>
    </w:p>
    <w:p w14:paraId="47621D97" w14:textId="1A4E6D9E" w:rsidR="00520F12" w:rsidRDefault="00520F12" w:rsidP="00AC52FC">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GO Gene Expression Modules</w:t>
      </w:r>
    </w:p>
    <w:p w14:paraId="7F111C2B" w14:textId="4A8E232C" w:rsidR="00FD437F" w:rsidRPr="00795D6D" w:rsidRDefault="00A23928" w:rsidP="00D75AD5">
      <w:pPr>
        <w:spacing w:after="160"/>
        <w:ind w:firstLine="720"/>
        <w:rPr>
          <w:rFonts w:eastAsia="Malgun Gothic" w:cs="Times New Roman"/>
          <w:color w:val="auto"/>
          <w:kern w:val="0"/>
          <w:szCs w:val="24"/>
          <w:lang w:eastAsia="ja-JP"/>
          <w14:ligatures w14:val="none"/>
        </w:rPr>
      </w:pPr>
      <w:r>
        <w:rPr>
          <w:rFonts w:eastAsia="Malgun Gothic" w:cs="Times New Roman"/>
          <w:color w:val="auto"/>
          <w:kern w:val="0"/>
          <w:szCs w:val="24"/>
          <w:lang w:eastAsia="ja-JP"/>
          <w14:ligatures w14:val="none"/>
        </w:rPr>
        <w:t xml:space="preserve">GO gene expression modules were defined as all genes sharing </w:t>
      </w:r>
      <w:r w:rsidR="00CD2B72">
        <w:rPr>
          <w:rFonts w:eastAsia="Malgun Gothic" w:cs="Times New Roman"/>
          <w:color w:val="auto"/>
          <w:kern w:val="0"/>
          <w:szCs w:val="24"/>
          <w:lang w:eastAsia="ja-JP"/>
          <w14:ligatures w14:val="none"/>
        </w:rPr>
        <w:t>the same GO ID</w:t>
      </w:r>
      <w:r w:rsidR="00E2315F">
        <w:rPr>
          <w:rFonts w:eastAsia="Malgun Gothic" w:cs="Times New Roman"/>
          <w:color w:val="auto"/>
          <w:kern w:val="0"/>
          <w:szCs w:val="24"/>
          <w:lang w:eastAsia="ja-JP"/>
          <w14:ligatures w14:val="none"/>
        </w:rPr>
        <w:t xml:space="preserve"> as described above</w:t>
      </w:r>
      <w:r w:rsidR="00CD2B72">
        <w:rPr>
          <w:rFonts w:eastAsia="Malgun Gothic" w:cs="Times New Roman"/>
          <w:color w:val="auto"/>
          <w:kern w:val="0"/>
          <w:szCs w:val="24"/>
          <w:lang w:eastAsia="ja-JP"/>
          <w14:ligatures w14:val="none"/>
        </w:rPr>
        <w:t>. To calculate a GO module score, we next used the R package “AUCell”</w:t>
      </w:r>
      <w:r w:rsidR="00085C8E">
        <w:rPr>
          <w:rFonts w:eastAsia="Malgun Gothic" w:cs="Times New Roman"/>
          <w:color w:val="auto"/>
          <w:kern w:val="0"/>
          <w:szCs w:val="24"/>
          <w:lang w:eastAsia="ja-JP"/>
          <w14:ligatures w14:val="none"/>
        </w:rPr>
        <w:fldChar w:fldCharType="begin"/>
      </w:r>
      <w:r w:rsidR="009112E5">
        <w:rPr>
          <w:rFonts w:eastAsia="Malgun Gothic" w:cs="Times New Roman"/>
          <w:color w:val="auto"/>
          <w:kern w:val="0"/>
          <w:szCs w:val="24"/>
          <w:lang w:eastAsia="ja-JP"/>
          <w14:ligatures w14:val="none"/>
        </w:rPr>
        <w:instrText xml:space="preserve"> ADDIN ZOTERO_ITEM CSL_CITATION {"citationID":"MzIaNPka","properties":{"unsorted":false,"formattedCitation":"(51)","plainCitation":"(51)","noteIndex":0},"citationItems":[{"id":6497,"uris":["http://zotero.org/users/11313215/items/78AJKUSI"],"itemData":{"id":6497,"type":"article-journal","abstract":"SCENIC enables simultaneous regulatory network inference and robust cell clustering from single-cell RNA-seq data.","container-title":"Nature Methods","DOI":"10.1038/nmeth.4463","ISSN":"1548-7105","issue":"11","journalAbbreviation":"Nat Methods","language":"en","license":"2017 Springer Nature America, Inc.","page":"1083-1086","publisher":"Nature Publishing Group","source":"www.nature.com","title":"SCENIC: single-cell regulatory network inference and clustering","title-short":"SCENIC","volume":"14","author":[{"family":"Aibar","given":"Sara"},{"family":"González-Blas","given":"Carmen Bravo"},{"family":"Moerman","given":"Thomas"},{"family":"Huynh-Thu","given":"Vân Anh"},{"family":"Imrichova","given":"Hana"},{"family":"Hulselmans","given":"Gert"},{"family":"Rambow","given":"Florian"},{"family":"Marine","given":"Jean-Christophe"},{"family":"Geurts","given":"Pierre"},{"family":"Aerts","given":"Jan"},{"family":"Oord","given":"Joost","non-dropping-particle":"van den"},{"family":"Atak","given":"Zeynep Kalender"},{"family":"Wouters","given":"Jasper"},{"family":"Aerts","given":"Stein"}],"issued":{"date-parts":[["2017",11]]}}}],"schema":"https://github.com/citation-style-language/schema/raw/master/csl-citation.json"} </w:instrText>
      </w:r>
      <w:r w:rsidR="00085C8E">
        <w:rPr>
          <w:rFonts w:eastAsia="Malgun Gothic" w:cs="Times New Roman"/>
          <w:color w:val="auto"/>
          <w:kern w:val="0"/>
          <w:szCs w:val="24"/>
          <w:lang w:eastAsia="ja-JP"/>
          <w14:ligatures w14:val="none"/>
        </w:rPr>
        <w:fldChar w:fldCharType="separate"/>
      </w:r>
      <w:r w:rsidR="009112E5">
        <w:rPr>
          <w:rFonts w:cs="Times New Roman"/>
          <w:lang w:eastAsia="ja-JP"/>
        </w:rPr>
        <w:t>(51)</w:t>
      </w:r>
      <w:r w:rsidR="00085C8E">
        <w:rPr>
          <w:rFonts w:eastAsia="Malgun Gothic" w:cs="Times New Roman"/>
          <w:color w:val="auto"/>
          <w:kern w:val="0"/>
          <w:szCs w:val="24"/>
          <w:lang w:eastAsia="ja-JP"/>
          <w14:ligatures w14:val="none"/>
        </w:rPr>
        <w:fldChar w:fldCharType="end"/>
      </w:r>
      <w:r w:rsidR="009402D1">
        <w:rPr>
          <w:rFonts w:eastAsia="Malgun Gothic" w:cs="Times New Roman"/>
          <w:color w:val="auto"/>
          <w:kern w:val="0"/>
          <w:szCs w:val="24"/>
          <w:lang w:eastAsia="ja-JP"/>
          <w14:ligatures w14:val="none"/>
        </w:rPr>
        <w:t xml:space="preserve"> to</w:t>
      </w:r>
      <w:r w:rsidR="00A5211F">
        <w:rPr>
          <w:rFonts w:eastAsia="Malgun Gothic" w:cs="Times New Roman"/>
          <w:color w:val="auto"/>
          <w:kern w:val="0"/>
          <w:szCs w:val="24"/>
          <w:lang w:eastAsia="ja-JP"/>
          <w14:ligatures w14:val="none"/>
        </w:rPr>
        <w:t xml:space="preserve"> first </w:t>
      </w:r>
      <w:r w:rsidR="00287C69">
        <w:rPr>
          <w:rFonts w:eastAsia="Malgun Gothic" w:cs="Times New Roman"/>
          <w:color w:val="auto"/>
          <w:kern w:val="0"/>
          <w:szCs w:val="24"/>
          <w:lang w:eastAsia="ja-JP"/>
          <w14:ligatures w14:val="none"/>
        </w:rPr>
        <w:t xml:space="preserve">build </w:t>
      </w:r>
      <w:r w:rsidR="00E2315F">
        <w:rPr>
          <w:rFonts w:eastAsia="Malgun Gothic" w:cs="Times New Roman"/>
          <w:color w:val="auto"/>
          <w:kern w:val="0"/>
          <w:szCs w:val="24"/>
          <w:lang w:eastAsia="ja-JP"/>
          <w14:ligatures w14:val="none"/>
        </w:rPr>
        <w:t xml:space="preserve">gene expression </w:t>
      </w:r>
      <w:r w:rsidR="00287C69">
        <w:rPr>
          <w:rFonts w:eastAsia="Malgun Gothic" w:cs="Times New Roman"/>
          <w:color w:val="auto"/>
          <w:kern w:val="0"/>
          <w:szCs w:val="24"/>
          <w:lang w:eastAsia="ja-JP"/>
          <w14:ligatures w14:val="none"/>
        </w:rPr>
        <w:t xml:space="preserve">rankings </w:t>
      </w:r>
      <w:r w:rsidR="005F1690">
        <w:rPr>
          <w:rFonts w:eastAsia="Malgun Gothic" w:cs="Times New Roman"/>
          <w:color w:val="auto"/>
          <w:kern w:val="0"/>
          <w:szCs w:val="24"/>
          <w:lang w:eastAsia="ja-JP"/>
          <w14:ligatures w14:val="none"/>
        </w:rPr>
        <w:t>from</w:t>
      </w:r>
      <w:r w:rsidR="00287C69">
        <w:rPr>
          <w:rFonts w:eastAsia="Malgun Gothic" w:cs="Times New Roman"/>
          <w:color w:val="auto"/>
          <w:kern w:val="0"/>
          <w:szCs w:val="24"/>
          <w:lang w:eastAsia="ja-JP"/>
          <w14:ligatures w14:val="none"/>
        </w:rPr>
        <w:t xml:space="preserve"> the </w:t>
      </w:r>
      <w:r w:rsidR="005F1690">
        <w:rPr>
          <w:rFonts w:eastAsia="Malgun Gothic" w:cs="Times New Roman"/>
          <w:color w:val="auto"/>
          <w:kern w:val="0"/>
          <w:szCs w:val="24"/>
          <w:lang w:eastAsia="ja-JP"/>
          <w14:ligatures w14:val="none"/>
        </w:rPr>
        <w:t xml:space="preserve">normalized </w:t>
      </w:r>
      <w:r w:rsidR="00287C69">
        <w:rPr>
          <w:rFonts w:eastAsia="Malgun Gothic" w:cs="Times New Roman"/>
          <w:color w:val="auto"/>
          <w:kern w:val="0"/>
          <w:szCs w:val="24"/>
          <w:lang w:eastAsia="ja-JP"/>
          <w14:ligatures w14:val="none"/>
        </w:rPr>
        <w:t xml:space="preserve">RNA </w:t>
      </w:r>
      <w:r w:rsidR="005F1690">
        <w:rPr>
          <w:rFonts w:eastAsia="Malgun Gothic" w:cs="Times New Roman"/>
          <w:color w:val="auto"/>
          <w:kern w:val="0"/>
          <w:szCs w:val="24"/>
          <w:lang w:eastAsia="ja-JP"/>
          <w14:ligatures w14:val="none"/>
        </w:rPr>
        <w:t>expression</w:t>
      </w:r>
      <w:r w:rsidR="00287C69">
        <w:rPr>
          <w:rFonts w:eastAsia="Malgun Gothic" w:cs="Times New Roman"/>
          <w:color w:val="auto"/>
          <w:kern w:val="0"/>
          <w:szCs w:val="24"/>
          <w:lang w:eastAsia="ja-JP"/>
          <w14:ligatures w14:val="none"/>
        </w:rPr>
        <w:t xml:space="preserve"> matrix</w:t>
      </w:r>
      <w:r w:rsidR="006648A8">
        <w:rPr>
          <w:rFonts w:eastAsia="Malgun Gothic" w:cs="Times New Roman"/>
          <w:color w:val="auto"/>
          <w:kern w:val="0"/>
          <w:szCs w:val="24"/>
          <w:lang w:eastAsia="ja-JP"/>
          <w14:ligatures w14:val="none"/>
        </w:rPr>
        <w:t xml:space="preserve"> (</w:t>
      </w:r>
      <w:r w:rsidR="00E540CF">
        <w:rPr>
          <w:rFonts w:eastAsia="Malgun Gothic" w:cs="Times New Roman"/>
          <w:color w:val="auto"/>
          <w:kern w:val="0"/>
          <w:szCs w:val="24"/>
          <w:lang w:eastAsia="ja-JP"/>
          <w14:ligatures w14:val="none"/>
        </w:rPr>
        <w:t xml:space="preserve">AUCell_buildRankings) </w:t>
      </w:r>
      <w:r w:rsidR="006648A8">
        <w:rPr>
          <w:rFonts w:eastAsia="Malgun Gothic" w:cs="Times New Roman"/>
          <w:color w:val="auto"/>
          <w:kern w:val="0"/>
          <w:szCs w:val="24"/>
          <w:lang w:eastAsia="ja-JP"/>
          <w14:ligatures w14:val="none"/>
        </w:rPr>
        <w:t>and then</w:t>
      </w:r>
      <w:r w:rsidR="009402D1">
        <w:rPr>
          <w:rFonts w:eastAsia="Malgun Gothic" w:cs="Times New Roman"/>
          <w:color w:val="auto"/>
          <w:kern w:val="0"/>
          <w:szCs w:val="24"/>
          <w:lang w:eastAsia="ja-JP"/>
          <w14:ligatures w14:val="none"/>
        </w:rPr>
        <w:t xml:space="preserve"> calculate </w:t>
      </w:r>
      <w:r w:rsidR="00A5211F">
        <w:rPr>
          <w:rFonts w:eastAsia="Malgun Gothic" w:cs="Times New Roman"/>
          <w:color w:val="auto"/>
          <w:kern w:val="0"/>
          <w:szCs w:val="24"/>
          <w:lang w:eastAsia="ja-JP"/>
          <w14:ligatures w14:val="none"/>
        </w:rPr>
        <w:t>AUC scores for each cell (AUCell_calcAUC)</w:t>
      </w:r>
      <w:r w:rsidR="006648A8">
        <w:rPr>
          <w:rFonts w:eastAsia="Malgun Gothic" w:cs="Times New Roman"/>
          <w:color w:val="auto"/>
          <w:kern w:val="0"/>
          <w:szCs w:val="24"/>
          <w:lang w:eastAsia="ja-JP"/>
          <w14:ligatures w14:val="none"/>
        </w:rPr>
        <w:t xml:space="preserve"> given </w:t>
      </w:r>
      <w:r w:rsidR="00E540CF">
        <w:rPr>
          <w:rFonts w:eastAsia="Malgun Gothic" w:cs="Times New Roman"/>
          <w:color w:val="auto"/>
          <w:kern w:val="0"/>
          <w:szCs w:val="24"/>
          <w:lang w:eastAsia="ja-JP"/>
          <w14:ligatures w14:val="none"/>
        </w:rPr>
        <w:t>the set of genes included in the GO module described above.</w:t>
      </w:r>
      <w:r w:rsidR="00F457F3">
        <w:rPr>
          <w:rFonts w:eastAsia="Malgun Gothic" w:cs="Times New Roman"/>
          <w:color w:val="auto"/>
          <w:kern w:val="0"/>
          <w:szCs w:val="24"/>
          <w:lang w:eastAsia="ja-JP"/>
          <w14:ligatures w14:val="none"/>
        </w:rPr>
        <w:t xml:space="preserve"> Differences in phase</w:t>
      </w:r>
      <w:r w:rsidR="00E540CF">
        <w:rPr>
          <w:rFonts w:eastAsia="Malgun Gothic" w:cs="Times New Roman"/>
          <w:color w:val="auto"/>
          <w:kern w:val="0"/>
          <w:szCs w:val="24"/>
          <w:lang w:eastAsia="ja-JP"/>
          <w14:ligatures w14:val="none"/>
        </w:rPr>
        <w:t xml:space="preserve"> were </w:t>
      </w:r>
      <w:r w:rsidR="00E540CF">
        <w:rPr>
          <w:rFonts w:eastAsia="Malgun Gothic" w:cs="Times New Roman"/>
          <w:color w:val="auto"/>
          <w:kern w:val="0"/>
          <w:szCs w:val="24"/>
          <w:lang w:eastAsia="ja-JP"/>
          <w14:ligatures w14:val="none"/>
        </w:rPr>
        <w:lastRenderedPageBreak/>
        <w:t xml:space="preserve">calculated </w:t>
      </w:r>
      <w:r w:rsidR="00C869E2">
        <w:rPr>
          <w:rFonts w:eastAsia="Malgun Gothic" w:cs="Times New Roman"/>
          <w:color w:val="auto"/>
          <w:kern w:val="0"/>
          <w:szCs w:val="24"/>
          <w:lang w:eastAsia="ja-JP"/>
          <w14:ligatures w14:val="none"/>
        </w:rPr>
        <w:t xml:space="preserve">by taking the mean AUCell score for each individual and </w:t>
      </w:r>
      <w:r w:rsidR="007D0AAA">
        <w:rPr>
          <w:rFonts w:eastAsia="Malgun Gothic" w:cs="Times New Roman"/>
          <w:color w:val="auto"/>
          <w:kern w:val="0"/>
          <w:szCs w:val="24"/>
          <w:lang w:eastAsia="ja-JP"/>
          <w14:ligatures w14:val="none"/>
        </w:rPr>
        <w:t xml:space="preserve">fitting the mean AUCell score by phase in a fixed effects linear </w:t>
      </w:r>
      <w:commentRangeStart w:id="210"/>
      <w:r w:rsidR="007D0AAA">
        <w:rPr>
          <w:rFonts w:eastAsia="Malgun Gothic" w:cs="Times New Roman"/>
          <w:color w:val="auto"/>
          <w:kern w:val="0"/>
          <w:szCs w:val="24"/>
          <w:lang w:eastAsia="ja-JP"/>
          <w14:ligatures w14:val="none"/>
        </w:rPr>
        <w:t>model</w:t>
      </w:r>
      <w:commentRangeEnd w:id="210"/>
      <w:r w:rsidR="00C84A09">
        <w:rPr>
          <w:rStyle w:val="CommentReference"/>
          <w:rFonts w:eastAsia="Malgun Gothic" w:cs="Times New Roman"/>
          <w:color w:val="auto"/>
          <w:kern w:val="0"/>
          <w:sz w:val="24"/>
          <w:szCs w:val="24"/>
          <w:lang w:eastAsia="ja-JP"/>
          <w14:ligatures w14:val="none"/>
        </w:rPr>
        <w:commentReference w:id="210"/>
      </w:r>
      <w:r w:rsidR="007D0AAA">
        <w:rPr>
          <w:rFonts w:eastAsia="Malgun Gothic" w:cs="Times New Roman"/>
          <w:color w:val="auto"/>
          <w:kern w:val="0"/>
          <w:szCs w:val="24"/>
          <w:lang w:eastAsia="ja-JP"/>
          <w14:ligatures w14:val="none"/>
        </w:rPr>
        <w:t xml:space="preserve">. </w:t>
      </w:r>
    </w:p>
    <w:p w14:paraId="7CC262A9" w14:textId="36EE4699" w:rsidR="00166663" w:rsidRPr="00166663" w:rsidRDefault="00166663" w:rsidP="00166663">
      <w:pPr>
        <w:rPr>
          <w:b/>
          <w:bCs/>
        </w:rPr>
      </w:pPr>
      <w:r w:rsidRPr="00166663">
        <w:rPr>
          <w:b/>
          <w:bCs/>
        </w:rPr>
        <w:t xml:space="preserve">Candidate </w:t>
      </w:r>
      <w:r>
        <w:rPr>
          <w:b/>
          <w:bCs/>
        </w:rPr>
        <w:t>T</w:t>
      </w:r>
      <w:r w:rsidRPr="00166663">
        <w:rPr>
          <w:b/>
          <w:bCs/>
        </w:rPr>
        <w:t xml:space="preserve">ranscription </w:t>
      </w:r>
      <w:r>
        <w:rPr>
          <w:b/>
          <w:bCs/>
        </w:rPr>
        <w:t>F</w:t>
      </w:r>
      <w:r w:rsidRPr="00166663">
        <w:rPr>
          <w:b/>
          <w:bCs/>
        </w:rPr>
        <w:t xml:space="preserve">actor </w:t>
      </w:r>
      <w:r>
        <w:rPr>
          <w:b/>
          <w:bCs/>
        </w:rPr>
        <w:t>R</w:t>
      </w:r>
      <w:r w:rsidRPr="00166663">
        <w:rPr>
          <w:b/>
          <w:bCs/>
        </w:rPr>
        <w:t xml:space="preserve">egulatory </w:t>
      </w:r>
      <w:r>
        <w:rPr>
          <w:b/>
          <w:bCs/>
        </w:rPr>
        <w:t>N</w:t>
      </w:r>
      <w:r w:rsidRPr="00166663">
        <w:rPr>
          <w:b/>
          <w:bCs/>
        </w:rPr>
        <w:t xml:space="preserve">etwork </w:t>
      </w:r>
      <w:r>
        <w:rPr>
          <w:b/>
          <w:bCs/>
        </w:rPr>
        <w:t>A</w:t>
      </w:r>
      <w:r w:rsidRPr="00166663">
        <w:rPr>
          <w:b/>
          <w:bCs/>
        </w:rPr>
        <w:t>nalysis</w:t>
      </w:r>
    </w:p>
    <w:p w14:paraId="484FF5D7" w14:textId="012F52FB" w:rsidR="00166663" w:rsidRPr="008D09A3" w:rsidRDefault="00166663" w:rsidP="00166663">
      <w:r w:rsidRPr="008D09A3">
        <w:t xml:space="preserve">To identify candidate transcriptional regulators of gene-expression changes in clusters </w:t>
      </w:r>
      <w:r>
        <w:t>1_RGC</w:t>
      </w:r>
      <w:r w:rsidRPr="008D09A3">
        <w:t xml:space="preserve"> and </w:t>
      </w:r>
      <w:r>
        <w:t>6_POA_Mixed</w:t>
      </w:r>
      <w:r w:rsidRPr="008D09A3">
        <w:t xml:space="preserve"> during sex change, we integrated differential gene expression, chromatin accessibility, peak-to-gene correlations, and transcription factor (TF) motif information within each cell cluster. We first identified a restricted set of target genes for which gene expression was associated with local chromatin accessibility and either expression or accessibility differed across sex-change groups. Thus, target genes were identified through two complementary routes. First, DEGs were retained when expression of the gene was significantly correlated with accessibility of at least one locally associated ATAC peak across individuals (</w:t>
      </w:r>
      <w:commentRangeStart w:id="211"/>
      <w:r w:rsidRPr="008D09A3">
        <w:t>Pearson’s correlation</w:t>
      </w:r>
      <w:commentRangeEnd w:id="211"/>
      <w:r w:rsidRPr="008D09A3">
        <w:rPr>
          <w:rStyle w:val="CommentReference"/>
          <w:sz w:val="24"/>
          <w:szCs w:val="30"/>
        </w:rPr>
        <w:commentReference w:id="211"/>
      </w:r>
      <w:r w:rsidRPr="008D09A3">
        <w:t>, P ≤ 0.05). Second, genes associated with DARs were retained when their expression was significantly correlated with accessibility of the associated DAR (Pearson’s correlation, P ≤ 0.05). The union of genes identified through these two approaches was defined as the set of accessibility-supported target genes for subsequent regulatory analysis.</w:t>
      </w:r>
    </w:p>
    <w:p w14:paraId="3E970A1A" w14:textId="77777777" w:rsidR="00166663" w:rsidRPr="008D09A3" w:rsidRDefault="00166663" w:rsidP="00166663"/>
    <w:p w14:paraId="436B6ED9" w14:textId="77777777" w:rsidR="00166663" w:rsidRDefault="00166663" w:rsidP="00166663">
      <w:r w:rsidRPr="008D09A3">
        <w:rPr>
          <w:u w:val="single"/>
        </w:rPr>
        <w:t>Transcription factor motif annotation.</w:t>
      </w:r>
      <w:r w:rsidRPr="008D09A3">
        <w:t xml:space="preserve"> TF-binding motifs were annotated within the ATAC-seq dataset using Signac. ATAC peak sequences were referenced to the </w:t>
      </w:r>
      <w:r w:rsidRPr="00166663">
        <w:rPr>
          <w:i/>
          <w:iCs/>
        </w:rPr>
        <w:t>Amphiprion ocellaris</w:t>
      </w:r>
      <w:r w:rsidRPr="008D09A3">
        <w:t xml:space="preserve"> reference genome FASTA used for alignment (STAR_Ref_Genome_ocellaris/fasta/genome.fa). A collection of TF position frequency matrices (PFMs) in JASPAR matrix format (motifs.pfm) was imported using TFBSTools::readJASPARMatrix. The source and version of the motif collection were </w:t>
      </w:r>
      <w:r w:rsidRPr="00C81874">
        <w:rPr>
          <w:highlight w:val="yellow"/>
        </w:rPr>
        <w:t>xxKatie</w:t>
      </w:r>
      <w:r w:rsidRPr="008D09A3">
        <w:t xml:space="preserve">. Motif occurrences within ATAC peaks were identified using Signac::AddMotifs, with motif matching performed using motifmatchr, and the resulting peak-by-motif annotations were stored in the Motif object associated with the ATAC assay. </w:t>
      </w:r>
      <w:r w:rsidRPr="00C81874">
        <w:rPr>
          <w:highlight w:val="yellow"/>
        </w:rPr>
        <w:t>xxKatie</w:t>
      </w:r>
      <w:r w:rsidRPr="008D09A3">
        <w:t>: please confirm source/version and composition of motifs.pfm.</w:t>
      </w:r>
    </w:p>
    <w:p w14:paraId="0B8847C9" w14:textId="77777777" w:rsidR="00166663" w:rsidRPr="008D09A3" w:rsidRDefault="00166663" w:rsidP="00166663"/>
    <w:p w14:paraId="0636B267" w14:textId="77777777" w:rsidR="00166663" w:rsidRPr="008D09A3" w:rsidRDefault="00166663" w:rsidP="00166663">
      <w:pPr>
        <w:rPr>
          <w:u w:val="single"/>
        </w:rPr>
      </w:pPr>
      <w:r w:rsidRPr="008D09A3">
        <w:rPr>
          <w:u w:val="single"/>
        </w:rPr>
        <w:t>Regulatory network construction</w:t>
      </w:r>
    </w:p>
    <w:p w14:paraId="7B66DEB9" w14:textId="77777777" w:rsidR="00166663" w:rsidRPr="008D09A3" w:rsidRDefault="00166663" w:rsidP="00166663">
      <w:r w:rsidRPr="008D09A3">
        <w:t>For the regulatory analysis, motif-annotated ATAC peaks associated with each accessibility-supported target gene were used to identify candidate upstream TFs. Motif identities were mapped to TF genes represented in the RNA dataset using direct symbol matching, gene-name annotations, teleost paralog aliases, and manual mapping where necessary. TFs without a corresponding RNA feature in the dataset were excluded. RNA counts of candidate TFs were pseudobulked by individual within each cell cluster by summing counts across nuclei and normalizing to log2 counts per million (logCPM). Candidate TFs were required to have detectable expression in at least 50% of individuals.</w:t>
      </w:r>
    </w:p>
    <w:p w14:paraId="347B6016" w14:textId="77777777" w:rsidR="00166663" w:rsidRPr="008D09A3" w:rsidRDefault="00166663" w:rsidP="00166663"/>
    <w:p w14:paraId="7C21EFA6" w14:textId="77777777" w:rsidR="00166663" w:rsidRDefault="00166663" w:rsidP="00166663">
      <w:r w:rsidRPr="008D09A3">
        <w:t xml:space="preserve">We next evaluated Pearson’s correlations across individuals between pseudobulk TF expression and pseudobulk expression of each target gene. TF–target relationships were retained when |r| ≥ 0.40 and P ≤ 0.10. A candidate TF was not required to itself be differentially expressed </w:t>
      </w:r>
      <w:r>
        <w:t xml:space="preserve">across groups </w:t>
      </w:r>
      <w:r w:rsidRPr="008D09A3">
        <w:t>because TF activity may change without a corresponding change in transcript abundance. However, whether the TF was itself a DEG was retained as additional supporting information. Regulatory direction was inferred from the sign of the TF–target expression correlation. Positive TF–target correlations were classified as candidate activating relationships, whereas negative correlations were classified as candidate repressive relationships. The direction and magnitude of the independently determined peak-accessibility–target-gene expression correlation were retained alongside each relationship.</w:t>
      </w:r>
    </w:p>
    <w:p w14:paraId="3CF3B455" w14:textId="77777777" w:rsidR="00166663" w:rsidRPr="008D09A3" w:rsidRDefault="00166663" w:rsidP="00166663"/>
    <w:p w14:paraId="6C59F279" w14:textId="2ECADB56" w:rsidR="00166663" w:rsidRDefault="00166663" w:rsidP="00166663">
      <w:r w:rsidRPr="008D09A3">
        <w:t xml:space="preserve">Application of this accessibility-coupled analysis revealed different regulatory </w:t>
      </w:r>
      <w:r>
        <w:t>networks</w:t>
      </w:r>
      <w:r w:rsidRPr="008D09A3">
        <w:t xml:space="preserve"> in the two cell populations. </w:t>
      </w:r>
      <w:r>
        <w:t>1_RGC</w:t>
      </w:r>
      <w:r w:rsidRPr="008239B8">
        <w:t xml:space="preserve"> formed an extensive interconnected network of accessibility-supported TF–target relationships, whereas the corresponding relationships in </w:t>
      </w:r>
      <w:r>
        <w:t>6_POA_Mixed</w:t>
      </w:r>
      <w:r w:rsidRPr="008239B8">
        <w:t xml:space="preserve"> formed a more restricted set of modules.</w:t>
      </w:r>
      <w:r>
        <w:t xml:space="preserve"> </w:t>
      </w:r>
      <w:r w:rsidRPr="008D09A3">
        <w:t xml:space="preserve"> We therefore used the accessibility-supported relationships as the basis for the </w:t>
      </w:r>
      <w:r>
        <w:t>1_RGC</w:t>
      </w:r>
      <w:r w:rsidRPr="008D09A3">
        <w:t xml:space="preserve"> regulatory network but performed an additional analysis in </w:t>
      </w:r>
      <w:r>
        <w:t>6_POA_Mixed</w:t>
      </w:r>
      <w:r w:rsidRPr="008D09A3">
        <w:t xml:space="preserve"> to evaluate candidate TF regulation of DEGs whose expression was not significantly correlated with local chromatin accessibility. This complementary analysis was designed to identify regulation that could occur through variation in TF abundance or activity at chromatin regions that were already accessible, without requiring variation in chromatin accessibility itself to explain variation in target-gene expression.</w:t>
      </w:r>
    </w:p>
    <w:p w14:paraId="51B804BE" w14:textId="77777777" w:rsidR="00166663" w:rsidRPr="008D09A3" w:rsidRDefault="00166663" w:rsidP="00166663"/>
    <w:p w14:paraId="1B9ABF5F" w14:textId="64D6EAF7" w:rsidR="00166663" w:rsidRPr="008D09A3" w:rsidRDefault="00166663" w:rsidP="00166663">
      <w:r w:rsidRPr="008D09A3">
        <w:t xml:space="preserve">For this complementary </w:t>
      </w:r>
      <w:r>
        <w:t>6_POA_Mixed</w:t>
      </w:r>
      <w:r w:rsidRPr="008D09A3">
        <w:t xml:space="preserve"> analysis, we began with DEGs lacking a significant correlation between gene expression and accessibility of their locally associated ATAC peaks. Motifs within these peaks were used to identify candidate upstream TFs as described above, but peak accessibility was not required to correlate with target-gene expression. Instead, at least one associated motif-containing peak was required to be detectably accessible in ≥50% of eligible individuals, providing evidence that the candidate regulatory region was broadly accessible for potential TF binding. Candidate TFs were again required to have detectable expression in at least 50% of individuals, and TF–target relationships were retained when TF and target expression were correlated across individuals (|Pearson’s r| ≥ 0.40, P ≤ 0.10). As in the accessibility-coupled analysis, TFs were not required to themselves be DEGs, and positive and negative TF–target correlations were classified as candidate activating and repressive relationships, respectively.</w:t>
      </w:r>
    </w:p>
    <w:p w14:paraId="1AAC6AE4" w14:textId="77777777" w:rsidR="00166663" w:rsidRPr="008D09A3" w:rsidRDefault="00166663" w:rsidP="00166663"/>
    <w:p w14:paraId="638D7C53" w14:textId="55957738" w:rsidR="00166663" w:rsidRPr="008D09A3" w:rsidRDefault="00166663" w:rsidP="00166663">
      <w:r w:rsidRPr="008D09A3">
        <w:t xml:space="preserve">Network construction was guided by the regulatory architecture revealed by these analyses. For </w:t>
      </w:r>
      <w:r>
        <w:t>1_RGC</w:t>
      </w:r>
      <w:r w:rsidRPr="008D09A3">
        <w:t xml:space="preserve">, the network was restricted to accessibility-supported target genes and their candidate TF regulators because these relationships formed an extensive interconnected regulatory </w:t>
      </w:r>
      <w:r>
        <w:t>network</w:t>
      </w:r>
      <w:r w:rsidRPr="008D09A3">
        <w:t xml:space="preserve">. TFs were </w:t>
      </w:r>
      <w:r>
        <w:t>included only if they were</w:t>
      </w:r>
      <w:r w:rsidRPr="008D09A3">
        <w:t xml:space="preserve"> recurrent candidate regulatory hubs with at least three distinct accessibility-supported target genes. Because TFs could themselves be accessibility-supported target genes, TF-to-TF regulatory relationships were retained, allowing potential regulatory hierarchies to emerge. Pairwise Pearson correlations were then calculated across individuals among target genes already represented in each hub module, and strong coexpression relationships were retained at |r| ≥ 0.60 and P ≤ 0.05. No additional genes were introduced on the basis of coexpression. The resulting hub modules were combined into a single integrated </w:t>
      </w:r>
      <w:r>
        <w:t>1_RGC</w:t>
      </w:r>
      <w:r w:rsidRPr="008D09A3">
        <w:t xml:space="preserve"> network, with shared target genes represented once. Directed edges represent candidate TF–target regulatory relationships, whereas undirected dotted edges represent strong target–target expression correlations. Edge color indicates the sign of the correlation, and edge thickness is proportional to |r|.</w:t>
      </w:r>
    </w:p>
    <w:p w14:paraId="45E771A4" w14:textId="77777777" w:rsidR="00166663" w:rsidRPr="008D09A3" w:rsidRDefault="00166663" w:rsidP="00166663"/>
    <w:p w14:paraId="5AFF7339" w14:textId="668DBA8C" w:rsidR="00166663" w:rsidRDefault="00166663" w:rsidP="00166663">
      <w:r w:rsidRPr="008D09A3">
        <w:t>For</w:t>
      </w:r>
      <w:r>
        <w:t xml:space="preserve"> 6_POA_Mixed</w:t>
      </w:r>
      <w:r w:rsidRPr="008D09A3">
        <w:t xml:space="preserve">, candidate TF–target relationships from the two complementary analyses were integrated into a single regulatory network. The first class consisted of accessibility-coupled relationships, in which target-gene expression was significantly correlated with local chromatin accessibility. The second consisted of TF-associated relationships on accessible chromatin, in which the target was a DEG whose expression did not significantly correlate with local accessibility, but at least one associated motif-containing peak was accessible in ≥50% of individuals and TF expression correlated with target expression. Because the complete </w:t>
      </w:r>
      <w:r>
        <w:lastRenderedPageBreak/>
        <w:t xml:space="preserve">6_POA_Mixed </w:t>
      </w:r>
      <w:r w:rsidRPr="008D09A3">
        <w:t>network contained a large number of candidate relationships, the displayed network was focused on neuroendocrine genes implicated in regulation of the reproductive axis and retained their associated candidate regulators and connected targets. Solid directed edges denote accessibility-coupled relationships, whereas dashed directed edges denote TF-associated relationships on accessible chromatin without significant accessibility–expression coupling. Edge color indicates the sign of the TF–target correlation, and edge thickness is proportional to |r|.</w:t>
      </w:r>
    </w:p>
    <w:p w14:paraId="7BB849FB" w14:textId="77777777" w:rsidR="00C84A09" w:rsidRDefault="00C84A09" w:rsidP="00E051B3">
      <w:pPr>
        <w:spacing w:after="160"/>
        <w:rPr>
          <w:rFonts w:eastAsia="Malgun Gothic" w:cs="Times New Roman"/>
          <w:b/>
          <w:bCs/>
          <w:color w:val="auto"/>
          <w:kern w:val="0"/>
          <w:szCs w:val="24"/>
          <w:lang w:eastAsia="ja-JP"/>
          <w14:ligatures w14:val="none"/>
        </w:rPr>
      </w:pPr>
    </w:p>
    <w:p w14:paraId="374C1D7D" w14:textId="28A5CD0E" w:rsidR="002F2A67" w:rsidRPr="00345212" w:rsidRDefault="00345212" w:rsidP="00E051B3">
      <w:pPr>
        <w:spacing w:after="160"/>
        <w:rPr>
          <w:rFonts w:eastAsia="Malgun Gothic" w:cs="Times New Roman"/>
          <w:b/>
          <w:bCs/>
          <w:color w:val="auto"/>
          <w:kern w:val="0"/>
          <w:szCs w:val="24"/>
          <w:lang w:eastAsia="ja-JP"/>
          <w14:ligatures w14:val="none"/>
        </w:rPr>
      </w:pPr>
      <w:r>
        <w:rPr>
          <w:rFonts w:eastAsia="Malgun Gothic" w:cs="Times New Roman"/>
          <w:b/>
          <w:bCs/>
          <w:color w:val="auto"/>
          <w:kern w:val="0"/>
          <w:szCs w:val="24"/>
          <w:lang w:eastAsia="ja-JP"/>
          <w14:ligatures w14:val="none"/>
        </w:rPr>
        <w:t>Data Availability</w:t>
      </w:r>
    </w:p>
    <w:p w14:paraId="0666ED6B" w14:textId="20BB035B" w:rsidR="004B14B0" w:rsidRPr="00555E1C" w:rsidRDefault="00555E1C" w:rsidP="004816FA">
      <w:r w:rsidRPr="00555E1C">
        <w:rPr>
          <w:highlight w:val="yellow"/>
        </w:rPr>
        <w:t>(…) I will make a Github repo</w:t>
      </w:r>
      <w:r w:rsidR="00E46755">
        <w:rPr>
          <w:highlight w:val="yellow"/>
        </w:rPr>
        <w:t xml:space="preserve"> and</w:t>
      </w:r>
      <w:r w:rsidR="00166663">
        <w:rPr>
          <w:highlight w:val="yellow"/>
        </w:rPr>
        <w:t xml:space="preserve"> </w:t>
      </w:r>
      <w:r w:rsidR="00E46755">
        <w:rPr>
          <w:highlight w:val="yellow"/>
        </w:rPr>
        <w:t>GEO</w:t>
      </w:r>
      <w:r w:rsidR="00166663">
        <w:rPr>
          <w:highlight w:val="yellow"/>
        </w:rPr>
        <w:t>/ Zenodo deposit</w:t>
      </w:r>
      <w:r w:rsidRPr="00555E1C">
        <w:rPr>
          <w:highlight w:val="yellow"/>
        </w:rPr>
        <w:t xml:space="preserve"> when we are done</w:t>
      </w:r>
    </w:p>
    <w:p w14:paraId="348E09AE" w14:textId="77777777" w:rsidR="0066495D" w:rsidRDefault="0066495D" w:rsidP="0066495D">
      <w:pPr>
        <w:rPr>
          <w:b/>
          <w:bCs/>
        </w:rPr>
      </w:pPr>
    </w:p>
    <w:p w14:paraId="123DFFEE" w14:textId="77777777" w:rsidR="0066495D" w:rsidRDefault="0066495D">
      <w:pPr>
        <w:rPr>
          <w:b/>
          <w:bCs/>
        </w:rPr>
      </w:pPr>
      <w:r>
        <w:rPr>
          <w:b/>
          <w:bCs/>
        </w:rPr>
        <w:br w:type="page"/>
      </w:r>
    </w:p>
    <w:p w14:paraId="5D59D4FF" w14:textId="77777777" w:rsidR="0066495D" w:rsidRDefault="0066495D" w:rsidP="0066495D">
      <w:pPr>
        <w:rPr>
          <w:b/>
          <w:bCs/>
        </w:rPr>
      </w:pPr>
      <w:r>
        <w:rPr>
          <w:b/>
          <w:bCs/>
        </w:rPr>
        <w:lastRenderedPageBreak/>
        <w:t>References</w:t>
      </w:r>
    </w:p>
    <w:p w14:paraId="6D400173" w14:textId="77777777" w:rsidR="009112E5" w:rsidRPr="009112E5" w:rsidRDefault="004F6DBB" w:rsidP="009112E5">
      <w:pPr>
        <w:pStyle w:val="Bibliography"/>
        <w:rPr>
          <w:rFonts w:cs="Times New Roman"/>
          <w:color w:val="auto"/>
        </w:rPr>
      </w:pPr>
      <w:r>
        <w:fldChar w:fldCharType="begin"/>
      </w:r>
      <w:r>
        <w:instrText xml:space="preserve"> ADDIN ZOTERO_BIBL {"uncited":[],"omitted":[],"custom":[]} CSL_BIBLIOGRAPHY </w:instrText>
      </w:r>
      <w:r>
        <w:fldChar w:fldCharType="separate"/>
      </w:r>
      <w:r w:rsidR="009112E5" w:rsidRPr="009112E5">
        <w:rPr>
          <w:rFonts w:cs="Times New Roman"/>
          <w:color w:val="auto"/>
        </w:rPr>
        <w:t xml:space="preserve">1. </w:t>
      </w:r>
      <w:r w:rsidR="009112E5" w:rsidRPr="009112E5">
        <w:rPr>
          <w:rFonts w:cs="Times New Roman"/>
          <w:color w:val="auto"/>
        </w:rPr>
        <w:tab/>
        <w:t xml:space="preserve">J. Godwin, Neuroendocrinology of sexual plasticity in teleost fishes. </w:t>
      </w:r>
      <w:r w:rsidR="009112E5" w:rsidRPr="009112E5">
        <w:rPr>
          <w:rFonts w:cs="Times New Roman"/>
          <w:i/>
          <w:iCs/>
          <w:color w:val="auto"/>
        </w:rPr>
        <w:t>Frontiers in Neuroendocrinology</w:t>
      </w:r>
      <w:r w:rsidR="009112E5" w:rsidRPr="009112E5">
        <w:rPr>
          <w:rFonts w:cs="Times New Roman"/>
          <w:color w:val="auto"/>
        </w:rPr>
        <w:t xml:space="preserve"> </w:t>
      </w:r>
      <w:r w:rsidR="009112E5" w:rsidRPr="009112E5">
        <w:rPr>
          <w:rFonts w:cs="Times New Roman"/>
          <w:b/>
          <w:bCs/>
          <w:color w:val="auto"/>
        </w:rPr>
        <w:t>31</w:t>
      </w:r>
      <w:r w:rsidR="009112E5" w:rsidRPr="009112E5">
        <w:rPr>
          <w:rFonts w:cs="Times New Roman"/>
          <w:color w:val="auto"/>
        </w:rPr>
        <w:t>, 203–216 (2010).</w:t>
      </w:r>
    </w:p>
    <w:p w14:paraId="4B84930F" w14:textId="77777777" w:rsidR="009112E5" w:rsidRPr="009112E5" w:rsidRDefault="009112E5" w:rsidP="009112E5">
      <w:pPr>
        <w:pStyle w:val="Bibliography"/>
        <w:rPr>
          <w:rFonts w:cs="Times New Roman"/>
          <w:color w:val="auto"/>
        </w:rPr>
      </w:pPr>
      <w:r w:rsidRPr="009112E5">
        <w:rPr>
          <w:rFonts w:cs="Times New Roman"/>
          <w:color w:val="auto"/>
        </w:rPr>
        <w:t xml:space="preserve">2. </w:t>
      </w:r>
      <w:r w:rsidRPr="009112E5">
        <w:rPr>
          <w:rFonts w:cs="Times New Roman"/>
          <w:color w:val="auto"/>
        </w:rPr>
        <w:tab/>
        <w:t xml:space="preserve">G. J. Graham, J. S. Rhodes, Plasticity of brain sexual dimorphism as revealed by sex changing fish. </w:t>
      </w:r>
      <w:r w:rsidRPr="009112E5">
        <w:rPr>
          <w:rFonts w:cs="Times New Roman"/>
          <w:i/>
          <w:iCs/>
          <w:color w:val="auto"/>
        </w:rPr>
        <w:t>Current Opinion in Neurobiology</w:t>
      </w:r>
      <w:r w:rsidRPr="009112E5">
        <w:rPr>
          <w:rFonts w:cs="Times New Roman"/>
          <w:color w:val="auto"/>
        </w:rPr>
        <w:t xml:space="preserve"> </w:t>
      </w:r>
      <w:r w:rsidRPr="009112E5">
        <w:rPr>
          <w:rFonts w:cs="Times New Roman"/>
          <w:b/>
          <w:bCs/>
          <w:color w:val="auto"/>
        </w:rPr>
        <w:t>94</w:t>
      </w:r>
      <w:r w:rsidRPr="009112E5">
        <w:rPr>
          <w:rFonts w:cs="Times New Roman"/>
          <w:color w:val="auto"/>
        </w:rPr>
        <w:t>, 103094 (2025).</w:t>
      </w:r>
    </w:p>
    <w:p w14:paraId="380A9113" w14:textId="77777777" w:rsidR="009112E5" w:rsidRPr="009112E5" w:rsidRDefault="009112E5" w:rsidP="009112E5">
      <w:pPr>
        <w:pStyle w:val="Bibliography"/>
        <w:rPr>
          <w:rFonts w:cs="Times New Roman"/>
          <w:color w:val="auto"/>
        </w:rPr>
      </w:pPr>
      <w:r w:rsidRPr="009112E5">
        <w:rPr>
          <w:rFonts w:cs="Times New Roman"/>
          <w:color w:val="auto"/>
        </w:rPr>
        <w:t xml:space="preserve">3. </w:t>
      </w:r>
      <w:r w:rsidRPr="009112E5">
        <w:rPr>
          <w:rFonts w:cs="Times New Roman"/>
          <w:color w:val="auto"/>
        </w:rPr>
        <w:tab/>
        <w:t xml:space="preserve">C. G. Parker, J. S. Lee, A. R. Histed, S. E. Craig, J. S. Rhodes, Stable and persistent male-like behavior during male-to-female sex change in the common clownfish Amphiprion ocellaris. </w:t>
      </w:r>
      <w:r w:rsidRPr="009112E5">
        <w:rPr>
          <w:rFonts w:cs="Times New Roman"/>
          <w:i/>
          <w:iCs/>
          <w:color w:val="auto"/>
        </w:rPr>
        <w:t>Hormones and Behavior</w:t>
      </w:r>
      <w:r w:rsidRPr="009112E5">
        <w:rPr>
          <w:rFonts w:cs="Times New Roman"/>
          <w:color w:val="auto"/>
        </w:rPr>
        <w:t xml:space="preserve"> </w:t>
      </w:r>
      <w:r w:rsidRPr="009112E5">
        <w:rPr>
          <w:rFonts w:cs="Times New Roman"/>
          <w:b/>
          <w:bCs/>
          <w:color w:val="auto"/>
        </w:rPr>
        <w:t>145</w:t>
      </w:r>
      <w:r w:rsidRPr="009112E5">
        <w:rPr>
          <w:rFonts w:cs="Times New Roman"/>
          <w:color w:val="auto"/>
        </w:rPr>
        <w:t>, 105239 (2022).</w:t>
      </w:r>
    </w:p>
    <w:p w14:paraId="086C4B97" w14:textId="77777777" w:rsidR="009112E5" w:rsidRPr="009112E5" w:rsidRDefault="009112E5" w:rsidP="009112E5">
      <w:pPr>
        <w:pStyle w:val="Bibliography"/>
        <w:rPr>
          <w:rFonts w:cs="Times New Roman"/>
          <w:color w:val="auto"/>
        </w:rPr>
      </w:pPr>
      <w:r w:rsidRPr="009112E5">
        <w:rPr>
          <w:rFonts w:cs="Times New Roman"/>
          <w:color w:val="auto"/>
        </w:rPr>
        <w:t xml:space="preserve">4. </w:t>
      </w:r>
      <w:r w:rsidRPr="009112E5">
        <w:rPr>
          <w:rFonts w:cs="Times New Roman"/>
          <w:color w:val="auto"/>
        </w:rPr>
        <w:tab/>
        <w:t xml:space="preserve">C. G. Parker, </w:t>
      </w:r>
      <w:r w:rsidRPr="009112E5">
        <w:rPr>
          <w:rFonts w:cs="Times New Roman"/>
          <w:i/>
          <w:iCs/>
          <w:color w:val="auto"/>
        </w:rPr>
        <w:t>et al.</w:t>
      </w:r>
      <w:r w:rsidRPr="009112E5">
        <w:rPr>
          <w:rFonts w:cs="Times New Roman"/>
          <w:color w:val="auto"/>
        </w:rPr>
        <w:t xml:space="preserve">, New cells added to the preoptic area during sex change in the common clownfish Amphiprion ocellaris. </w:t>
      </w:r>
      <w:r w:rsidRPr="009112E5">
        <w:rPr>
          <w:rFonts w:cs="Times New Roman"/>
          <w:i/>
          <w:iCs/>
          <w:color w:val="auto"/>
        </w:rPr>
        <w:t>General and Comparative Endocrinology</w:t>
      </w:r>
      <w:r w:rsidRPr="009112E5">
        <w:rPr>
          <w:rFonts w:cs="Times New Roman"/>
          <w:color w:val="auto"/>
        </w:rPr>
        <w:t xml:space="preserve"> </w:t>
      </w:r>
      <w:r w:rsidRPr="009112E5">
        <w:rPr>
          <w:rFonts w:cs="Times New Roman"/>
          <w:b/>
          <w:bCs/>
          <w:color w:val="auto"/>
        </w:rPr>
        <w:t>333</w:t>
      </w:r>
      <w:r w:rsidRPr="009112E5">
        <w:rPr>
          <w:rFonts w:cs="Times New Roman"/>
          <w:color w:val="auto"/>
        </w:rPr>
        <w:t>, 114185 (2023).</w:t>
      </w:r>
    </w:p>
    <w:p w14:paraId="3D9C907C" w14:textId="77777777" w:rsidR="009112E5" w:rsidRPr="009112E5" w:rsidRDefault="009112E5" w:rsidP="009112E5">
      <w:pPr>
        <w:pStyle w:val="Bibliography"/>
        <w:rPr>
          <w:rFonts w:cs="Times New Roman"/>
          <w:color w:val="auto"/>
        </w:rPr>
      </w:pPr>
      <w:r w:rsidRPr="009112E5">
        <w:rPr>
          <w:rFonts w:cs="Times New Roman"/>
          <w:color w:val="auto"/>
        </w:rPr>
        <w:t xml:space="preserve">5. </w:t>
      </w:r>
      <w:r w:rsidRPr="009112E5">
        <w:rPr>
          <w:rFonts w:cs="Times New Roman"/>
          <w:color w:val="auto"/>
        </w:rPr>
        <w:tab/>
        <w:t xml:space="preserve">C. G. Parker, </w:t>
      </w:r>
      <w:r w:rsidRPr="009112E5">
        <w:rPr>
          <w:rFonts w:cs="Times New Roman"/>
          <w:i/>
          <w:iCs/>
          <w:color w:val="auto"/>
        </w:rPr>
        <w:t>et al.</w:t>
      </w:r>
      <w:r w:rsidRPr="009112E5">
        <w:rPr>
          <w:rFonts w:cs="Times New Roman"/>
          <w:color w:val="auto"/>
        </w:rPr>
        <w:t xml:space="preserve">, Adult sex change leads to extensive forebrain reorganization in clownfish. </w:t>
      </w:r>
      <w:r w:rsidRPr="009112E5">
        <w:rPr>
          <w:rFonts w:cs="Times New Roman"/>
          <w:i/>
          <w:iCs/>
          <w:color w:val="auto"/>
        </w:rPr>
        <w:t>Biol Sex Differ</w:t>
      </w:r>
      <w:r w:rsidRPr="009112E5">
        <w:rPr>
          <w:rFonts w:cs="Times New Roman"/>
          <w:color w:val="auto"/>
        </w:rPr>
        <w:t xml:space="preserve"> </w:t>
      </w:r>
      <w:r w:rsidRPr="009112E5">
        <w:rPr>
          <w:rFonts w:cs="Times New Roman"/>
          <w:b/>
          <w:bCs/>
          <w:color w:val="auto"/>
        </w:rPr>
        <w:t>15</w:t>
      </w:r>
      <w:r w:rsidRPr="009112E5">
        <w:rPr>
          <w:rFonts w:cs="Times New Roman"/>
          <w:color w:val="auto"/>
        </w:rPr>
        <w:t>, 58 (2024).</w:t>
      </w:r>
    </w:p>
    <w:p w14:paraId="3A5FBA77" w14:textId="77777777" w:rsidR="009112E5" w:rsidRPr="009112E5" w:rsidRDefault="009112E5" w:rsidP="009112E5">
      <w:pPr>
        <w:pStyle w:val="Bibliography"/>
        <w:rPr>
          <w:rFonts w:cs="Times New Roman"/>
          <w:color w:val="auto"/>
        </w:rPr>
      </w:pPr>
      <w:r w:rsidRPr="009112E5">
        <w:rPr>
          <w:rFonts w:cs="Times New Roman"/>
          <w:color w:val="auto"/>
        </w:rPr>
        <w:t xml:space="preserve">6. </w:t>
      </w:r>
      <w:r w:rsidRPr="009112E5">
        <w:rPr>
          <w:rFonts w:cs="Times New Roman"/>
          <w:color w:val="auto"/>
        </w:rPr>
        <w:tab/>
        <w:t xml:space="preserve">E. Phillips, R. DeAngelis, J. V. Gogola, J. S. Rhodes, Spontaneous alloparental care of unrelated offspring by non-breeding Amphiprion ocellaris in absence of the biological parents. </w:t>
      </w:r>
      <w:r w:rsidRPr="009112E5">
        <w:rPr>
          <w:rFonts w:cs="Times New Roman"/>
          <w:i/>
          <w:iCs/>
          <w:color w:val="auto"/>
        </w:rPr>
        <w:t>Sci Rep</w:t>
      </w:r>
      <w:r w:rsidRPr="009112E5">
        <w:rPr>
          <w:rFonts w:cs="Times New Roman"/>
          <w:color w:val="auto"/>
        </w:rPr>
        <w:t xml:space="preserve"> </w:t>
      </w:r>
      <w:r w:rsidRPr="009112E5">
        <w:rPr>
          <w:rFonts w:cs="Times New Roman"/>
          <w:b/>
          <w:bCs/>
          <w:color w:val="auto"/>
        </w:rPr>
        <w:t>10</w:t>
      </w:r>
      <w:r w:rsidRPr="009112E5">
        <w:rPr>
          <w:rFonts w:cs="Times New Roman"/>
          <w:color w:val="auto"/>
        </w:rPr>
        <w:t>, 4610 (2020).</w:t>
      </w:r>
    </w:p>
    <w:p w14:paraId="058143C5" w14:textId="77777777" w:rsidR="009112E5" w:rsidRPr="009112E5" w:rsidRDefault="009112E5" w:rsidP="009112E5">
      <w:pPr>
        <w:pStyle w:val="Bibliography"/>
        <w:rPr>
          <w:rFonts w:cs="Times New Roman"/>
          <w:color w:val="auto"/>
        </w:rPr>
      </w:pPr>
      <w:r w:rsidRPr="009112E5">
        <w:rPr>
          <w:rFonts w:cs="Times New Roman"/>
          <w:color w:val="auto"/>
        </w:rPr>
        <w:t xml:space="preserve">7. </w:t>
      </w:r>
      <w:r w:rsidRPr="009112E5">
        <w:rPr>
          <w:rFonts w:cs="Times New Roman"/>
          <w:color w:val="auto"/>
        </w:rPr>
        <w:tab/>
        <w:t xml:space="preserve">R. DeAngelis, J. S. Rhodes, Sex Differences in Steroid Hormones and Parental Effort across the Breeding Cycle in </w:t>
      </w:r>
      <w:r w:rsidRPr="009112E5">
        <w:rPr>
          <w:rFonts w:cs="Times New Roman"/>
          <w:i/>
          <w:iCs/>
          <w:color w:val="auto"/>
        </w:rPr>
        <w:t>Amphiprion ocellaris</w:t>
      </w:r>
      <w:r w:rsidRPr="009112E5">
        <w:rPr>
          <w:rFonts w:cs="Times New Roman"/>
          <w:color w:val="auto"/>
        </w:rPr>
        <w:t xml:space="preserve">. </w:t>
      </w:r>
      <w:r w:rsidRPr="009112E5">
        <w:rPr>
          <w:rFonts w:cs="Times New Roman"/>
          <w:i/>
          <w:iCs/>
          <w:color w:val="auto"/>
        </w:rPr>
        <w:t>Copeia</w:t>
      </w:r>
      <w:r w:rsidRPr="009112E5">
        <w:rPr>
          <w:rFonts w:cs="Times New Roman"/>
          <w:color w:val="auto"/>
        </w:rPr>
        <w:t xml:space="preserve"> </w:t>
      </w:r>
      <w:r w:rsidRPr="009112E5">
        <w:rPr>
          <w:rFonts w:cs="Times New Roman"/>
          <w:b/>
          <w:bCs/>
          <w:color w:val="auto"/>
        </w:rPr>
        <w:t>104</w:t>
      </w:r>
      <w:r w:rsidRPr="009112E5">
        <w:rPr>
          <w:rFonts w:cs="Times New Roman"/>
          <w:color w:val="auto"/>
        </w:rPr>
        <w:t>, 586–593 (2016).</w:t>
      </w:r>
    </w:p>
    <w:p w14:paraId="4B119C8E" w14:textId="77777777" w:rsidR="009112E5" w:rsidRPr="009112E5" w:rsidRDefault="009112E5" w:rsidP="009112E5">
      <w:pPr>
        <w:pStyle w:val="Bibliography"/>
        <w:rPr>
          <w:rFonts w:cs="Times New Roman"/>
          <w:color w:val="auto"/>
        </w:rPr>
      </w:pPr>
      <w:r w:rsidRPr="009112E5">
        <w:rPr>
          <w:rFonts w:cs="Times New Roman"/>
          <w:color w:val="auto"/>
        </w:rPr>
        <w:t xml:space="preserve">8. </w:t>
      </w:r>
      <w:r w:rsidRPr="009112E5">
        <w:rPr>
          <w:rFonts w:cs="Times New Roman"/>
          <w:color w:val="auto"/>
        </w:rPr>
        <w:tab/>
        <w:t xml:space="preserve">R. DeAngelis, L. Dodd, A. Snyder, J. S. Rhodes, Dynamic regulation of brain aromatase and isotocin receptor gene expression depends on parenting status. </w:t>
      </w:r>
      <w:r w:rsidRPr="009112E5">
        <w:rPr>
          <w:rFonts w:cs="Times New Roman"/>
          <w:i/>
          <w:iCs/>
          <w:color w:val="auto"/>
        </w:rPr>
        <w:t>Hormones and Behavior</w:t>
      </w:r>
      <w:r w:rsidRPr="009112E5">
        <w:rPr>
          <w:rFonts w:cs="Times New Roman"/>
          <w:color w:val="auto"/>
        </w:rPr>
        <w:t xml:space="preserve"> </w:t>
      </w:r>
      <w:r w:rsidRPr="009112E5">
        <w:rPr>
          <w:rFonts w:cs="Times New Roman"/>
          <w:b/>
          <w:bCs/>
          <w:color w:val="auto"/>
        </w:rPr>
        <w:t>103</w:t>
      </w:r>
      <w:r w:rsidRPr="009112E5">
        <w:rPr>
          <w:rFonts w:cs="Times New Roman"/>
          <w:color w:val="auto"/>
        </w:rPr>
        <w:t>, 62–70 (2018).</w:t>
      </w:r>
    </w:p>
    <w:p w14:paraId="7DAFD211" w14:textId="77777777" w:rsidR="009112E5" w:rsidRPr="009112E5" w:rsidRDefault="009112E5" w:rsidP="009112E5">
      <w:pPr>
        <w:pStyle w:val="Bibliography"/>
        <w:rPr>
          <w:rFonts w:cs="Times New Roman"/>
          <w:color w:val="auto"/>
        </w:rPr>
      </w:pPr>
      <w:r w:rsidRPr="009112E5">
        <w:rPr>
          <w:rFonts w:cs="Times New Roman"/>
          <w:color w:val="auto"/>
        </w:rPr>
        <w:t xml:space="preserve">9. </w:t>
      </w:r>
      <w:r w:rsidRPr="009112E5">
        <w:rPr>
          <w:rFonts w:cs="Times New Roman"/>
          <w:color w:val="auto"/>
        </w:rPr>
        <w:tab/>
        <w:t xml:space="preserve">R. DeAngelis, L. Dodd, J. Rhodes, Nonapeptides mediate trade-offs in parental care strategy. </w:t>
      </w:r>
      <w:r w:rsidRPr="009112E5">
        <w:rPr>
          <w:rFonts w:cs="Times New Roman"/>
          <w:i/>
          <w:iCs/>
          <w:color w:val="auto"/>
        </w:rPr>
        <w:t>Hormones and Behavior</w:t>
      </w:r>
      <w:r w:rsidRPr="009112E5">
        <w:rPr>
          <w:rFonts w:cs="Times New Roman"/>
          <w:color w:val="auto"/>
        </w:rPr>
        <w:t xml:space="preserve"> </w:t>
      </w:r>
      <w:r w:rsidRPr="009112E5">
        <w:rPr>
          <w:rFonts w:cs="Times New Roman"/>
          <w:b/>
          <w:bCs/>
          <w:color w:val="auto"/>
        </w:rPr>
        <w:t>121</w:t>
      </w:r>
      <w:r w:rsidRPr="009112E5">
        <w:rPr>
          <w:rFonts w:cs="Times New Roman"/>
          <w:color w:val="auto"/>
        </w:rPr>
        <w:t>, 104717 (2020).</w:t>
      </w:r>
    </w:p>
    <w:p w14:paraId="5D1AD840" w14:textId="77777777" w:rsidR="009112E5" w:rsidRPr="009112E5" w:rsidRDefault="009112E5" w:rsidP="009112E5">
      <w:pPr>
        <w:pStyle w:val="Bibliography"/>
        <w:rPr>
          <w:rFonts w:cs="Times New Roman"/>
          <w:color w:val="auto"/>
        </w:rPr>
      </w:pPr>
      <w:r w:rsidRPr="009112E5">
        <w:rPr>
          <w:rFonts w:cs="Times New Roman"/>
          <w:color w:val="auto"/>
        </w:rPr>
        <w:t xml:space="preserve">10. </w:t>
      </w:r>
      <w:r w:rsidRPr="009112E5">
        <w:rPr>
          <w:rFonts w:cs="Times New Roman"/>
          <w:color w:val="auto"/>
        </w:rPr>
        <w:tab/>
        <w:t xml:space="preserve">G. J. Graham, I. M. Wilton, E. K. Panczyk, J. S. Rhodes, Novel behavioural assays reveal sex-specific behavioural syndromes in anemonefish. </w:t>
      </w:r>
      <w:r w:rsidRPr="009112E5">
        <w:rPr>
          <w:rFonts w:cs="Times New Roman"/>
          <w:i/>
          <w:iCs/>
          <w:color w:val="auto"/>
        </w:rPr>
        <w:t>J Fish Biol</w:t>
      </w:r>
      <w:r w:rsidRPr="009112E5">
        <w:rPr>
          <w:rFonts w:cs="Times New Roman"/>
          <w:color w:val="auto"/>
        </w:rPr>
        <w:t xml:space="preserve"> </w:t>
      </w:r>
      <w:r w:rsidRPr="009112E5">
        <w:rPr>
          <w:rFonts w:cs="Times New Roman"/>
          <w:b/>
          <w:bCs/>
          <w:color w:val="auto"/>
        </w:rPr>
        <w:t>106</w:t>
      </w:r>
      <w:r w:rsidRPr="009112E5">
        <w:rPr>
          <w:rFonts w:cs="Times New Roman"/>
          <w:color w:val="auto"/>
        </w:rPr>
        <w:t>, 1845–1862 (2025).</w:t>
      </w:r>
    </w:p>
    <w:p w14:paraId="69E6F5AD" w14:textId="77777777" w:rsidR="009112E5" w:rsidRPr="009112E5" w:rsidRDefault="009112E5" w:rsidP="009112E5">
      <w:pPr>
        <w:pStyle w:val="Bibliography"/>
        <w:rPr>
          <w:rFonts w:cs="Times New Roman"/>
          <w:color w:val="auto"/>
        </w:rPr>
      </w:pPr>
      <w:r w:rsidRPr="009112E5">
        <w:rPr>
          <w:rFonts w:cs="Times New Roman"/>
          <w:color w:val="auto"/>
        </w:rPr>
        <w:t xml:space="preserve">11. </w:t>
      </w:r>
      <w:r w:rsidRPr="009112E5">
        <w:rPr>
          <w:rFonts w:cs="Times New Roman"/>
          <w:color w:val="auto"/>
        </w:rPr>
        <w:tab/>
        <w:t xml:space="preserve">V. Kleshchevnikov, </w:t>
      </w:r>
      <w:r w:rsidRPr="009112E5">
        <w:rPr>
          <w:rFonts w:cs="Times New Roman"/>
          <w:i/>
          <w:iCs/>
          <w:color w:val="auto"/>
        </w:rPr>
        <w:t>et al.</w:t>
      </w:r>
      <w:r w:rsidRPr="009112E5">
        <w:rPr>
          <w:rFonts w:cs="Times New Roman"/>
          <w:color w:val="auto"/>
        </w:rPr>
        <w:t xml:space="preserve">, Cell2location maps fine-grained cell types in spatial transcriptomics. </w:t>
      </w:r>
      <w:r w:rsidRPr="009112E5">
        <w:rPr>
          <w:rFonts w:cs="Times New Roman"/>
          <w:i/>
          <w:iCs/>
          <w:color w:val="auto"/>
        </w:rPr>
        <w:t>Nat Biotechnol</w:t>
      </w:r>
      <w:r w:rsidRPr="009112E5">
        <w:rPr>
          <w:rFonts w:cs="Times New Roman"/>
          <w:color w:val="auto"/>
        </w:rPr>
        <w:t xml:space="preserve"> </w:t>
      </w:r>
      <w:r w:rsidRPr="009112E5">
        <w:rPr>
          <w:rFonts w:cs="Times New Roman"/>
          <w:b/>
          <w:bCs/>
          <w:color w:val="auto"/>
        </w:rPr>
        <w:t>40</w:t>
      </w:r>
      <w:r w:rsidRPr="009112E5">
        <w:rPr>
          <w:rFonts w:cs="Times New Roman"/>
          <w:color w:val="auto"/>
        </w:rPr>
        <w:t>, 661–671 (2022).</w:t>
      </w:r>
    </w:p>
    <w:p w14:paraId="5C6BD34D" w14:textId="77777777" w:rsidR="009112E5" w:rsidRPr="009112E5" w:rsidRDefault="009112E5" w:rsidP="009112E5">
      <w:pPr>
        <w:pStyle w:val="Bibliography"/>
        <w:rPr>
          <w:rFonts w:cs="Times New Roman"/>
          <w:color w:val="auto"/>
        </w:rPr>
      </w:pPr>
      <w:r w:rsidRPr="009112E5">
        <w:rPr>
          <w:rFonts w:cs="Times New Roman"/>
          <w:color w:val="auto"/>
        </w:rPr>
        <w:t xml:space="preserve">12. </w:t>
      </w:r>
      <w:r w:rsidRPr="009112E5">
        <w:rPr>
          <w:rFonts w:cs="Times New Roman"/>
          <w:color w:val="auto"/>
        </w:rPr>
        <w:tab/>
        <w:t xml:space="preserve">U. Herget, S. Ryu, Coexpression analysis of nine neuropeptides in the neurosecretory preoptic area of larval zebrafish. </w:t>
      </w:r>
      <w:r w:rsidRPr="009112E5">
        <w:rPr>
          <w:rFonts w:cs="Times New Roman"/>
          <w:i/>
          <w:iCs/>
          <w:color w:val="auto"/>
        </w:rPr>
        <w:t>Front. Neuroanat.</w:t>
      </w:r>
      <w:r w:rsidRPr="009112E5">
        <w:rPr>
          <w:rFonts w:cs="Times New Roman"/>
          <w:color w:val="auto"/>
        </w:rPr>
        <w:t xml:space="preserve"> </w:t>
      </w:r>
      <w:r w:rsidRPr="009112E5">
        <w:rPr>
          <w:rFonts w:cs="Times New Roman"/>
          <w:b/>
          <w:bCs/>
          <w:color w:val="auto"/>
        </w:rPr>
        <w:t>9</w:t>
      </w:r>
      <w:r w:rsidRPr="009112E5">
        <w:rPr>
          <w:rFonts w:cs="Times New Roman"/>
          <w:color w:val="auto"/>
        </w:rPr>
        <w:t xml:space="preserve"> (2015).</w:t>
      </w:r>
    </w:p>
    <w:p w14:paraId="2F960891" w14:textId="77777777" w:rsidR="009112E5" w:rsidRPr="009112E5" w:rsidRDefault="009112E5" w:rsidP="009112E5">
      <w:pPr>
        <w:pStyle w:val="Bibliography"/>
        <w:rPr>
          <w:rFonts w:cs="Times New Roman"/>
          <w:color w:val="auto"/>
        </w:rPr>
      </w:pPr>
      <w:r w:rsidRPr="009112E5">
        <w:rPr>
          <w:rFonts w:cs="Times New Roman"/>
          <w:color w:val="auto"/>
        </w:rPr>
        <w:t xml:space="preserve">13. </w:t>
      </w:r>
      <w:r w:rsidRPr="009112E5">
        <w:rPr>
          <w:rFonts w:cs="Times New Roman"/>
          <w:color w:val="auto"/>
        </w:rPr>
        <w:tab/>
        <w:t xml:space="preserve">J. Nagpal, U. Herget, M. K. Choi, S. Ryu, Anatomy, development, and plasticity of the neurosecretory hypothalamus in zebrafish. </w:t>
      </w:r>
      <w:r w:rsidRPr="009112E5">
        <w:rPr>
          <w:rFonts w:cs="Times New Roman"/>
          <w:i/>
          <w:iCs/>
          <w:color w:val="auto"/>
        </w:rPr>
        <w:t>Cell Tissue Res</w:t>
      </w:r>
      <w:r w:rsidRPr="009112E5">
        <w:rPr>
          <w:rFonts w:cs="Times New Roman"/>
          <w:color w:val="auto"/>
        </w:rPr>
        <w:t xml:space="preserve"> </w:t>
      </w:r>
      <w:r w:rsidRPr="009112E5">
        <w:rPr>
          <w:rFonts w:cs="Times New Roman"/>
          <w:b/>
          <w:bCs/>
          <w:color w:val="auto"/>
        </w:rPr>
        <w:t>375</w:t>
      </w:r>
      <w:r w:rsidRPr="009112E5">
        <w:rPr>
          <w:rFonts w:cs="Times New Roman"/>
          <w:color w:val="auto"/>
        </w:rPr>
        <w:t>, 5–22 (2019).</w:t>
      </w:r>
    </w:p>
    <w:p w14:paraId="29D3631E" w14:textId="77777777" w:rsidR="009112E5" w:rsidRPr="009112E5" w:rsidRDefault="009112E5" w:rsidP="009112E5">
      <w:pPr>
        <w:pStyle w:val="Bibliography"/>
        <w:rPr>
          <w:rFonts w:cs="Times New Roman"/>
          <w:color w:val="auto"/>
        </w:rPr>
      </w:pPr>
      <w:r w:rsidRPr="009112E5">
        <w:rPr>
          <w:rFonts w:cs="Times New Roman"/>
          <w:color w:val="auto"/>
        </w:rPr>
        <w:t xml:space="preserve">14. </w:t>
      </w:r>
      <w:r w:rsidRPr="009112E5">
        <w:rPr>
          <w:rFonts w:cs="Times New Roman"/>
          <w:color w:val="auto"/>
        </w:rPr>
        <w:tab/>
        <w:t xml:space="preserve">U. Herget, A. Wolf, M. F. Wullimann, S. Ryu, Molecular neuroanatomy and chemoarchitecture of the neurosecretory preoptic-hypothalamic area in zebrafish larvae. </w:t>
      </w:r>
      <w:r w:rsidRPr="009112E5">
        <w:rPr>
          <w:rFonts w:cs="Times New Roman"/>
          <w:i/>
          <w:iCs/>
          <w:color w:val="auto"/>
        </w:rPr>
        <w:t>Journal of Comparative Neurology</w:t>
      </w:r>
      <w:r w:rsidRPr="009112E5">
        <w:rPr>
          <w:rFonts w:cs="Times New Roman"/>
          <w:color w:val="auto"/>
        </w:rPr>
        <w:t xml:space="preserve"> </w:t>
      </w:r>
      <w:r w:rsidRPr="009112E5">
        <w:rPr>
          <w:rFonts w:cs="Times New Roman"/>
          <w:b/>
          <w:bCs/>
          <w:color w:val="auto"/>
        </w:rPr>
        <w:t>522</w:t>
      </w:r>
      <w:r w:rsidRPr="009112E5">
        <w:rPr>
          <w:rFonts w:cs="Times New Roman"/>
          <w:color w:val="auto"/>
        </w:rPr>
        <w:t>, 1542–1564 (2014).</w:t>
      </w:r>
    </w:p>
    <w:p w14:paraId="2D8E3178" w14:textId="77777777" w:rsidR="009112E5" w:rsidRPr="009112E5" w:rsidRDefault="009112E5" w:rsidP="009112E5">
      <w:pPr>
        <w:pStyle w:val="Bibliography"/>
        <w:rPr>
          <w:rFonts w:cs="Times New Roman"/>
          <w:color w:val="auto"/>
        </w:rPr>
      </w:pPr>
      <w:r w:rsidRPr="009112E5">
        <w:rPr>
          <w:rFonts w:cs="Times New Roman"/>
          <w:color w:val="auto"/>
        </w:rPr>
        <w:lastRenderedPageBreak/>
        <w:t xml:space="preserve">15. </w:t>
      </w:r>
      <w:r w:rsidRPr="009112E5">
        <w:rPr>
          <w:rFonts w:cs="Times New Roman"/>
          <w:color w:val="auto"/>
        </w:rPr>
        <w:tab/>
        <w:t xml:space="preserve">A. J. Sakharkar, M. Mazumdar, P. S. Singru, N. Subhedar, Neurosecretory neurons of the nucleus preopticus (NPO) express salmon GnRH mRNA and show reproduction phase-related variation in the female Indian major carp, </w:t>
      </w:r>
      <w:r w:rsidRPr="009112E5">
        <w:rPr>
          <w:rFonts w:cs="Times New Roman"/>
          <w:i/>
          <w:iCs/>
          <w:color w:val="auto"/>
        </w:rPr>
        <w:t>Cirrhinus cirrhosus</w:t>
      </w:r>
      <w:r w:rsidRPr="009112E5">
        <w:rPr>
          <w:rFonts w:cs="Times New Roman"/>
          <w:color w:val="auto"/>
        </w:rPr>
        <w:t xml:space="preserve">. </w:t>
      </w:r>
      <w:r w:rsidRPr="009112E5">
        <w:rPr>
          <w:rFonts w:cs="Times New Roman"/>
          <w:i/>
          <w:iCs/>
          <w:color w:val="auto"/>
        </w:rPr>
        <w:t>Comparative Biochemistry and Physiology Part A: Molecular &amp; Integrative Physiology</w:t>
      </w:r>
      <w:r w:rsidRPr="009112E5">
        <w:rPr>
          <w:rFonts w:cs="Times New Roman"/>
          <w:color w:val="auto"/>
        </w:rPr>
        <w:t xml:space="preserve"> </w:t>
      </w:r>
      <w:r w:rsidRPr="009112E5">
        <w:rPr>
          <w:rFonts w:cs="Times New Roman"/>
          <w:b/>
          <w:bCs/>
          <w:color w:val="auto"/>
        </w:rPr>
        <w:t>151</w:t>
      </w:r>
      <w:r w:rsidRPr="009112E5">
        <w:rPr>
          <w:rFonts w:cs="Times New Roman"/>
          <w:color w:val="auto"/>
        </w:rPr>
        <w:t>, 247–252 (2008).</w:t>
      </w:r>
    </w:p>
    <w:p w14:paraId="430C8B94" w14:textId="77777777" w:rsidR="009112E5" w:rsidRPr="009112E5" w:rsidRDefault="009112E5" w:rsidP="009112E5">
      <w:pPr>
        <w:pStyle w:val="Bibliography"/>
        <w:rPr>
          <w:rFonts w:cs="Times New Roman"/>
          <w:color w:val="auto"/>
        </w:rPr>
      </w:pPr>
      <w:r w:rsidRPr="009112E5">
        <w:rPr>
          <w:rFonts w:cs="Times New Roman"/>
          <w:color w:val="auto"/>
        </w:rPr>
        <w:t xml:space="preserve">16. </w:t>
      </w:r>
      <w:r w:rsidRPr="009112E5">
        <w:rPr>
          <w:rFonts w:cs="Times New Roman"/>
          <w:color w:val="auto"/>
        </w:rPr>
        <w:tab/>
        <w:t xml:space="preserve">M. Tibi, </w:t>
      </w:r>
      <w:r w:rsidRPr="009112E5">
        <w:rPr>
          <w:rFonts w:cs="Times New Roman"/>
          <w:i/>
          <w:iCs/>
          <w:color w:val="auto"/>
        </w:rPr>
        <w:t>et al.</w:t>
      </w:r>
      <w:r w:rsidRPr="009112E5">
        <w:rPr>
          <w:rFonts w:cs="Times New Roman"/>
          <w:color w:val="auto"/>
        </w:rPr>
        <w:t xml:space="preserve">, A telencephalon cell type atlas for goldfish reveals diversity in the evolution of spatial structure and cell types. </w:t>
      </w:r>
      <w:r w:rsidRPr="009112E5">
        <w:rPr>
          <w:rFonts w:cs="Times New Roman"/>
          <w:i/>
          <w:iCs/>
          <w:color w:val="auto"/>
        </w:rPr>
        <w:t>Sci Adv</w:t>
      </w:r>
      <w:r w:rsidRPr="009112E5">
        <w:rPr>
          <w:rFonts w:cs="Times New Roman"/>
          <w:color w:val="auto"/>
        </w:rPr>
        <w:t xml:space="preserve"> </w:t>
      </w:r>
      <w:r w:rsidRPr="009112E5">
        <w:rPr>
          <w:rFonts w:cs="Times New Roman"/>
          <w:b/>
          <w:bCs/>
          <w:color w:val="auto"/>
        </w:rPr>
        <w:t>9</w:t>
      </w:r>
      <w:r w:rsidRPr="009112E5">
        <w:rPr>
          <w:rFonts w:cs="Times New Roman"/>
          <w:color w:val="auto"/>
        </w:rPr>
        <w:t>, eadh7693 (2023).</w:t>
      </w:r>
    </w:p>
    <w:p w14:paraId="53539571" w14:textId="77777777" w:rsidR="009112E5" w:rsidRPr="009112E5" w:rsidRDefault="009112E5" w:rsidP="009112E5">
      <w:pPr>
        <w:pStyle w:val="Bibliography"/>
        <w:rPr>
          <w:rFonts w:cs="Times New Roman"/>
          <w:color w:val="auto"/>
        </w:rPr>
      </w:pPr>
      <w:r w:rsidRPr="009112E5">
        <w:rPr>
          <w:rFonts w:cs="Times New Roman"/>
          <w:color w:val="auto"/>
        </w:rPr>
        <w:t xml:space="preserve">17. </w:t>
      </w:r>
      <w:r w:rsidRPr="009112E5">
        <w:rPr>
          <w:rFonts w:cs="Times New Roman"/>
          <w:color w:val="auto"/>
        </w:rPr>
        <w:tab/>
        <w:t xml:space="preserve">N. Diotel, </w:t>
      </w:r>
      <w:r w:rsidRPr="009112E5">
        <w:rPr>
          <w:rFonts w:cs="Times New Roman"/>
          <w:i/>
          <w:iCs/>
          <w:color w:val="auto"/>
        </w:rPr>
        <w:t>et al.</w:t>
      </w:r>
      <w:r w:rsidRPr="009112E5">
        <w:rPr>
          <w:rFonts w:cs="Times New Roman"/>
          <w:color w:val="auto"/>
        </w:rPr>
        <w:t xml:space="preserve">, Steroid Transport, Local Synthesis, and Signaling within the Brain: Roles in Neurogenesis, Neuroprotection, and Sexual Behaviors. </w:t>
      </w:r>
      <w:r w:rsidRPr="009112E5">
        <w:rPr>
          <w:rFonts w:cs="Times New Roman"/>
          <w:i/>
          <w:iCs/>
          <w:color w:val="auto"/>
        </w:rPr>
        <w:t>Front Neurosci</w:t>
      </w:r>
      <w:r w:rsidRPr="009112E5">
        <w:rPr>
          <w:rFonts w:cs="Times New Roman"/>
          <w:color w:val="auto"/>
        </w:rPr>
        <w:t xml:space="preserve"> </w:t>
      </w:r>
      <w:r w:rsidRPr="009112E5">
        <w:rPr>
          <w:rFonts w:cs="Times New Roman"/>
          <w:b/>
          <w:bCs/>
          <w:color w:val="auto"/>
        </w:rPr>
        <w:t>12</w:t>
      </w:r>
      <w:r w:rsidRPr="009112E5">
        <w:rPr>
          <w:rFonts w:cs="Times New Roman"/>
          <w:color w:val="auto"/>
        </w:rPr>
        <w:t>, 84 (2018).</w:t>
      </w:r>
    </w:p>
    <w:p w14:paraId="4898E060" w14:textId="77777777" w:rsidR="009112E5" w:rsidRPr="009112E5" w:rsidRDefault="009112E5" w:rsidP="009112E5">
      <w:pPr>
        <w:pStyle w:val="Bibliography"/>
        <w:rPr>
          <w:rFonts w:cs="Times New Roman"/>
          <w:color w:val="auto"/>
        </w:rPr>
      </w:pPr>
      <w:r w:rsidRPr="009112E5">
        <w:rPr>
          <w:rFonts w:cs="Times New Roman"/>
          <w:color w:val="auto"/>
        </w:rPr>
        <w:t xml:space="preserve">18. </w:t>
      </w:r>
      <w:r w:rsidRPr="009112E5">
        <w:rPr>
          <w:rFonts w:cs="Times New Roman"/>
          <w:color w:val="auto"/>
        </w:rPr>
        <w:tab/>
        <w:t xml:space="preserve">L. Casas, </w:t>
      </w:r>
      <w:r w:rsidRPr="009112E5">
        <w:rPr>
          <w:rFonts w:cs="Times New Roman"/>
          <w:i/>
          <w:iCs/>
          <w:color w:val="auto"/>
        </w:rPr>
        <w:t>et al.</w:t>
      </w:r>
      <w:r w:rsidRPr="009112E5">
        <w:rPr>
          <w:rFonts w:cs="Times New Roman"/>
          <w:color w:val="auto"/>
        </w:rPr>
        <w:t xml:space="preserve">, Sex Change in Clownfish: Molecular Insights from Transcriptome Analysis. </w:t>
      </w:r>
      <w:r w:rsidRPr="009112E5">
        <w:rPr>
          <w:rFonts w:cs="Times New Roman"/>
          <w:i/>
          <w:iCs/>
          <w:color w:val="auto"/>
        </w:rPr>
        <w:t>Sci Rep</w:t>
      </w:r>
      <w:r w:rsidRPr="009112E5">
        <w:rPr>
          <w:rFonts w:cs="Times New Roman"/>
          <w:color w:val="auto"/>
        </w:rPr>
        <w:t xml:space="preserve"> </w:t>
      </w:r>
      <w:r w:rsidRPr="009112E5">
        <w:rPr>
          <w:rFonts w:cs="Times New Roman"/>
          <w:b/>
          <w:bCs/>
          <w:color w:val="auto"/>
        </w:rPr>
        <w:t>6</w:t>
      </w:r>
      <w:r w:rsidRPr="009112E5">
        <w:rPr>
          <w:rFonts w:cs="Times New Roman"/>
          <w:color w:val="auto"/>
        </w:rPr>
        <w:t>, 35461 (2016).</w:t>
      </w:r>
    </w:p>
    <w:p w14:paraId="2BE491ED" w14:textId="77777777" w:rsidR="009112E5" w:rsidRPr="009112E5" w:rsidRDefault="009112E5" w:rsidP="009112E5">
      <w:pPr>
        <w:pStyle w:val="Bibliography"/>
        <w:rPr>
          <w:rFonts w:cs="Times New Roman"/>
          <w:color w:val="auto"/>
        </w:rPr>
      </w:pPr>
      <w:r w:rsidRPr="009112E5">
        <w:rPr>
          <w:rFonts w:cs="Times New Roman"/>
          <w:color w:val="auto"/>
        </w:rPr>
        <w:t xml:space="preserve">19. </w:t>
      </w:r>
      <w:r w:rsidRPr="009112E5">
        <w:rPr>
          <w:rFonts w:cs="Times New Roman"/>
          <w:color w:val="auto"/>
        </w:rPr>
        <w:tab/>
        <w:t xml:space="preserve">N. Diotel, </w:t>
      </w:r>
      <w:r w:rsidRPr="009112E5">
        <w:rPr>
          <w:rFonts w:cs="Times New Roman"/>
          <w:i/>
          <w:iCs/>
          <w:color w:val="auto"/>
        </w:rPr>
        <w:t>et al.</w:t>
      </w:r>
      <w:r w:rsidRPr="009112E5">
        <w:rPr>
          <w:rFonts w:cs="Times New Roman"/>
          <w:color w:val="auto"/>
        </w:rPr>
        <w:t xml:space="preserve">, Effects of estradiol in adult neurogenesis and brain repair in zebrafish. </w:t>
      </w:r>
      <w:r w:rsidRPr="009112E5">
        <w:rPr>
          <w:rFonts w:cs="Times New Roman"/>
          <w:i/>
          <w:iCs/>
          <w:color w:val="auto"/>
        </w:rPr>
        <w:t>Hormones and Behavior</w:t>
      </w:r>
      <w:r w:rsidRPr="009112E5">
        <w:rPr>
          <w:rFonts w:cs="Times New Roman"/>
          <w:color w:val="auto"/>
        </w:rPr>
        <w:t xml:space="preserve"> </w:t>
      </w:r>
      <w:r w:rsidRPr="009112E5">
        <w:rPr>
          <w:rFonts w:cs="Times New Roman"/>
          <w:b/>
          <w:bCs/>
          <w:color w:val="auto"/>
        </w:rPr>
        <w:t>63</w:t>
      </w:r>
      <w:r w:rsidRPr="009112E5">
        <w:rPr>
          <w:rFonts w:cs="Times New Roman"/>
          <w:color w:val="auto"/>
        </w:rPr>
        <w:t>, 193–207 (2013).</w:t>
      </w:r>
    </w:p>
    <w:p w14:paraId="7ABEFCC6" w14:textId="77777777" w:rsidR="009112E5" w:rsidRPr="009112E5" w:rsidRDefault="009112E5" w:rsidP="009112E5">
      <w:pPr>
        <w:pStyle w:val="Bibliography"/>
        <w:rPr>
          <w:rFonts w:cs="Times New Roman"/>
          <w:color w:val="auto"/>
        </w:rPr>
      </w:pPr>
      <w:r w:rsidRPr="009112E5">
        <w:rPr>
          <w:rFonts w:cs="Times New Roman"/>
          <w:color w:val="auto"/>
        </w:rPr>
        <w:t xml:space="preserve">20. </w:t>
      </w:r>
      <w:r w:rsidRPr="009112E5">
        <w:rPr>
          <w:rFonts w:cs="Times New Roman"/>
          <w:color w:val="auto"/>
        </w:rPr>
        <w:tab/>
        <w:t xml:space="preserve">E. Pellegrini, </w:t>
      </w:r>
      <w:r w:rsidRPr="009112E5">
        <w:rPr>
          <w:rFonts w:cs="Times New Roman"/>
          <w:i/>
          <w:iCs/>
          <w:color w:val="auto"/>
        </w:rPr>
        <w:t>et al.</w:t>
      </w:r>
      <w:r w:rsidRPr="009112E5">
        <w:rPr>
          <w:rFonts w:cs="Times New Roman"/>
          <w:color w:val="auto"/>
        </w:rPr>
        <w:t xml:space="preserve">, Steroid modulation of neurogenesis: Focus on radial glial cells in zebrafish. </w:t>
      </w:r>
      <w:r w:rsidRPr="009112E5">
        <w:rPr>
          <w:rFonts w:cs="Times New Roman"/>
          <w:i/>
          <w:iCs/>
          <w:color w:val="auto"/>
        </w:rPr>
        <w:t>The Journal of Steroid Biochemistry and Molecular Biology</w:t>
      </w:r>
      <w:r w:rsidRPr="009112E5">
        <w:rPr>
          <w:rFonts w:cs="Times New Roman"/>
          <w:color w:val="auto"/>
        </w:rPr>
        <w:t xml:space="preserve"> </w:t>
      </w:r>
      <w:r w:rsidRPr="009112E5">
        <w:rPr>
          <w:rFonts w:cs="Times New Roman"/>
          <w:b/>
          <w:bCs/>
          <w:color w:val="auto"/>
        </w:rPr>
        <w:t>160</w:t>
      </w:r>
      <w:r w:rsidRPr="009112E5">
        <w:rPr>
          <w:rFonts w:cs="Times New Roman"/>
          <w:color w:val="auto"/>
        </w:rPr>
        <w:t>, 27–36 (2016).</w:t>
      </w:r>
    </w:p>
    <w:p w14:paraId="0BF4234E" w14:textId="77777777" w:rsidR="009112E5" w:rsidRPr="009112E5" w:rsidRDefault="009112E5" w:rsidP="009112E5">
      <w:pPr>
        <w:pStyle w:val="Bibliography"/>
        <w:rPr>
          <w:rFonts w:cs="Times New Roman"/>
          <w:color w:val="auto"/>
        </w:rPr>
      </w:pPr>
      <w:r w:rsidRPr="009112E5">
        <w:rPr>
          <w:rFonts w:cs="Times New Roman"/>
          <w:color w:val="auto"/>
        </w:rPr>
        <w:t xml:space="preserve">21. </w:t>
      </w:r>
      <w:r w:rsidRPr="009112E5">
        <w:rPr>
          <w:rFonts w:cs="Times New Roman"/>
          <w:color w:val="auto"/>
        </w:rPr>
        <w:tab/>
        <w:t xml:space="preserve">L. M. Garcia-Segura, P. Méndez, M. A. Arevalo, I. Azcoitia, Neuroestradiol and neuronal development: Not an exclusive male tale anymore. </w:t>
      </w:r>
      <w:r w:rsidRPr="009112E5">
        <w:rPr>
          <w:rFonts w:cs="Times New Roman"/>
          <w:i/>
          <w:iCs/>
          <w:color w:val="auto"/>
        </w:rPr>
        <w:t>Frontiers in Neuroendocrinology</w:t>
      </w:r>
      <w:r w:rsidRPr="009112E5">
        <w:rPr>
          <w:rFonts w:cs="Times New Roman"/>
          <w:color w:val="auto"/>
        </w:rPr>
        <w:t xml:space="preserve"> </w:t>
      </w:r>
      <w:r w:rsidRPr="009112E5">
        <w:rPr>
          <w:rFonts w:cs="Times New Roman"/>
          <w:b/>
          <w:bCs/>
          <w:color w:val="auto"/>
        </w:rPr>
        <w:t>71</w:t>
      </w:r>
      <w:r w:rsidRPr="009112E5">
        <w:rPr>
          <w:rFonts w:cs="Times New Roman"/>
          <w:color w:val="auto"/>
        </w:rPr>
        <w:t>, 101102 (2023).</w:t>
      </w:r>
    </w:p>
    <w:p w14:paraId="2FFB260D" w14:textId="77777777" w:rsidR="009112E5" w:rsidRPr="009112E5" w:rsidRDefault="009112E5" w:rsidP="009112E5">
      <w:pPr>
        <w:pStyle w:val="Bibliography"/>
        <w:rPr>
          <w:rFonts w:cs="Times New Roman"/>
          <w:color w:val="auto"/>
        </w:rPr>
      </w:pPr>
      <w:r w:rsidRPr="009112E5">
        <w:rPr>
          <w:rFonts w:cs="Times New Roman"/>
          <w:color w:val="auto"/>
        </w:rPr>
        <w:t xml:space="preserve">22. </w:t>
      </w:r>
      <w:r w:rsidRPr="009112E5">
        <w:rPr>
          <w:rFonts w:cs="Times New Roman"/>
          <w:color w:val="auto"/>
        </w:rPr>
        <w:tab/>
        <w:t xml:space="preserve">M. M. McCarthy, B. M. Nugent, K. M. Lenz, Neuroimmunology and neuroepigenetics in the establishment of sex differences in the brain. </w:t>
      </w:r>
      <w:r w:rsidRPr="009112E5">
        <w:rPr>
          <w:rFonts w:cs="Times New Roman"/>
          <w:i/>
          <w:iCs/>
          <w:color w:val="auto"/>
        </w:rPr>
        <w:t>Nat Rev Neurosci</w:t>
      </w:r>
      <w:r w:rsidRPr="009112E5">
        <w:rPr>
          <w:rFonts w:cs="Times New Roman"/>
          <w:color w:val="auto"/>
        </w:rPr>
        <w:t xml:space="preserve"> </w:t>
      </w:r>
      <w:r w:rsidRPr="009112E5">
        <w:rPr>
          <w:rFonts w:cs="Times New Roman"/>
          <w:b/>
          <w:bCs/>
          <w:color w:val="auto"/>
        </w:rPr>
        <w:t>18</w:t>
      </w:r>
      <w:r w:rsidRPr="009112E5">
        <w:rPr>
          <w:rFonts w:cs="Times New Roman"/>
          <w:color w:val="auto"/>
        </w:rPr>
        <w:t>, 471–484 (2017).</w:t>
      </w:r>
    </w:p>
    <w:p w14:paraId="50EF9BD6" w14:textId="77777777" w:rsidR="009112E5" w:rsidRPr="009112E5" w:rsidRDefault="009112E5" w:rsidP="009112E5">
      <w:pPr>
        <w:pStyle w:val="Bibliography"/>
        <w:rPr>
          <w:rFonts w:cs="Times New Roman"/>
          <w:color w:val="auto"/>
        </w:rPr>
      </w:pPr>
      <w:r w:rsidRPr="009112E5">
        <w:rPr>
          <w:rFonts w:cs="Times New Roman"/>
          <w:color w:val="auto"/>
        </w:rPr>
        <w:t xml:space="preserve">23. </w:t>
      </w:r>
      <w:r w:rsidRPr="009112E5">
        <w:rPr>
          <w:rFonts w:cs="Times New Roman"/>
          <w:color w:val="auto"/>
        </w:rPr>
        <w:tab/>
        <w:t xml:space="preserve">G. S. Gulati, </w:t>
      </w:r>
      <w:r w:rsidRPr="009112E5">
        <w:rPr>
          <w:rFonts w:cs="Times New Roman"/>
          <w:i/>
          <w:iCs/>
          <w:color w:val="auto"/>
        </w:rPr>
        <w:t>et al.</w:t>
      </w:r>
      <w:r w:rsidRPr="009112E5">
        <w:rPr>
          <w:rFonts w:cs="Times New Roman"/>
          <w:color w:val="auto"/>
        </w:rPr>
        <w:t xml:space="preserve">, Single-cell transcriptional diversity is a hallmark of developmental potential. </w:t>
      </w:r>
      <w:r w:rsidRPr="009112E5">
        <w:rPr>
          <w:rFonts w:cs="Times New Roman"/>
          <w:i/>
          <w:iCs/>
          <w:color w:val="auto"/>
        </w:rPr>
        <w:t>Science</w:t>
      </w:r>
      <w:r w:rsidRPr="009112E5">
        <w:rPr>
          <w:rFonts w:cs="Times New Roman"/>
          <w:color w:val="auto"/>
        </w:rPr>
        <w:t xml:space="preserve"> </w:t>
      </w:r>
      <w:r w:rsidRPr="009112E5">
        <w:rPr>
          <w:rFonts w:cs="Times New Roman"/>
          <w:b/>
          <w:bCs/>
          <w:color w:val="auto"/>
        </w:rPr>
        <w:t>367</w:t>
      </w:r>
      <w:r w:rsidRPr="009112E5">
        <w:rPr>
          <w:rFonts w:cs="Times New Roman"/>
          <w:color w:val="auto"/>
        </w:rPr>
        <w:t>, 405–411 (2020).</w:t>
      </w:r>
    </w:p>
    <w:p w14:paraId="133A35CA" w14:textId="77777777" w:rsidR="009112E5" w:rsidRPr="009112E5" w:rsidRDefault="009112E5" w:rsidP="009112E5">
      <w:pPr>
        <w:pStyle w:val="Bibliography"/>
        <w:rPr>
          <w:rFonts w:cs="Times New Roman"/>
          <w:color w:val="auto"/>
        </w:rPr>
      </w:pPr>
      <w:r w:rsidRPr="009112E5">
        <w:rPr>
          <w:rFonts w:cs="Times New Roman"/>
          <w:color w:val="auto"/>
        </w:rPr>
        <w:t xml:space="preserve">24. </w:t>
      </w:r>
      <w:r w:rsidRPr="009112E5">
        <w:rPr>
          <w:rFonts w:cs="Times New Roman"/>
          <w:color w:val="auto"/>
        </w:rPr>
        <w:tab/>
        <w:t xml:space="preserve">L. Hollander-Cohen, M. Golan, B. Levavi-Sivan, Differential Regulation of Gonadotropins as Revealed by Transcriptomes of Distinct LH and FSH Cells of Fish Pituitary. </w:t>
      </w:r>
      <w:r w:rsidRPr="009112E5">
        <w:rPr>
          <w:rFonts w:cs="Times New Roman"/>
          <w:i/>
          <w:iCs/>
          <w:color w:val="auto"/>
        </w:rPr>
        <w:t>Int J Mol Sci</w:t>
      </w:r>
      <w:r w:rsidRPr="009112E5">
        <w:rPr>
          <w:rFonts w:cs="Times New Roman"/>
          <w:color w:val="auto"/>
        </w:rPr>
        <w:t xml:space="preserve"> </w:t>
      </w:r>
      <w:r w:rsidRPr="009112E5">
        <w:rPr>
          <w:rFonts w:cs="Times New Roman"/>
          <w:b/>
          <w:bCs/>
          <w:color w:val="auto"/>
        </w:rPr>
        <w:t>22</w:t>
      </w:r>
      <w:r w:rsidRPr="009112E5">
        <w:rPr>
          <w:rFonts w:cs="Times New Roman"/>
          <w:color w:val="auto"/>
        </w:rPr>
        <w:t>, 6478 (2021).</w:t>
      </w:r>
    </w:p>
    <w:p w14:paraId="3B2E4014" w14:textId="77777777" w:rsidR="009112E5" w:rsidRPr="009112E5" w:rsidRDefault="009112E5" w:rsidP="009112E5">
      <w:pPr>
        <w:pStyle w:val="Bibliography"/>
        <w:rPr>
          <w:rFonts w:cs="Times New Roman"/>
          <w:color w:val="auto"/>
        </w:rPr>
      </w:pPr>
      <w:r w:rsidRPr="009112E5">
        <w:rPr>
          <w:rFonts w:cs="Times New Roman"/>
          <w:color w:val="auto"/>
        </w:rPr>
        <w:t xml:space="preserve">25. </w:t>
      </w:r>
      <w:r w:rsidRPr="009112E5">
        <w:rPr>
          <w:rFonts w:cs="Times New Roman"/>
          <w:color w:val="auto"/>
        </w:rPr>
        <w:tab/>
        <w:t xml:space="preserve">J. Xu, </w:t>
      </w:r>
      <w:r w:rsidRPr="009112E5">
        <w:rPr>
          <w:rFonts w:cs="Times New Roman"/>
          <w:i/>
          <w:iCs/>
          <w:color w:val="auto"/>
        </w:rPr>
        <w:t>et al.</w:t>
      </w:r>
      <w:r w:rsidRPr="009112E5">
        <w:rPr>
          <w:rFonts w:cs="Times New Roman"/>
          <w:color w:val="auto"/>
        </w:rPr>
        <w:t xml:space="preserve">, Ccdc85c-Par3 condensates couple cell polarity with Notch to control neural progenitor proliferation. </w:t>
      </w:r>
      <w:r w:rsidRPr="009112E5">
        <w:rPr>
          <w:rFonts w:cs="Times New Roman"/>
          <w:i/>
          <w:iCs/>
          <w:color w:val="auto"/>
        </w:rPr>
        <w:t>Cell Rep</w:t>
      </w:r>
      <w:r w:rsidRPr="009112E5">
        <w:rPr>
          <w:rFonts w:cs="Times New Roman"/>
          <w:color w:val="auto"/>
        </w:rPr>
        <w:t xml:space="preserve"> </w:t>
      </w:r>
      <w:r w:rsidRPr="009112E5">
        <w:rPr>
          <w:rFonts w:cs="Times New Roman"/>
          <w:b/>
          <w:bCs/>
          <w:color w:val="auto"/>
        </w:rPr>
        <w:t>42</w:t>
      </w:r>
      <w:r w:rsidRPr="009112E5">
        <w:rPr>
          <w:rFonts w:cs="Times New Roman"/>
          <w:color w:val="auto"/>
        </w:rPr>
        <w:t>, 112677 (2023).</w:t>
      </w:r>
    </w:p>
    <w:p w14:paraId="785D13DB" w14:textId="77777777" w:rsidR="009112E5" w:rsidRPr="009112E5" w:rsidRDefault="009112E5" w:rsidP="009112E5">
      <w:pPr>
        <w:pStyle w:val="Bibliography"/>
        <w:rPr>
          <w:rFonts w:cs="Times New Roman"/>
          <w:color w:val="auto"/>
        </w:rPr>
      </w:pPr>
      <w:r w:rsidRPr="009112E5">
        <w:rPr>
          <w:rFonts w:cs="Times New Roman"/>
          <w:color w:val="auto"/>
        </w:rPr>
        <w:t xml:space="preserve">26. </w:t>
      </w:r>
      <w:r w:rsidRPr="009112E5">
        <w:rPr>
          <w:rFonts w:cs="Times New Roman"/>
          <w:color w:val="auto"/>
        </w:rPr>
        <w:tab/>
        <w:t xml:space="preserve">S. Simó, Y. Jossin, J. A. Cooper, Cullin 5 Regulates Cortical Layering by Modulating the Speed and Duration of Dab1-Dependent Neuronal Migration. </w:t>
      </w:r>
      <w:r w:rsidRPr="009112E5">
        <w:rPr>
          <w:rFonts w:cs="Times New Roman"/>
          <w:i/>
          <w:iCs/>
          <w:color w:val="auto"/>
        </w:rPr>
        <w:t>J. Neurosci.</w:t>
      </w:r>
      <w:r w:rsidRPr="009112E5">
        <w:rPr>
          <w:rFonts w:cs="Times New Roman"/>
          <w:color w:val="auto"/>
        </w:rPr>
        <w:t xml:space="preserve"> </w:t>
      </w:r>
      <w:r w:rsidRPr="009112E5">
        <w:rPr>
          <w:rFonts w:cs="Times New Roman"/>
          <w:b/>
          <w:bCs/>
          <w:color w:val="auto"/>
        </w:rPr>
        <w:t>30</w:t>
      </w:r>
      <w:r w:rsidRPr="009112E5">
        <w:rPr>
          <w:rFonts w:cs="Times New Roman"/>
          <w:color w:val="auto"/>
        </w:rPr>
        <w:t>, 5668–5676 (2010).</w:t>
      </w:r>
    </w:p>
    <w:p w14:paraId="25CFBB89" w14:textId="77777777" w:rsidR="009112E5" w:rsidRPr="009112E5" w:rsidRDefault="009112E5" w:rsidP="009112E5">
      <w:pPr>
        <w:pStyle w:val="Bibliography"/>
        <w:rPr>
          <w:rFonts w:cs="Times New Roman"/>
          <w:color w:val="auto"/>
        </w:rPr>
      </w:pPr>
      <w:r w:rsidRPr="009112E5">
        <w:rPr>
          <w:rFonts w:cs="Times New Roman"/>
          <w:color w:val="auto"/>
        </w:rPr>
        <w:t xml:space="preserve">27. </w:t>
      </w:r>
      <w:r w:rsidRPr="009112E5">
        <w:rPr>
          <w:rFonts w:cs="Times New Roman"/>
          <w:color w:val="auto"/>
        </w:rPr>
        <w:tab/>
        <w:t xml:space="preserve">X. Han, </w:t>
      </w:r>
      <w:r w:rsidRPr="009112E5">
        <w:rPr>
          <w:rFonts w:cs="Times New Roman"/>
          <w:i/>
          <w:iCs/>
          <w:color w:val="auto"/>
        </w:rPr>
        <w:t>et al.</w:t>
      </w:r>
      <w:r w:rsidRPr="009112E5">
        <w:rPr>
          <w:rFonts w:cs="Times New Roman"/>
          <w:color w:val="auto"/>
        </w:rPr>
        <w:t xml:space="preserve">, Mapping human pluripotent stem cell differentiation pathways using high throughput single-cell RNA-sequencing. </w:t>
      </w:r>
      <w:r w:rsidRPr="009112E5">
        <w:rPr>
          <w:rFonts w:cs="Times New Roman"/>
          <w:i/>
          <w:iCs/>
          <w:color w:val="auto"/>
        </w:rPr>
        <w:t>Genome Biol</w:t>
      </w:r>
      <w:r w:rsidRPr="009112E5">
        <w:rPr>
          <w:rFonts w:cs="Times New Roman"/>
          <w:color w:val="auto"/>
        </w:rPr>
        <w:t xml:space="preserve"> </w:t>
      </w:r>
      <w:r w:rsidRPr="009112E5">
        <w:rPr>
          <w:rFonts w:cs="Times New Roman"/>
          <w:b/>
          <w:bCs/>
          <w:color w:val="auto"/>
        </w:rPr>
        <w:t>19</w:t>
      </w:r>
      <w:r w:rsidRPr="009112E5">
        <w:rPr>
          <w:rFonts w:cs="Times New Roman"/>
          <w:color w:val="auto"/>
        </w:rPr>
        <w:t>, 47 (2018).</w:t>
      </w:r>
    </w:p>
    <w:p w14:paraId="2D5A3DBA" w14:textId="77777777" w:rsidR="009112E5" w:rsidRPr="009112E5" w:rsidRDefault="009112E5" w:rsidP="009112E5">
      <w:pPr>
        <w:pStyle w:val="Bibliography"/>
        <w:rPr>
          <w:rFonts w:cs="Times New Roman"/>
          <w:color w:val="auto"/>
        </w:rPr>
      </w:pPr>
      <w:r w:rsidRPr="009112E5">
        <w:rPr>
          <w:rFonts w:cs="Times New Roman"/>
          <w:color w:val="auto"/>
        </w:rPr>
        <w:t xml:space="preserve">28. </w:t>
      </w:r>
      <w:r w:rsidRPr="009112E5">
        <w:rPr>
          <w:rFonts w:cs="Times New Roman"/>
          <w:color w:val="auto"/>
        </w:rPr>
        <w:tab/>
        <w:t xml:space="preserve">N. Sammeta, D. L. Hardin, T. S. McClintock, Uncx regulates proliferation of neural progenitor cells and neuronal survival in the olfactory epithelium. </w:t>
      </w:r>
      <w:r w:rsidRPr="009112E5">
        <w:rPr>
          <w:rFonts w:cs="Times New Roman"/>
          <w:i/>
          <w:iCs/>
          <w:color w:val="auto"/>
        </w:rPr>
        <w:t>Molecular and Cellular Neuroscience</w:t>
      </w:r>
      <w:r w:rsidRPr="009112E5">
        <w:rPr>
          <w:rFonts w:cs="Times New Roman"/>
          <w:color w:val="auto"/>
        </w:rPr>
        <w:t xml:space="preserve"> </w:t>
      </w:r>
      <w:r w:rsidRPr="009112E5">
        <w:rPr>
          <w:rFonts w:cs="Times New Roman"/>
          <w:b/>
          <w:bCs/>
          <w:color w:val="auto"/>
        </w:rPr>
        <w:t>45</w:t>
      </w:r>
      <w:r w:rsidRPr="009112E5">
        <w:rPr>
          <w:rFonts w:cs="Times New Roman"/>
          <w:color w:val="auto"/>
        </w:rPr>
        <w:t>, 398–407 (2010).</w:t>
      </w:r>
    </w:p>
    <w:p w14:paraId="79FEE2EE" w14:textId="77777777" w:rsidR="009112E5" w:rsidRPr="009112E5" w:rsidRDefault="009112E5" w:rsidP="009112E5">
      <w:pPr>
        <w:pStyle w:val="Bibliography"/>
        <w:rPr>
          <w:rFonts w:cs="Times New Roman"/>
          <w:color w:val="auto"/>
        </w:rPr>
      </w:pPr>
      <w:r w:rsidRPr="009112E5">
        <w:rPr>
          <w:rFonts w:cs="Times New Roman"/>
          <w:color w:val="auto"/>
        </w:rPr>
        <w:lastRenderedPageBreak/>
        <w:t xml:space="preserve">29. </w:t>
      </w:r>
      <w:r w:rsidRPr="009112E5">
        <w:rPr>
          <w:rFonts w:cs="Times New Roman"/>
          <w:color w:val="auto"/>
        </w:rPr>
        <w:tab/>
        <w:t xml:space="preserve">E. V. Bashkirova, </w:t>
      </w:r>
      <w:r w:rsidRPr="009112E5">
        <w:rPr>
          <w:rFonts w:cs="Times New Roman"/>
          <w:i/>
          <w:iCs/>
          <w:color w:val="auto"/>
        </w:rPr>
        <w:t>et al.</w:t>
      </w:r>
      <w:r w:rsidRPr="009112E5">
        <w:rPr>
          <w:rFonts w:cs="Times New Roman"/>
          <w:color w:val="auto"/>
        </w:rPr>
        <w:t xml:space="preserve">, Opposing, spatially-determined epigenetic forces impose restrictions on stochastic olfactory receptor choice. </w:t>
      </w:r>
      <w:r w:rsidRPr="009112E5">
        <w:rPr>
          <w:rFonts w:cs="Times New Roman"/>
          <w:i/>
          <w:iCs/>
          <w:color w:val="auto"/>
        </w:rPr>
        <w:t>eLife</w:t>
      </w:r>
      <w:r w:rsidRPr="009112E5">
        <w:rPr>
          <w:rFonts w:cs="Times New Roman"/>
          <w:color w:val="auto"/>
        </w:rPr>
        <w:t xml:space="preserve"> </w:t>
      </w:r>
      <w:r w:rsidRPr="009112E5">
        <w:rPr>
          <w:rFonts w:cs="Times New Roman"/>
          <w:b/>
          <w:bCs/>
          <w:color w:val="auto"/>
        </w:rPr>
        <w:t>12</w:t>
      </w:r>
      <w:r w:rsidRPr="009112E5">
        <w:rPr>
          <w:rFonts w:cs="Times New Roman"/>
          <w:color w:val="auto"/>
        </w:rPr>
        <w:t>, RP87445 (2023).</w:t>
      </w:r>
    </w:p>
    <w:p w14:paraId="4254C6E9" w14:textId="77777777" w:rsidR="009112E5" w:rsidRPr="009112E5" w:rsidRDefault="009112E5" w:rsidP="009112E5">
      <w:pPr>
        <w:pStyle w:val="Bibliography"/>
        <w:rPr>
          <w:rFonts w:cs="Times New Roman"/>
          <w:color w:val="auto"/>
        </w:rPr>
      </w:pPr>
      <w:r w:rsidRPr="009112E5">
        <w:rPr>
          <w:rFonts w:cs="Times New Roman"/>
          <w:color w:val="auto"/>
        </w:rPr>
        <w:t xml:space="preserve">30. </w:t>
      </w:r>
      <w:r w:rsidRPr="009112E5">
        <w:rPr>
          <w:rFonts w:cs="Times New Roman"/>
          <w:color w:val="auto"/>
        </w:rPr>
        <w:tab/>
        <w:t xml:space="preserve">V. L. Trudeau, Neuroendocrine Control of Reproduction in Teleost Fish: Concepts and Controversies. </w:t>
      </w:r>
      <w:r w:rsidRPr="009112E5">
        <w:rPr>
          <w:rFonts w:cs="Times New Roman"/>
          <w:i/>
          <w:iCs/>
          <w:color w:val="auto"/>
        </w:rPr>
        <w:t>Annual Review of Animal Biosciences</w:t>
      </w:r>
      <w:r w:rsidRPr="009112E5">
        <w:rPr>
          <w:rFonts w:cs="Times New Roman"/>
          <w:color w:val="auto"/>
        </w:rPr>
        <w:t xml:space="preserve"> </w:t>
      </w:r>
      <w:r w:rsidRPr="009112E5">
        <w:rPr>
          <w:rFonts w:cs="Times New Roman"/>
          <w:b/>
          <w:bCs/>
          <w:color w:val="auto"/>
        </w:rPr>
        <w:t>10</w:t>
      </w:r>
      <w:r w:rsidRPr="009112E5">
        <w:rPr>
          <w:rFonts w:cs="Times New Roman"/>
          <w:color w:val="auto"/>
        </w:rPr>
        <w:t>, 107–130 (2022).</w:t>
      </w:r>
    </w:p>
    <w:p w14:paraId="495FBBA0" w14:textId="77777777" w:rsidR="009112E5" w:rsidRPr="009112E5" w:rsidRDefault="009112E5" w:rsidP="009112E5">
      <w:pPr>
        <w:pStyle w:val="Bibliography"/>
        <w:rPr>
          <w:rFonts w:cs="Times New Roman"/>
          <w:color w:val="auto"/>
        </w:rPr>
      </w:pPr>
      <w:r w:rsidRPr="009112E5">
        <w:rPr>
          <w:rFonts w:cs="Times New Roman"/>
          <w:color w:val="auto"/>
        </w:rPr>
        <w:t xml:space="preserve">31. </w:t>
      </w:r>
      <w:r w:rsidRPr="009112E5">
        <w:rPr>
          <w:rFonts w:cs="Times New Roman"/>
          <w:color w:val="auto"/>
        </w:rPr>
        <w:tab/>
        <w:t xml:space="preserve">C. R. Kramer, M. A. Imbriano, Neuropeptide Y (NPY) induces gonad reversal in the protogynous bluehead wrasse, Thalassoma bifasciatum (Teleostei: Labridae). </w:t>
      </w:r>
      <w:r w:rsidRPr="009112E5">
        <w:rPr>
          <w:rFonts w:cs="Times New Roman"/>
          <w:i/>
          <w:iCs/>
          <w:color w:val="auto"/>
        </w:rPr>
        <w:t>Journal of Experimental Zoology</w:t>
      </w:r>
      <w:r w:rsidRPr="009112E5">
        <w:rPr>
          <w:rFonts w:cs="Times New Roman"/>
          <w:color w:val="auto"/>
        </w:rPr>
        <w:t xml:space="preserve"> </w:t>
      </w:r>
      <w:r w:rsidRPr="009112E5">
        <w:rPr>
          <w:rFonts w:cs="Times New Roman"/>
          <w:b/>
          <w:bCs/>
          <w:color w:val="auto"/>
        </w:rPr>
        <w:t>279</w:t>
      </w:r>
      <w:r w:rsidRPr="009112E5">
        <w:rPr>
          <w:rFonts w:cs="Times New Roman"/>
          <w:color w:val="auto"/>
        </w:rPr>
        <w:t>, 133–144 (1997).</w:t>
      </w:r>
    </w:p>
    <w:p w14:paraId="78ADC0F0" w14:textId="77777777" w:rsidR="009112E5" w:rsidRPr="009112E5" w:rsidRDefault="009112E5" w:rsidP="009112E5">
      <w:pPr>
        <w:pStyle w:val="Bibliography"/>
        <w:rPr>
          <w:rFonts w:cs="Times New Roman"/>
          <w:color w:val="auto"/>
        </w:rPr>
      </w:pPr>
      <w:r w:rsidRPr="009112E5">
        <w:rPr>
          <w:rFonts w:cs="Times New Roman"/>
          <w:color w:val="auto"/>
        </w:rPr>
        <w:t xml:space="preserve">32. </w:t>
      </w:r>
      <w:r w:rsidRPr="009112E5">
        <w:rPr>
          <w:rFonts w:cs="Times New Roman"/>
          <w:color w:val="auto"/>
        </w:rPr>
        <w:tab/>
        <w:t xml:space="preserve">L. H. Cohen, </w:t>
      </w:r>
      <w:r w:rsidRPr="009112E5">
        <w:rPr>
          <w:rFonts w:cs="Times New Roman"/>
          <w:i/>
          <w:iCs/>
          <w:color w:val="auto"/>
        </w:rPr>
        <w:t>et al.</w:t>
      </w:r>
      <w:r w:rsidRPr="009112E5">
        <w:rPr>
          <w:rFonts w:cs="Times New Roman"/>
          <w:color w:val="auto"/>
        </w:rPr>
        <w:t xml:space="preserve">, The satiety hormone cholecystokinin gates reproduction in fish by controlling gonadotropin secretion. </w:t>
      </w:r>
      <w:r w:rsidRPr="009112E5">
        <w:rPr>
          <w:rFonts w:cs="Times New Roman"/>
          <w:i/>
          <w:iCs/>
          <w:color w:val="auto"/>
        </w:rPr>
        <w:t>eLife</w:t>
      </w:r>
      <w:r w:rsidRPr="009112E5">
        <w:rPr>
          <w:rFonts w:cs="Times New Roman"/>
          <w:color w:val="auto"/>
        </w:rPr>
        <w:t xml:space="preserve"> </w:t>
      </w:r>
      <w:r w:rsidRPr="009112E5">
        <w:rPr>
          <w:rFonts w:cs="Times New Roman"/>
          <w:b/>
          <w:bCs/>
          <w:color w:val="auto"/>
        </w:rPr>
        <w:t>13</w:t>
      </w:r>
      <w:r w:rsidRPr="009112E5">
        <w:rPr>
          <w:rFonts w:cs="Times New Roman"/>
          <w:color w:val="auto"/>
        </w:rPr>
        <w:t xml:space="preserve"> (2024).</w:t>
      </w:r>
    </w:p>
    <w:p w14:paraId="3CCFB2E5" w14:textId="77777777" w:rsidR="009112E5" w:rsidRPr="009112E5" w:rsidRDefault="009112E5" w:rsidP="009112E5">
      <w:pPr>
        <w:pStyle w:val="Bibliography"/>
        <w:rPr>
          <w:rFonts w:cs="Times New Roman"/>
          <w:color w:val="auto"/>
        </w:rPr>
      </w:pPr>
      <w:r w:rsidRPr="009112E5">
        <w:rPr>
          <w:rFonts w:cs="Times New Roman"/>
          <w:color w:val="auto"/>
        </w:rPr>
        <w:t xml:space="preserve">33. </w:t>
      </w:r>
      <w:r w:rsidRPr="009112E5">
        <w:rPr>
          <w:rFonts w:cs="Times New Roman"/>
          <w:color w:val="auto"/>
        </w:rPr>
        <w:tab/>
        <w:t xml:space="preserve">N. Mizrahi, </w:t>
      </w:r>
      <w:r w:rsidRPr="009112E5">
        <w:rPr>
          <w:rFonts w:cs="Times New Roman"/>
          <w:i/>
          <w:iCs/>
          <w:color w:val="auto"/>
        </w:rPr>
        <w:t>et al.</w:t>
      </w:r>
      <w:r w:rsidRPr="009112E5">
        <w:rPr>
          <w:rFonts w:cs="Times New Roman"/>
          <w:color w:val="auto"/>
        </w:rPr>
        <w:t xml:space="preserve">, Deciphering Direct and Indirect Effects of Neurokinin B and GnRH in the Brain-Pituitary Axis of Tilapia. </w:t>
      </w:r>
      <w:r w:rsidRPr="009112E5">
        <w:rPr>
          <w:rFonts w:cs="Times New Roman"/>
          <w:i/>
          <w:iCs/>
          <w:color w:val="auto"/>
        </w:rPr>
        <w:t>Front Endocrinol (Lausanne)</w:t>
      </w:r>
      <w:r w:rsidRPr="009112E5">
        <w:rPr>
          <w:rFonts w:cs="Times New Roman"/>
          <w:color w:val="auto"/>
        </w:rPr>
        <w:t xml:space="preserve"> </w:t>
      </w:r>
      <w:r w:rsidRPr="009112E5">
        <w:rPr>
          <w:rFonts w:cs="Times New Roman"/>
          <w:b/>
          <w:bCs/>
          <w:color w:val="auto"/>
        </w:rPr>
        <w:t>10</w:t>
      </w:r>
      <w:r w:rsidRPr="009112E5">
        <w:rPr>
          <w:rFonts w:cs="Times New Roman"/>
          <w:color w:val="auto"/>
        </w:rPr>
        <w:t>, 469 (2019).</w:t>
      </w:r>
    </w:p>
    <w:p w14:paraId="070ED0D7" w14:textId="77777777" w:rsidR="009112E5" w:rsidRPr="009112E5" w:rsidRDefault="009112E5" w:rsidP="009112E5">
      <w:pPr>
        <w:pStyle w:val="Bibliography"/>
        <w:rPr>
          <w:rFonts w:cs="Times New Roman"/>
          <w:color w:val="auto"/>
        </w:rPr>
      </w:pPr>
      <w:r w:rsidRPr="009112E5">
        <w:rPr>
          <w:rFonts w:cs="Times New Roman"/>
          <w:color w:val="auto"/>
        </w:rPr>
        <w:t xml:space="preserve">34. </w:t>
      </w:r>
      <w:r w:rsidRPr="009112E5">
        <w:rPr>
          <w:rFonts w:cs="Times New Roman"/>
          <w:color w:val="auto"/>
        </w:rPr>
        <w:tab/>
        <w:t xml:space="preserve">A. Campo, S. Dufour, K. Rousseau, Tachykinins, new players in the control of reproduction and food intake: A comparative review in mammals and teleosts. </w:t>
      </w:r>
      <w:r w:rsidRPr="009112E5">
        <w:rPr>
          <w:rFonts w:cs="Times New Roman"/>
          <w:i/>
          <w:iCs/>
          <w:color w:val="auto"/>
        </w:rPr>
        <w:t>Front. Endocrinol.</w:t>
      </w:r>
      <w:r w:rsidRPr="009112E5">
        <w:rPr>
          <w:rFonts w:cs="Times New Roman"/>
          <w:color w:val="auto"/>
        </w:rPr>
        <w:t xml:space="preserve"> </w:t>
      </w:r>
      <w:r w:rsidRPr="009112E5">
        <w:rPr>
          <w:rFonts w:cs="Times New Roman"/>
          <w:b/>
          <w:bCs/>
          <w:color w:val="auto"/>
        </w:rPr>
        <w:t>13</w:t>
      </w:r>
      <w:r w:rsidRPr="009112E5">
        <w:rPr>
          <w:rFonts w:cs="Times New Roman"/>
          <w:color w:val="auto"/>
        </w:rPr>
        <w:t xml:space="preserve"> (2022).</w:t>
      </w:r>
    </w:p>
    <w:p w14:paraId="5E6E6CD2" w14:textId="77777777" w:rsidR="009112E5" w:rsidRPr="009112E5" w:rsidRDefault="009112E5" w:rsidP="009112E5">
      <w:pPr>
        <w:pStyle w:val="Bibliography"/>
        <w:rPr>
          <w:rFonts w:cs="Times New Roman"/>
          <w:color w:val="auto"/>
        </w:rPr>
      </w:pPr>
      <w:r w:rsidRPr="009112E5">
        <w:rPr>
          <w:rFonts w:cs="Times New Roman"/>
          <w:color w:val="auto"/>
        </w:rPr>
        <w:t xml:space="preserve">35. </w:t>
      </w:r>
      <w:r w:rsidRPr="009112E5">
        <w:rPr>
          <w:rFonts w:cs="Times New Roman"/>
          <w:color w:val="auto"/>
        </w:rPr>
        <w:tab/>
        <w:t xml:space="preserve">Z. Tian, </w:t>
      </w:r>
      <w:r w:rsidRPr="009112E5">
        <w:rPr>
          <w:rFonts w:cs="Times New Roman"/>
          <w:i/>
          <w:iCs/>
          <w:color w:val="auto"/>
        </w:rPr>
        <w:t>et al.</w:t>
      </w:r>
      <w:r w:rsidRPr="009112E5">
        <w:rPr>
          <w:rFonts w:cs="Times New Roman"/>
          <w:color w:val="auto"/>
        </w:rPr>
        <w:t>, Neurokinin B in the yellowtail kingfish (</w:t>
      </w:r>
      <w:r w:rsidRPr="009112E5">
        <w:rPr>
          <w:rFonts w:cs="Times New Roman"/>
          <w:i/>
          <w:iCs/>
          <w:color w:val="auto"/>
        </w:rPr>
        <w:t>Seriola lalandi</w:t>
      </w:r>
      <w:r w:rsidRPr="009112E5">
        <w:rPr>
          <w:rFonts w:cs="Times New Roman"/>
          <w:color w:val="auto"/>
        </w:rPr>
        <w:t xml:space="preserve">) and its potential role in controlling reproduction. </w:t>
      </w:r>
      <w:r w:rsidRPr="009112E5">
        <w:rPr>
          <w:rFonts w:cs="Times New Roman"/>
          <w:i/>
          <w:iCs/>
          <w:color w:val="auto"/>
        </w:rPr>
        <w:t>Aquaculture Reports</w:t>
      </w:r>
      <w:r w:rsidRPr="009112E5">
        <w:rPr>
          <w:rFonts w:cs="Times New Roman"/>
          <w:color w:val="auto"/>
        </w:rPr>
        <w:t xml:space="preserve"> </w:t>
      </w:r>
      <w:r w:rsidRPr="009112E5">
        <w:rPr>
          <w:rFonts w:cs="Times New Roman"/>
          <w:b/>
          <w:bCs/>
          <w:color w:val="auto"/>
        </w:rPr>
        <w:t>36</w:t>
      </w:r>
      <w:r w:rsidRPr="009112E5">
        <w:rPr>
          <w:rFonts w:cs="Times New Roman"/>
          <w:color w:val="auto"/>
        </w:rPr>
        <w:t>, 102167 (2024).</w:t>
      </w:r>
    </w:p>
    <w:p w14:paraId="4D518E47" w14:textId="77777777" w:rsidR="009112E5" w:rsidRPr="009112E5" w:rsidRDefault="009112E5" w:rsidP="009112E5">
      <w:pPr>
        <w:pStyle w:val="Bibliography"/>
        <w:rPr>
          <w:rFonts w:cs="Times New Roman"/>
          <w:color w:val="auto"/>
        </w:rPr>
      </w:pPr>
      <w:r w:rsidRPr="009112E5">
        <w:rPr>
          <w:rFonts w:cs="Times New Roman"/>
          <w:color w:val="auto"/>
        </w:rPr>
        <w:t xml:space="preserve">36. </w:t>
      </w:r>
      <w:r w:rsidRPr="009112E5">
        <w:rPr>
          <w:rFonts w:cs="Times New Roman"/>
          <w:color w:val="auto"/>
        </w:rPr>
        <w:tab/>
        <w:t xml:space="preserve">K. Santhakumar, Neuroendocrine regulation of reproduction in fish – Mini review. </w:t>
      </w:r>
      <w:r w:rsidRPr="009112E5">
        <w:rPr>
          <w:rFonts w:cs="Times New Roman"/>
          <w:i/>
          <w:iCs/>
          <w:color w:val="auto"/>
        </w:rPr>
        <w:t>Aquaculture and Fisheries</w:t>
      </w:r>
      <w:r w:rsidRPr="009112E5">
        <w:rPr>
          <w:rFonts w:cs="Times New Roman"/>
          <w:color w:val="auto"/>
        </w:rPr>
        <w:t xml:space="preserve"> </w:t>
      </w:r>
      <w:r w:rsidRPr="009112E5">
        <w:rPr>
          <w:rFonts w:cs="Times New Roman"/>
          <w:b/>
          <w:bCs/>
          <w:color w:val="auto"/>
        </w:rPr>
        <w:t>9</w:t>
      </w:r>
      <w:r w:rsidRPr="009112E5">
        <w:rPr>
          <w:rFonts w:cs="Times New Roman"/>
          <w:color w:val="auto"/>
        </w:rPr>
        <w:t>, 437–446 (2024).</w:t>
      </w:r>
    </w:p>
    <w:p w14:paraId="4CCC1967" w14:textId="77777777" w:rsidR="009112E5" w:rsidRPr="009112E5" w:rsidRDefault="009112E5" w:rsidP="009112E5">
      <w:pPr>
        <w:pStyle w:val="Bibliography"/>
        <w:rPr>
          <w:rFonts w:cs="Times New Roman"/>
          <w:color w:val="auto"/>
        </w:rPr>
      </w:pPr>
      <w:r w:rsidRPr="009112E5">
        <w:rPr>
          <w:rFonts w:cs="Times New Roman"/>
          <w:color w:val="auto"/>
        </w:rPr>
        <w:t xml:space="preserve">37. </w:t>
      </w:r>
      <w:r w:rsidRPr="009112E5">
        <w:rPr>
          <w:rFonts w:cs="Times New Roman"/>
          <w:color w:val="auto"/>
        </w:rPr>
        <w:tab/>
        <w:t xml:space="preserve">Y. Benjamini, Y. Hochberg, Controlling the False Discovery Rate: A Practical and Powerful Approach to Multiple Testing. </w:t>
      </w:r>
      <w:r w:rsidRPr="009112E5">
        <w:rPr>
          <w:rFonts w:cs="Times New Roman"/>
          <w:i/>
          <w:iCs/>
          <w:color w:val="auto"/>
        </w:rPr>
        <w:t>Journal of the Royal Statistical Society. Series B (Methodological)</w:t>
      </w:r>
      <w:r w:rsidRPr="009112E5">
        <w:rPr>
          <w:rFonts w:cs="Times New Roman"/>
          <w:color w:val="auto"/>
        </w:rPr>
        <w:t xml:space="preserve"> </w:t>
      </w:r>
      <w:r w:rsidRPr="009112E5">
        <w:rPr>
          <w:rFonts w:cs="Times New Roman"/>
          <w:b/>
          <w:bCs/>
          <w:color w:val="auto"/>
        </w:rPr>
        <w:t>57</w:t>
      </w:r>
      <w:r w:rsidRPr="009112E5">
        <w:rPr>
          <w:rFonts w:cs="Times New Roman"/>
          <w:color w:val="auto"/>
        </w:rPr>
        <w:t>, 289–300 (1995).</w:t>
      </w:r>
    </w:p>
    <w:p w14:paraId="4CF75591" w14:textId="77777777" w:rsidR="009112E5" w:rsidRPr="009112E5" w:rsidRDefault="009112E5" w:rsidP="009112E5">
      <w:pPr>
        <w:pStyle w:val="Bibliography"/>
        <w:rPr>
          <w:rFonts w:cs="Times New Roman"/>
          <w:color w:val="auto"/>
        </w:rPr>
      </w:pPr>
      <w:r w:rsidRPr="009112E5">
        <w:rPr>
          <w:rFonts w:cs="Times New Roman"/>
          <w:color w:val="auto"/>
        </w:rPr>
        <w:t xml:space="preserve">38. </w:t>
      </w:r>
      <w:r w:rsidRPr="009112E5">
        <w:rPr>
          <w:rFonts w:cs="Times New Roman"/>
          <w:color w:val="auto"/>
        </w:rPr>
        <w:tab/>
        <w:t xml:space="preserve">R. V. Lenth, </w:t>
      </w:r>
      <w:r w:rsidRPr="009112E5">
        <w:rPr>
          <w:rFonts w:cs="Times New Roman"/>
          <w:i/>
          <w:iCs/>
          <w:color w:val="auto"/>
        </w:rPr>
        <w:t>et al.</w:t>
      </w:r>
      <w:r w:rsidRPr="009112E5">
        <w:rPr>
          <w:rFonts w:cs="Times New Roman"/>
          <w:color w:val="auto"/>
        </w:rPr>
        <w:t>, emmeans: Estimated Marginal Means, aka Least-Squares Means. (2024). Deposited 21 August 2024.</w:t>
      </w:r>
    </w:p>
    <w:p w14:paraId="479A6AA6" w14:textId="77777777" w:rsidR="009112E5" w:rsidRPr="009112E5" w:rsidRDefault="009112E5" w:rsidP="009112E5">
      <w:pPr>
        <w:pStyle w:val="Bibliography"/>
        <w:rPr>
          <w:rFonts w:cs="Times New Roman"/>
          <w:color w:val="auto"/>
        </w:rPr>
      </w:pPr>
      <w:r w:rsidRPr="009112E5">
        <w:rPr>
          <w:rFonts w:cs="Times New Roman"/>
          <w:color w:val="auto"/>
        </w:rPr>
        <w:t xml:space="preserve">39. </w:t>
      </w:r>
      <w:r w:rsidRPr="009112E5">
        <w:rPr>
          <w:rFonts w:cs="Times New Roman"/>
          <w:color w:val="auto"/>
        </w:rPr>
        <w:tab/>
        <w:t>J. Fox, S. Weisberg, An R Companion to Applied Regression, Third edition. (2019).</w:t>
      </w:r>
    </w:p>
    <w:p w14:paraId="09FA4D61" w14:textId="77777777" w:rsidR="009112E5" w:rsidRPr="009112E5" w:rsidRDefault="009112E5" w:rsidP="009112E5">
      <w:pPr>
        <w:pStyle w:val="Bibliography"/>
        <w:rPr>
          <w:rFonts w:cs="Times New Roman"/>
          <w:color w:val="auto"/>
        </w:rPr>
      </w:pPr>
      <w:r w:rsidRPr="009112E5">
        <w:rPr>
          <w:rFonts w:cs="Times New Roman"/>
          <w:color w:val="auto"/>
        </w:rPr>
        <w:t xml:space="preserve">40. </w:t>
      </w:r>
      <w:r w:rsidRPr="009112E5">
        <w:rPr>
          <w:rFonts w:cs="Times New Roman"/>
          <w:color w:val="auto"/>
        </w:rPr>
        <w:tab/>
        <w:t xml:space="preserve">J. Godwin, Behavioural aspects of protandrous sex change in the anemonefish, </w:t>
      </w:r>
      <w:r w:rsidRPr="009112E5">
        <w:rPr>
          <w:rFonts w:cs="Times New Roman"/>
          <w:i/>
          <w:iCs/>
          <w:color w:val="auto"/>
        </w:rPr>
        <w:t>Amphiprion melanopus</w:t>
      </w:r>
      <w:r w:rsidRPr="009112E5">
        <w:rPr>
          <w:rFonts w:cs="Times New Roman"/>
          <w:color w:val="auto"/>
        </w:rPr>
        <w:t xml:space="preserve">, and endocrine correlates. </w:t>
      </w:r>
      <w:r w:rsidRPr="009112E5">
        <w:rPr>
          <w:rFonts w:cs="Times New Roman"/>
          <w:i/>
          <w:iCs/>
          <w:color w:val="auto"/>
        </w:rPr>
        <w:t>Animal Behaviour</w:t>
      </w:r>
      <w:r w:rsidRPr="009112E5">
        <w:rPr>
          <w:rFonts w:cs="Times New Roman"/>
          <w:color w:val="auto"/>
        </w:rPr>
        <w:t xml:space="preserve"> </w:t>
      </w:r>
      <w:r w:rsidRPr="009112E5">
        <w:rPr>
          <w:rFonts w:cs="Times New Roman"/>
          <w:b/>
          <w:bCs/>
          <w:color w:val="auto"/>
        </w:rPr>
        <w:t>48</w:t>
      </w:r>
      <w:r w:rsidRPr="009112E5">
        <w:rPr>
          <w:rFonts w:cs="Times New Roman"/>
          <w:color w:val="auto"/>
        </w:rPr>
        <w:t>, 551–567 (1994).</w:t>
      </w:r>
    </w:p>
    <w:p w14:paraId="62774B5E" w14:textId="77777777" w:rsidR="009112E5" w:rsidRPr="009112E5" w:rsidRDefault="009112E5" w:rsidP="009112E5">
      <w:pPr>
        <w:pStyle w:val="Bibliography"/>
        <w:rPr>
          <w:rFonts w:cs="Times New Roman"/>
          <w:color w:val="auto"/>
        </w:rPr>
      </w:pPr>
      <w:r w:rsidRPr="009112E5">
        <w:rPr>
          <w:rFonts w:cs="Times New Roman"/>
          <w:color w:val="auto"/>
        </w:rPr>
        <w:t xml:space="preserve">41. </w:t>
      </w:r>
      <w:r w:rsidRPr="009112E5">
        <w:rPr>
          <w:rFonts w:cs="Times New Roman"/>
          <w:color w:val="auto"/>
        </w:rPr>
        <w:tab/>
        <w:t xml:space="preserve">H. M. Kang, </w:t>
      </w:r>
      <w:r w:rsidRPr="009112E5">
        <w:rPr>
          <w:rFonts w:cs="Times New Roman"/>
          <w:i/>
          <w:iCs/>
          <w:color w:val="auto"/>
        </w:rPr>
        <w:t>et al.</w:t>
      </w:r>
      <w:r w:rsidRPr="009112E5">
        <w:rPr>
          <w:rFonts w:cs="Times New Roman"/>
          <w:color w:val="auto"/>
        </w:rPr>
        <w:t xml:space="preserve">, Multiplexed droplet single-cell RNA-sequencing using natural genetic variation. </w:t>
      </w:r>
      <w:r w:rsidRPr="009112E5">
        <w:rPr>
          <w:rFonts w:cs="Times New Roman"/>
          <w:i/>
          <w:iCs/>
          <w:color w:val="auto"/>
        </w:rPr>
        <w:t>Nat Biotechnol</w:t>
      </w:r>
      <w:r w:rsidRPr="009112E5">
        <w:rPr>
          <w:rFonts w:cs="Times New Roman"/>
          <w:color w:val="auto"/>
        </w:rPr>
        <w:t xml:space="preserve"> </w:t>
      </w:r>
      <w:r w:rsidRPr="009112E5">
        <w:rPr>
          <w:rFonts w:cs="Times New Roman"/>
          <w:b/>
          <w:bCs/>
          <w:color w:val="auto"/>
        </w:rPr>
        <w:t>36</w:t>
      </w:r>
      <w:r w:rsidRPr="009112E5">
        <w:rPr>
          <w:rFonts w:cs="Times New Roman"/>
          <w:color w:val="auto"/>
        </w:rPr>
        <w:t>, 89–94 (2018).</w:t>
      </w:r>
    </w:p>
    <w:p w14:paraId="159339C8" w14:textId="77777777" w:rsidR="009112E5" w:rsidRPr="009112E5" w:rsidRDefault="009112E5" w:rsidP="009112E5">
      <w:pPr>
        <w:pStyle w:val="Bibliography"/>
        <w:rPr>
          <w:rFonts w:cs="Times New Roman"/>
          <w:color w:val="auto"/>
        </w:rPr>
      </w:pPr>
      <w:r w:rsidRPr="009112E5">
        <w:rPr>
          <w:rFonts w:cs="Times New Roman"/>
          <w:color w:val="auto"/>
        </w:rPr>
        <w:t xml:space="preserve">42. </w:t>
      </w:r>
      <w:r w:rsidRPr="009112E5">
        <w:rPr>
          <w:rFonts w:cs="Times New Roman"/>
          <w:color w:val="auto"/>
        </w:rPr>
        <w:tab/>
        <w:t xml:space="preserve">S. Megas, V. Lorenzi, J. C. Marioni, EmptyDropsMultiome discriminates real cells from background in single-cell multiomics assays. </w:t>
      </w:r>
      <w:r w:rsidRPr="009112E5">
        <w:rPr>
          <w:rFonts w:cs="Times New Roman"/>
          <w:i/>
          <w:iCs/>
          <w:color w:val="auto"/>
        </w:rPr>
        <w:t>Genome Biology</w:t>
      </w:r>
      <w:r w:rsidRPr="009112E5">
        <w:rPr>
          <w:rFonts w:cs="Times New Roman"/>
          <w:color w:val="auto"/>
        </w:rPr>
        <w:t xml:space="preserve"> </w:t>
      </w:r>
      <w:r w:rsidRPr="009112E5">
        <w:rPr>
          <w:rFonts w:cs="Times New Roman"/>
          <w:b/>
          <w:bCs/>
          <w:color w:val="auto"/>
        </w:rPr>
        <w:t>25</w:t>
      </w:r>
      <w:r w:rsidRPr="009112E5">
        <w:rPr>
          <w:rFonts w:cs="Times New Roman"/>
          <w:color w:val="auto"/>
        </w:rPr>
        <w:t>, 121 (2024).</w:t>
      </w:r>
    </w:p>
    <w:p w14:paraId="4C1C5EF5" w14:textId="77777777" w:rsidR="009112E5" w:rsidRPr="009112E5" w:rsidRDefault="009112E5" w:rsidP="009112E5">
      <w:pPr>
        <w:pStyle w:val="Bibliography"/>
        <w:rPr>
          <w:rFonts w:cs="Times New Roman"/>
          <w:color w:val="auto"/>
        </w:rPr>
      </w:pPr>
      <w:r w:rsidRPr="009112E5">
        <w:rPr>
          <w:rFonts w:cs="Times New Roman"/>
          <w:color w:val="auto"/>
        </w:rPr>
        <w:t xml:space="preserve">43. </w:t>
      </w:r>
      <w:r w:rsidRPr="009112E5">
        <w:rPr>
          <w:rFonts w:cs="Times New Roman"/>
          <w:color w:val="auto"/>
        </w:rPr>
        <w:tab/>
        <w:t xml:space="preserve">I. Korsunsky, </w:t>
      </w:r>
      <w:r w:rsidRPr="009112E5">
        <w:rPr>
          <w:rFonts w:cs="Times New Roman"/>
          <w:i/>
          <w:iCs/>
          <w:color w:val="auto"/>
        </w:rPr>
        <w:t>et al.</w:t>
      </w:r>
      <w:r w:rsidRPr="009112E5">
        <w:rPr>
          <w:rFonts w:cs="Times New Roman"/>
          <w:color w:val="auto"/>
        </w:rPr>
        <w:t xml:space="preserve">, Fast, sensitive, and accurate integration of single cell data with Harmony. </w:t>
      </w:r>
      <w:r w:rsidRPr="009112E5">
        <w:rPr>
          <w:rFonts w:cs="Times New Roman"/>
          <w:i/>
          <w:iCs/>
          <w:color w:val="auto"/>
        </w:rPr>
        <w:t>Nat Methods</w:t>
      </w:r>
      <w:r w:rsidRPr="009112E5">
        <w:rPr>
          <w:rFonts w:cs="Times New Roman"/>
          <w:color w:val="auto"/>
        </w:rPr>
        <w:t xml:space="preserve"> </w:t>
      </w:r>
      <w:r w:rsidRPr="009112E5">
        <w:rPr>
          <w:rFonts w:cs="Times New Roman"/>
          <w:b/>
          <w:bCs/>
          <w:color w:val="auto"/>
        </w:rPr>
        <w:t>16</w:t>
      </w:r>
      <w:r w:rsidRPr="009112E5">
        <w:rPr>
          <w:rFonts w:cs="Times New Roman"/>
          <w:color w:val="auto"/>
        </w:rPr>
        <w:t>, 1289–1296 (2019).</w:t>
      </w:r>
    </w:p>
    <w:p w14:paraId="7773CAC5" w14:textId="77777777" w:rsidR="009112E5" w:rsidRPr="009112E5" w:rsidRDefault="009112E5" w:rsidP="009112E5">
      <w:pPr>
        <w:pStyle w:val="Bibliography"/>
        <w:rPr>
          <w:rFonts w:cs="Times New Roman"/>
          <w:color w:val="auto"/>
        </w:rPr>
      </w:pPr>
      <w:r w:rsidRPr="009112E5">
        <w:rPr>
          <w:rFonts w:cs="Times New Roman"/>
          <w:color w:val="auto"/>
        </w:rPr>
        <w:lastRenderedPageBreak/>
        <w:t xml:space="preserve">44. </w:t>
      </w:r>
      <w:r w:rsidRPr="009112E5">
        <w:rPr>
          <w:rFonts w:cs="Times New Roman"/>
          <w:color w:val="auto"/>
        </w:rPr>
        <w:tab/>
        <w:t>Y. Bai, L. Chu, A Graph-based Approach to Estimating the Number of Clusters. [Preprint] (2024). Available at: http://arxiv.org/abs/2402.15600 [Accessed 11 March 2025].</w:t>
      </w:r>
    </w:p>
    <w:p w14:paraId="3036EBBE" w14:textId="77777777" w:rsidR="009112E5" w:rsidRPr="009112E5" w:rsidRDefault="009112E5" w:rsidP="009112E5">
      <w:pPr>
        <w:pStyle w:val="Bibliography"/>
        <w:rPr>
          <w:rFonts w:cs="Times New Roman"/>
          <w:color w:val="auto"/>
        </w:rPr>
      </w:pPr>
      <w:r w:rsidRPr="009112E5">
        <w:rPr>
          <w:rFonts w:cs="Times New Roman"/>
          <w:color w:val="auto"/>
        </w:rPr>
        <w:t xml:space="preserve">45. </w:t>
      </w:r>
      <w:r w:rsidRPr="009112E5">
        <w:rPr>
          <w:rFonts w:cs="Times New Roman"/>
          <w:color w:val="auto"/>
        </w:rPr>
        <w:tab/>
        <w:t xml:space="preserve">K. P. Maruska, J. M. Butler, K. E. Field, D. T. Porter, Localization of glutamatergic, GABAergic, and cholinergic neurons in the brain of the African cichlid fish, Astatotilapia burtoni. </w:t>
      </w:r>
      <w:r w:rsidRPr="009112E5">
        <w:rPr>
          <w:rFonts w:cs="Times New Roman"/>
          <w:i/>
          <w:iCs/>
          <w:color w:val="auto"/>
        </w:rPr>
        <w:t>J Comp Neurol</w:t>
      </w:r>
      <w:r w:rsidRPr="009112E5">
        <w:rPr>
          <w:rFonts w:cs="Times New Roman"/>
          <w:color w:val="auto"/>
        </w:rPr>
        <w:t xml:space="preserve"> </w:t>
      </w:r>
      <w:r w:rsidRPr="009112E5">
        <w:rPr>
          <w:rFonts w:cs="Times New Roman"/>
          <w:b/>
          <w:bCs/>
          <w:color w:val="auto"/>
        </w:rPr>
        <w:t>525</w:t>
      </w:r>
      <w:r w:rsidRPr="009112E5">
        <w:rPr>
          <w:rFonts w:cs="Times New Roman"/>
          <w:color w:val="auto"/>
        </w:rPr>
        <w:t>, 610–638 (2017).</w:t>
      </w:r>
    </w:p>
    <w:p w14:paraId="45FE9B62" w14:textId="77777777" w:rsidR="009112E5" w:rsidRPr="009112E5" w:rsidRDefault="009112E5" w:rsidP="009112E5">
      <w:pPr>
        <w:pStyle w:val="Bibliography"/>
        <w:rPr>
          <w:rFonts w:cs="Times New Roman"/>
          <w:color w:val="auto"/>
        </w:rPr>
      </w:pPr>
      <w:r w:rsidRPr="009112E5">
        <w:rPr>
          <w:rFonts w:cs="Times New Roman"/>
          <w:color w:val="auto"/>
        </w:rPr>
        <w:t xml:space="preserve">46. </w:t>
      </w:r>
      <w:r w:rsidRPr="009112E5">
        <w:rPr>
          <w:rFonts w:cs="Times New Roman"/>
          <w:color w:val="auto"/>
        </w:rPr>
        <w:tab/>
        <w:t xml:space="preserve">Z. V. Johnson, </w:t>
      </w:r>
      <w:r w:rsidRPr="009112E5">
        <w:rPr>
          <w:rFonts w:cs="Times New Roman"/>
          <w:i/>
          <w:iCs/>
          <w:color w:val="auto"/>
        </w:rPr>
        <w:t>et al.</w:t>
      </w:r>
      <w:r w:rsidRPr="009112E5">
        <w:rPr>
          <w:rFonts w:cs="Times New Roman"/>
          <w:color w:val="auto"/>
        </w:rPr>
        <w:t xml:space="preserve">, Cellular profiling of a recently-evolved social behavior in cichlid fishes. </w:t>
      </w:r>
      <w:r w:rsidRPr="009112E5">
        <w:rPr>
          <w:rFonts w:cs="Times New Roman"/>
          <w:i/>
          <w:iCs/>
          <w:color w:val="auto"/>
        </w:rPr>
        <w:t>Nat Commun</w:t>
      </w:r>
      <w:r w:rsidRPr="009112E5">
        <w:rPr>
          <w:rFonts w:cs="Times New Roman"/>
          <w:color w:val="auto"/>
        </w:rPr>
        <w:t xml:space="preserve"> </w:t>
      </w:r>
      <w:r w:rsidRPr="009112E5">
        <w:rPr>
          <w:rFonts w:cs="Times New Roman"/>
          <w:b/>
          <w:bCs/>
          <w:color w:val="auto"/>
        </w:rPr>
        <w:t>14</w:t>
      </w:r>
      <w:r w:rsidRPr="009112E5">
        <w:rPr>
          <w:rFonts w:cs="Times New Roman"/>
          <w:color w:val="auto"/>
        </w:rPr>
        <w:t>, 4891 (2023).</w:t>
      </w:r>
    </w:p>
    <w:p w14:paraId="539BE3C1" w14:textId="77777777" w:rsidR="009112E5" w:rsidRPr="009112E5" w:rsidRDefault="009112E5" w:rsidP="009112E5">
      <w:pPr>
        <w:pStyle w:val="Bibliography"/>
        <w:rPr>
          <w:rFonts w:cs="Times New Roman"/>
          <w:color w:val="auto"/>
        </w:rPr>
      </w:pPr>
      <w:r w:rsidRPr="009112E5">
        <w:rPr>
          <w:rFonts w:cs="Times New Roman"/>
          <w:color w:val="auto"/>
        </w:rPr>
        <w:t xml:space="preserve">47. </w:t>
      </w:r>
      <w:r w:rsidRPr="009112E5">
        <w:rPr>
          <w:rFonts w:cs="Times New Roman"/>
          <w:color w:val="auto"/>
        </w:rPr>
        <w:tab/>
        <w:t xml:space="preserve">M. G. Connolly, </w:t>
      </w:r>
      <w:r w:rsidRPr="009112E5">
        <w:rPr>
          <w:rFonts w:cs="Times New Roman"/>
          <w:i/>
          <w:iCs/>
          <w:color w:val="auto"/>
        </w:rPr>
        <w:t>et al.</w:t>
      </w:r>
      <w:r w:rsidRPr="009112E5">
        <w:rPr>
          <w:rFonts w:cs="Times New Roman"/>
          <w:color w:val="auto"/>
        </w:rPr>
        <w:t xml:space="preserve">, Single-Nucleus RNA Sequencing Reveals Enduring Signatures of Acute Stress and Chronic Exercise in Striatal Microglia. </w:t>
      </w:r>
      <w:r w:rsidRPr="009112E5">
        <w:rPr>
          <w:rFonts w:cs="Times New Roman"/>
          <w:i/>
          <w:iCs/>
          <w:color w:val="auto"/>
        </w:rPr>
        <w:t>Genes, Brain and Behavior</w:t>
      </w:r>
      <w:r w:rsidRPr="009112E5">
        <w:rPr>
          <w:rFonts w:cs="Times New Roman"/>
          <w:color w:val="auto"/>
        </w:rPr>
        <w:t xml:space="preserve"> </w:t>
      </w:r>
      <w:r w:rsidRPr="009112E5">
        <w:rPr>
          <w:rFonts w:cs="Times New Roman"/>
          <w:b/>
          <w:bCs/>
          <w:color w:val="auto"/>
        </w:rPr>
        <w:t>24</w:t>
      </w:r>
      <w:r w:rsidRPr="009112E5">
        <w:rPr>
          <w:rFonts w:cs="Times New Roman"/>
          <w:color w:val="auto"/>
        </w:rPr>
        <w:t>, e70019 (2025).</w:t>
      </w:r>
    </w:p>
    <w:p w14:paraId="1E7D4532" w14:textId="77777777" w:rsidR="009112E5" w:rsidRPr="009112E5" w:rsidRDefault="009112E5" w:rsidP="009112E5">
      <w:pPr>
        <w:pStyle w:val="Bibliography"/>
        <w:rPr>
          <w:rFonts w:cs="Times New Roman"/>
          <w:color w:val="auto"/>
        </w:rPr>
      </w:pPr>
      <w:r w:rsidRPr="009112E5">
        <w:rPr>
          <w:rFonts w:cs="Times New Roman"/>
          <w:color w:val="auto"/>
        </w:rPr>
        <w:t xml:space="preserve">48. </w:t>
      </w:r>
      <w:r w:rsidRPr="009112E5">
        <w:rPr>
          <w:rFonts w:cs="Times New Roman"/>
          <w:color w:val="auto"/>
        </w:rPr>
        <w:tab/>
        <w:t xml:space="preserve">D. Bates, </w:t>
      </w:r>
      <w:r w:rsidRPr="009112E5">
        <w:rPr>
          <w:rFonts w:cs="Times New Roman"/>
          <w:i/>
          <w:iCs/>
          <w:color w:val="auto"/>
        </w:rPr>
        <w:t>et al.</w:t>
      </w:r>
      <w:r w:rsidRPr="009112E5">
        <w:rPr>
          <w:rFonts w:cs="Times New Roman"/>
          <w:color w:val="auto"/>
        </w:rPr>
        <w:t>, lme4: Linear Mixed-Effects Models using “Eigen” and S4. (2024). Deposited 3 July 2024.</w:t>
      </w:r>
    </w:p>
    <w:p w14:paraId="46D46016" w14:textId="77777777" w:rsidR="009112E5" w:rsidRPr="009112E5" w:rsidRDefault="009112E5" w:rsidP="009112E5">
      <w:pPr>
        <w:pStyle w:val="Bibliography"/>
        <w:rPr>
          <w:rFonts w:cs="Times New Roman"/>
          <w:color w:val="auto"/>
        </w:rPr>
      </w:pPr>
      <w:r w:rsidRPr="009112E5">
        <w:rPr>
          <w:rFonts w:cs="Times New Roman"/>
          <w:color w:val="auto"/>
        </w:rPr>
        <w:t xml:space="preserve">49. </w:t>
      </w:r>
      <w:r w:rsidRPr="009112E5">
        <w:rPr>
          <w:rFonts w:cs="Times New Roman"/>
          <w:color w:val="auto"/>
        </w:rPr>
        <w:tab/>
        <w:t xml:space="preserve">F. Pedregosa, </w:t>
      </w:r>
      <w:r w:rsidRPr="009112E5">
        <w:rPr>
          <w:rFonts w:cs="Times New Roman"/>
          <w:i/>
          <w:iCs/>
          <w:color w:val="auto"/>
        </w:rPr>
        <w:t>et al.</w:t>
      </w:r>
      <w:r w:rsidRPr="009112E5">
        <w:rPr>
          <w:rFonts w:cs="Times New Roman"/>
          <w:color w:val="auto"/>
        </w:rPr>
        <w:t xml:space="preserve">, Scikit-learn: Machine Learning in Python. </w:t>
      </w:r>
      <w:r w:rsidRPr="009112E5">
        <w:rPr>
          <w:rFonts w:cs="Times New Roman"/>
          <w:i/>
          <w:iCs/>
          <w:color w:val="auto"/>
        </w:rPr>
        <w:t>Journal of Machine Learning Research</w:t>
      </w:r>
      <w:r w:rsidRPr="009112E5">
        <w:rPr>
          <w:rFonts w:cs="Times New Roman"/>
          <w:color w:val="auto"/>
        </w:rPr>
        <w:t xml:space="preserve"> </w:t>
      </w:r>
      <w:r w:rsidRPr="009112E5">
        <w:rPr>
          <w:rFonts w:cs="Times New Roman"/>
          <w:b/>
          <w:bCs/>
          <w:color w:val="auto"/>
        </w:rPr>
        <w:t>12</w:t>
      </w:r>
      <w:r w:rsidRPr="009112E5">
        <w:rPr>
          <w:rFonts w:cs="Times New Roman"/>
          <w:color w:val="auto"/>
        </w:rPr>
        <w:t>, 2825–2830 (2011).</w:t>
      </w:r>
    </w:p>
    <w:p w14:paraId="5C770C6C" w14:textId="77777777" w:rsidR="009112E5" w:rsidRPr="009112E5" w:rsidRDefault="009112E5" w:rsidP="009112E5">
      <w:pPr>
        <w:pStyle w:val="Bibliography"/>
        <w:rPr>
          <w:rFonts w:cs="Times New Roman"/>
          <w:color w:val="auto"/>
        </w:rPr>
      </w:pPr>
      <w:r w:rsidRPr="009112E5">
        <w:rPr>
          <w:rFonts w:cs="Times New Roman"/>
          <w:color w:val="auto"/>
        </w:rPr>
        <w:t xml:space="preserve">50. </w:t>
      </w:r>
      <w:r w:rsidRPr="009112E5">
        <w:rPr>
          <w:rFonts w:cs="Times New Roman"/>
          <w:color w:val="auto"/>
        </w:rPr>
        <w:tab/>
        <w:t xml:space="preserve">G. S. Gulati, </w:t>
      </w:r>
      <w:r w:rsidRPr="009112E5">
        <w:rPr>
          <w:rFonts w:cs="Times New Roman"/>
          <w:i/>
          <w:iCs/>
          <w:color w:val="auto"/>
        </w:rPr>
        <w:t>et al.</w:t>
      </w:r>
      <w:r w:rsidRPr="009112E5">
        <w:rPr>
          <w:rFonts w:cs="Times New Roman"/>
          <w:color w:val="auto"/>
        </w:rPr>
        <w:t xml:space="preserve">, Single-cell transcriptional diversity is a hallmark of developmental potential. </w:t>
      </w:r>
      <w:r w:rsidRPr="009112E5">
        <w:rPr>
          <w:rFonts w:cs="Times New Roman"/>
          <w:i/>
          <w:iCs/>
          <w:color w:val="auto"/>
        </w:rPr>
        <w:t>Science</w:t>
      </w:r>
      <w:r w:rsidRPr="009112E5">
        <w:rPr>
          <w:rFonts w:cs="Times New Roman"/>
          <w:color w:val="auto"/>
        </w:rPr>
        <w:t xml:space="preserve"> </w:t>
      </w:r>
      <w:r w:rsidRPr="009112E5">
        <w:rPr>
          <w:rFonts w:cs="Times New Roman"/>
          <w:b/>
          <w:bCs/>
          <w:color w:val="auto"/>
        </w:rPr>
        <w:t>367</w:t>
      </w:r>
      <w:r w:rsidRPr="009112E5">
        <w:rPr>
          <w:rFonts w:cs="Times New Roman"/>
          <w:color w:val="auto"/>
        </w:rPr>
        <w:t>, 405–411 (2020).</w:t>
      </w:r>
    </w:p>
    <w:p w14:paraId="5E2482AB" w14:textId="77777777" w:rsidR="009112E5" w:rsidRPr="009112E5" w:rsidRDefault="009112E5" w:rsidP="009112E5">
      <w:pPr>
        <w:pStyle w:val="Bibliography"/>
        <w:rPr>
          <w:rFonts w:cs="Times New Roman"/>
          <w:color w:val="auto"/>
        </w:rPr>
      </w:pPr>
      <w:r w:rsidRPr="009112E5">
        <w:rPr>
          <w:rFonts w:cs="Times New Roman"/>
          <w:color w:val="auto"/>
        </w:rPr>
        <w:t xml:space="preserve">51. </w:t>
      </w:r>
      <w:r w:rsidRPr="009112E5">
        <w:rPr>
          <w:rFonts w:cs="Times New Roman"/>
          <w:color w:val="auto"/>
        </w:rPr>
        <w:tab/>
        <w:t xml:space="preserve">S. Aibar, </w:t>
      </w:r>
      <w:r w:rsidRPr="009112E5">
        <w:rPr>
          <w:rFonts w:cs="Times New Roman"/>
          <w:i/>
          <w:iCs/>
          <w:color w:val="auto"/>
        </w:rPr>
        <w:t>et al.</w:t>
      </w:r>
      <w:r w:rsidRPr="009112E5">
        <w:rPr>
          <w:rFonts w:cs="Times New Roman"/>
          <w:color w:val="auto"/>
        </w:rPr>
        <w:t xml:space="preserve">, SCENIC: single-cell regulatory network inference and clustering. </w:t>
      </w:r>
      <w:r w:rsidRPr="009112E5">
        <w:rPr>
          <w:rFonts w:cs="Times New Roman"/>
          <w:i/>
          <w:iCs/>
          <w:color w:val="auto"/>
        </w:rPr>
        <w:t>Nat Methods</w:t>
      </w:r>
      <w:r w:rsidRPr="009112E5">
        <w:rPr>
          <w:rFonts w:cs="Times New Roman"/>
          <w:color w:val="auto"/>
        </w:rPr>
        <w:t xml:space="preserve"> </w:t>
      </w:r>
      <w:r w:rsidRPr="009112E5">
        <w:rPr>
          <w:rFonts w:cs="Times New Roman"/>
          <w:b/>
          <w:bCs/>
          <w:color w:val="auto"/>
        </w:rPr>
        <w:t>14</w:t>
      </w:r>
      <w:r w:rsidRPr="009112E5">
        <w:rPr>
          <w:rFonts w:cs="Times New Roman"/>
          <w:color w:val="auto"/>
        </w:rPr>
        <w:t>, 1083–1086 (2017).</w:t>
      </w:r>
    </w:p>
    <w:p w14:paraId="15D1B0F5" w14:textId="5756A484" w:rsidR="002613B6" w:rsidRPr="00013D8B" w:rsidRDefault="004F6DBB" w:rsidP="009112E5">
      <w:pPr>
        <w:pStyle w:val="Bibliography"/>
      </w:pPr>
      <w:r>
        <w:fldChar w:fldCharType="end"/>
      </w:r>
    </w:p>
    <w:sectPr w:rsidR="002613B6" w:rsidRPr="00013D8B" w:rsidSect="004816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ham, Gabriel J." w:date="2026-08-04T10:46:00Z" w:initials="GGJ">
    <w:p w14:paraId="4C30DA5A" w14:textId="77777777" w:rsidR="00DC329C" w:rsidRDefault="00DC329C" w:rsidP="00DC329C">
      <w:r>
        <w:rPr>
          <w:rStyle w:val="CommentReference"/>
        </w:rPr>
        <w:annotationRef/>
      </w:r>
      <w:r>
        <w:rPr>
          <w:sz w:val="20"/>
          <w:szCs w:val="20"/>
        </w:rPr>
        <w:t>Please add appropriate affiliations</w:t>
      </w:r>
    </w:p>
  </w:comment>
  <w:comment w:id="1" w:author="Rhodes, Justin S" w:date="2026-09-08T13:17:00Z" w:initials="JR">
    <w:p w14:paraId="2588272D" w14:textId="77777777" w:rsidR="005739D4" w:rsidRDefault="005739D4" w:rsidP="005739D4">
      <w:pPr>
        <w:pStyle w:val="CommentText"/>
      </w:pPr>
      <w:r>
        <w:rPr>
          <w:rStyle w:val="CommentReference"/>
        </w:rPr>
        <w:annotationRef/>
      </w:r>
      <w:r>
        <w:t xml:space="preserve">You can do as best you can and flag the individual authors to check </w:t>
      </w:r>
    </w:p>
  </w:comment>
  <w:comment w:id="15" w:author="Rhodes, Justin S" w:date="2026-09-03T11:47:00Z" w:initials="JR">
    <w:p w14:paraId="514A464A" w14:textId="77777777" w:rsidR="00A335BB" w:rsidRDefault="00A335BB" w:rsidP="00A335BB">
      <w:pPr>
        <w:pStyle w:val="CommentText"/>
      </w:pPr>
      <w:r>
        <w:rPr>
          <w:rStyle w:val="CommentReference"/>
        </w:rPr>
        <w:annotationRef/>
      </w:r>
      <w:r>
        <w:rPr>
          <w:color w:val="000000"/>
        </w:rPr>
        <w:t>Shortened to less than 250 words. Make sure it is accurate as written</w:t>
      </w:r>
    </w:p>
  </w:comment>
  <w:comment w:id="52" w:author="Graham, Gabriel J." w:date="2026-08-24T12:10:00Z" w:initials="GGJ">
    <w:p w14:paraId="710CBBD1" w14:textId="77777777" w:rsidR="00E71265" w:rsidRDefault="00E71265" w:rsidP="00E71265">
      <w:r>
        <w:rPr>
          <w:rStyle w:val="CommentReference"/>
        </w:rPr>
        <w:annotationRef/>
      </w:r>
      <w:r>
        <w:rPr>
          <w:sz w:val="20"/>
          <w:szCs w:val="20"/>
        </w:rPr>
        <w:t>Do you want to include something about the GRN analysis here?</w:t>
      </w:r>
    </w:p>
  </w:comment>
  <w:comment w:id="53" w:author="Rhodes, Justin S" w:date="2026-09-03T07:13:00Z" w:initials="JR">
    <w:p w14:paraId="652C6753" w14:textId="77777777" w:rsidR="00B04808" w:rsidRDefault="00B04808" w:rsidP="00B04808">
      <w:pPr>
        <w:pStyle w:val="CommentText"/>
      </w:pPr>
      <w:r>
        <w:rPr>
          <w:rStyle w:val="CommentReference"/>
        </w:rPr>
        <w:annotationRef/>
      </w:r>
      <w:r>
        <w:t>I don’t think necessary</w:t>
      </w:r>
    </w:p>
  </w:comment>
  <w:comment w:id="64" w:author="Rhodes, Justin S" w:date="2026-09-05T08:00:00Z" w:initials="JR">
    <w:p w14:paraId="232870ED" w14:textId="77777777" w:rsidR="00B16A1B" w:rsidRDefault="00FF6E5D" w:rsidP="00B16A1B">
      <w:pPr>
        <w:pStyle w:val="CommentText"/>
      </w:pPr>
      <w:r>
        <w:rPr>
          <w:rStyle w:val="CommentReference"/>
        </w:rPr>
        <w:annotationRef/>
      </w:r>
      <w:r w:rsidR="00B16A1B">
        <w:rPr>
          <w:color w:val="000000"/>
        </w:rPr>
        <w:t xml:space="preserve">Lets expamd this out. This is not sufficient. I don’t think the fact that the lengths and weights were in between males and females necessarily means they were in sex change, it depends on what their masses were when they  started the experiment.    Can you please send me this supplementary figure you have for this?  When we paired them together we measured them and when we euthanized them we measured them, so I would say something like intermediates grew by xx% (+/- SE) in length whereas their partners only grew by xx% over the same time period (a significant difference; p=xx).  This is 2 way repeated measures with time as repeated This indicates intermediates where in the process of sex change. The Late intermediates grew by xx% and similary their partners only xx%.  New females grew by xx%, and their partners by xx%.  Similar results were observed for weights.  </w:t>
      </w:r>
    </w:p>
  </w:comment>
  <w:comment w:id="67" w:author="Graham, Gabriel J." w:date="2026-08-07T14:49:00Z" w:initials="GGJ">
    <w:p w14:paraId="5E3AEC00" w14:textId="77777777" w:rsidR="00D770B1" w:rsidRDefault="002108AE" w:rsidP="00D770B1">
      <w:r>
        <w:rPr>
          <w:rStyle w:val="CommentReference"/>
        </w:rPr>
        <w:annotationRef/>
      </w:r>
      <w:r w:rsidR="00D770B1">
        <w:rPr>
          <w:sz w:val="20"/>
          <w:szCs w:val="20"/>
        </w:rPr>
        <w:t>Curious how you think we can portray this cause to me it seems like ovarian tissue doesnt change (maybe we can show raw volume in supplemental if you want), but testicular reduces, leading to the increase in ovarian</w:t>
      </w:r>
    </w:p>
  </w:comment>
  <w:comment w:id="68" w:author="Rhodes, Justin S" w:date="2026-09-07T16:39:00Z" w:initials="JR">
    <w:p w14:paraId="6BF0BAC3" w14:textId="77777777" w:rsidR="00B16A1B" w:rsidRDefault="00B16A1B" w:rsidP="00B16A1B">
      <w:pPr>
        <w:pStyle w:val="CommentText"/>
      </w:pPr>
      <w:r>
        <w:rPr>
          <w:rStyle w:val="CommentReference"/>
        </w:rPr>
        <w:annotationRef/>
      </w:r>
      <w:r>
        <w:rPr>
          <w:color w:val="000000"/>
        </w:rPr>
        <w:t xml:space="preserve">Yes that is what we need to say or I meant to say.  </w:t>
      </w:r>
    </w:p>
  </w:comment>
  <w:comment w:id="69" w:author="Graham, Gabriel J." w:date="2026-08-24T12:14:00Z" w:initials="GGJ">
    <w:p w14:paraId="3C4ECC42" w14:textId="2379CC57" w:rsidR="00715C76" w:rsidRDefault="00715C76" w:rsidP="00715C76">
      <w:r>
        <w:rPr>
          <w:rStyle w:val="CommentReference"/>
        </w:rPr>
        <w:annotationRef/>
      </w:r>
      <w:r>
        <w:rPr>
          <w:sz w:val="20"/>
          <w:szCs w:val="20"/>
        </w:rPr>
        <w:t>Coltan can you review the figure and see if there is anything you want to change about it</w:t>
      </w:r>
    </w:p>
  </w:comment>
  <w:comment w:id="70" w:author="Graham, Gabriel J." w:date="2026-07-21T16:42:00Z" w:initials="GG">
    <w:p w14:paraId="4311B93F" w14:textId="77777777" w:rsidR="0018081A" w:rsidRDefault="0018081A" w:rsidP="00C97163">
      <w:pPr>
        <w:pStyle w:val="CommentText"/>
      </w:pPr>
      <w:r>
        <w:rPr>
          <w:rStyle w:val="CommentReference"/>
        </w:rPr>
        <w:annotationRef/>
      </w:r>
      <w:r>
        <w:rPr>
          <w:color w:val="000000"/>
        </w:rPr>
        <w:t>Katie I’m not sure if you want to edit this since we used harmony for the clustering, or if you want to keep that to only being discussed in methods</w:t>
      </w:r>
    </w:p>
  </w:comment>
  <w:comment w:id="71" w:author="Rhodes, Justin S" w:date="2026-09-07T16:38:00Z" w:initials="JR">
    <w:p w14:paraId="15F67AB4" w14:textId="77777777" w:rsidR="00B16A1B" w:rsidRDefault="00B16A1B" w:rsidP="00B16A1B">
      <w:pPr>
        <w:pStyle w:val="CommentText"/>
      </w:pPr>
      <w:r>
        <w:rPr>
          <w:rStyle w:val="CommentReference"/>
        </w:rPr>
        <w:annotationRef/>
      </w:r>
      <w:r>
        <w:t>Put notes to specific authors directly in the text with xx so it is easy to search for them.  Or better, for each author use a different double symbol, like yy, zz, so they can search for them and find them easily.</w:t>
      </w:r>
    </w:p>
  </w:comment>
  <w:comment w:id="73" w:author="Graham, Gabriel J." w:date="2026-08-07T15:27:00Z" w:initials="GGJ">
    <w:p w14:paraId="4D244D0F" w14:textId="77777777" w:rsidR="00E318E3" w:rsidRDefault="00E318E3" w:rsidP="00E318E3">
      <w:r>
        <w:rPr>
          <w:rStyle w:val="CommentReference"/>
        </w:rPr>
        <w:annotationRef/>
      </w:r>
      <w:r>
        <w:rPr>
          <w:sz w:val="20"/>
          <w:szCs w:val="20"/>
        </w:rPr>
        <w:t>Im confused I thought it was 2 fish per slice and we had 4 slices?</w:t>
      </w:r>
    </w:p>
  </w:comment>
  <w:comment w:id="74" w:author="Rhodes, Justin S" w:date="2026-09-04T13:39:00Z" w:initials="JR">
    <w:p w14:paraId="626A5B9E" w14:textId="77777777" w:rsidR="0023586C" w:rsidRDefault="0023586C" w:rsidP="0023586C">
      <w:pPr>
        <w:pStyle w:val="CommentText"/>
      </w:pPr>
      <w:r>
        <w:rPr>
          <w:rStyle w:val="CommentReference"/>
        </w:rPr>
        <w:annotationRef/>
      </w:r>
      <w:r>
        <w:t>Two of the sections were the same two fish.  The other two sections were each different fish.</w:t>
      </w:r>
    </w:p>
  </w:comment>
  <w:comment w:id="72" w:author="Graham, Gabriel J." w:date="2026-07-17T17:08:00Z" w:initials="GG">
    <w:p w14:paraId="07AE4962" w14:textId="77777777" w:rsidR="0018081A" w:rsidRDefault="0018081A" w:rsidP="009D42E4">
      <w:pPr>
        <w:pStyle w:val="CommentText"/>
      </w:pPr>
      <w:r>
        <w:rPr>
          <w:rStyle w:val="CommentReference"/>
        </w:rPr>
        <w:annotationRef/>
      </w:r>
      <w:r>
        <w:t>Curious what others think should be supplemental from this section, an idea would be a supplementary figure with a UMAP. Dotplot for each cell type, and then one or a few example sections? Anything else?</w:t>
      </w:r>
    </w:p>
  </w:comment>
  <w:comment w:id="75" w:author="Graham, Gabriel J." w:date="2026-08-31T11:50:00Z" w:initials="GGJ">
    <w:p w14:paraId="2F139C62" w14:textId="77777777" w:rsidR="00D770B1" w:rsidRDefault="00D770B1" w:rsidP="00D770B1">
      <w:r>
        <w:rPr>
          <w:rStyle w:val="CommentReference"/>
        </w:rPr>
        <w:annotationRef/>
      </w:r>
      <w:r>
        <w:rPr>
          <w:sz w:val="20"/>
          <w:szCs w:val="20"/>
        </w:rPr>
        <w:t>Gabe add adult sex change citation</w:t>
      </w:r>
    </w:p>
  </w:comment>
  <w:comment w:id="77" w:author="Graham, Gabriel J." w:date="2026-08-31T11:54:00Z" w:initials="GGJ">
    <w:p w14:paraId="21838C2D" w14:textId="77777777" w:rsidR="00D770B1" w:rsidRDefault="00D770B1" w:rsidP="00D770B1">
      <w:r>
        <w:rPr>
          <w:rStyle w:val="CommentReference"/>
        </w:rPr>
        <w:annotationRef/>
      </w:r>
      <w:r>
        <w:rPr>
          <w:sz w:val="20"/>
          <w:szCs w:val="20"/>
        </w:rPr>
        <w:t>gabe add mutual best hit methods for parent and child clusters</w:t>
      </w:r>
    </w:p>
  </w:comment>
  <w:comment w:id="78" w:author="Graham, Gabriel J." w:date="2026-08-31T11:57:00Z" w:initials="GGJ">
    <w:p w14:paraId="094B3294" w14:textId="77777777" w:rsidR="00D770B1" w:rsidRDefault="00D770B1" w:rsidP="00D770B1">
      <w:r>
        <w:rPr>
          <w:rStyle w:val="CommentReference"/>
        </w:rPr>
        <w:annotationRef/>
      </w:r>
      <w:r>
        <w:rPr>
          <w:sz w:val="20"/>
          <w:szCs w:val="20"/>
        </w:rPr>
        <w:t>also label multiome clusters in the files</w:t>
      </w:r>
    </w:p>
  </w:comment>
  <w:comment w:id="86" w:author="Rhodes, Justin S" w:date="2026-09-04T13:45:00Z" w:initials="JR">
    <w:p w14:paraId="0CCD578D" w14:textId="77777777" w:rsidR="00C32F02" w:rsidRDefault="00C32F02" w:rsidP="00C32F02">
      <w:pPr>
        <w:pStyle w:val="CommentText"/>
      </w:pPr>
      <w:r>
        <w:rPr>
          <w:rStyle w:val="CommentReference"/>
        </w:rPr>
        <w:annotationRef/>
      </w:r>
      <w:r>
        <w:t>I noticed that we are using this same classification above for abundance of cells, so maybe introduce this idea earlier?</w:t>
      </w:r>
    </w:p>
  </w:comment>
  <w:comment w:id="87" w:author="Rhodes, Justin S" w:date="2026-09-03T13:33:00Z" w:initials="JR">
    <w:p w14:paraId="7C114D72" w14:textId="77777777" w:rsidR="00D14B33" w:rsidRDefault="00D14B33" w:rsidP="00D14B33">
      <w:pPr>
        <w:pStyle w:val="CommentText"/>
      </w:pPr>
      <w:r>
        <w:rPr>
          <w:rStyle w:val="CommentReference"/>
        </w:rPr>
        <w:annotationRef/>
      </w:r>
      <w:r>
        <w:t>This is not sufficient, what do you mean by biased?  I would say these clusters were over represented for DEGs, or they were enriched for DEGs, and use the chi-square statistic.  Why not?</w:t>
      </w:r>
    </w:p>
  </w:comment>
  <w:comment w:id="89" w:author="Graham, Gabriel J." w:date="2026-08-07T15:58:00Z" w:initials="GGJ">
    <w:p w14:paraId="6E6FBA78" w14:textId="77777777" w:rsidR="00555C7B" w:rsidRDefault="00653835" w:rsidP="00555C7B">
      <w:r>
        <w:rPr>
          <w:rStyle w:val="CommentReference"/>
        </w:rPr>
        <w:annotationRef/>
      </w:r>
      <w:r w:rsidR="00555C7B">
        <w:rPr>
          <w:sz w:val="20"/>
          <w:szCs w:val="20"/>
        </w:rPr>
        <w:t xml:space="preserve">Can we make this argument? there are more progresisve dars than late dars. To me, the large number of progressive dars means that epigenomic effects are much more long term and extreme (and also less variable across individual) do any of the progressive dars look like they go from near 0 to non-zero or vice versa, I know you filtered out true 0s. On the other hand, you could say the transcriptomic changes really are just more abrupt owing to the ease by which txn is turned on vs off compared to the epigenome, so I am not sure what the best way to interpret this is </w:t>
      </w:r>
    </w:p>
  </w:comment>
  <w:comment w:id="90" w:author="Rhodes, Justin S" w:date="2026-09-03T13:42:00Z" w:initials="JR">
    <w:p w14:paraId="0331751F" w14:textId="77777777" w:rsidR="00E04B65" w:rsidRDefault="00E04B65" w:rsidP="00E04B65">
      <w:pPr>
        <w:pStyle w:val="CommentText"/>
      </w:pPr>
      <w:r>
        <w:rPr>
          <w:rStyle w:val="CommentReference"/>
        </w:rPr>
        <w:annotationRef/>
      </w:r>
      <w:r>
        <w:t xml:space="preserve">Yes, I think that is reasonable way to interpret it.  I don’t know about long term but progressively changing across sex change process </w:t>
      </w:r>
    </w:p>
  </w:comment>
  <w:comment w:id="93" w:author="Rhodes, Justin S" w:date="2026-09-03T13:39:00Z" w:initials="JR">
    <w:p w14:paraId="73CB869D" w14:textId="77777777" w:rsidR="00E04B65" w:rsidRDefault="00E04B65" w:rsidP="00E04B65">
      <w:pPr>
        <w:pStyle w:val="CommentText"/>
      </w:pPr>
      <w:r>
        <w:rPr>
          <w:rStyle w:val="CommentReference"/>
        </w:rPr>
        <w:annotationRef/>
      </w:r>
      <w:r>
        <w:t>Needs more information on what you mean by biased, same comment as before, add the chi square statistic and indicate that these are enriched or over-represented.</w:t>
      </w:r>
    </w:p>
  </w:comment>
  <w:comment w:id="95" w:author="Graham, Gabriel J." w:date="2026-08-06T11:59:00Z" w:initials="GGJ">
    <w:p w14:paraId="44E05328" w14:textId="77777777" w:rsidR="00175C20" w:rsidRDefault="00175C20" w:rsidP="00175C20">
      <w:r>
        <w:rPr>
          <w:rStyle w:val="CommentReference"/>
        </w:rPr>
        <w:annotationRef/>
      </w:r>
      <w:r>
        <w:rPr>
          <w:sz w:val="20"/>
          <w:szCs w:val="20"/>
        </w:rPr>
        <w:t>Why pearsons? I though we decided Spearman was better for this kind of data?</w:t>
      </w:r>
    </w:p>
  </w:comment>
  <w:comment w:id="96" w:author="Rhodes, Justin S" w:date="2026-09-03T13:40:00Z" w:initials="JR">
    <w:p w14:paraId="48BDA3A9" w14:textId="77777777" w:rsidR="00E04B65" w:rsidRDefault="00E04B65" w:rsidP="00E04B65">
      <w:pPr>
        <w:pStyle w:val="CommentText"/>
      </w:pPr>
      <w:r>
        <w:rPr>
          <w:rStyle w:val="CommentReference"/>
        </w:rPr>
        <w:annotationRef/>
      </w:r>
      <w:r>
        <w:t xml:space="preserve">I don’t think spearman’s is better.  The data are pseudo-bulked and normalized, so I think Pearson’s is fine, and I would expect both to conform.  If the reviewers want us to change to spearman’s we will.   </w:t>
      </w:r>
    </w:p>
  </w:comment>
  <w:comment w:id="97" w:author="Graham, Gabriel J." w:date="2026-08-06T12:01:00Z" w:initials="GGJ">
    <w:p w14:paraId="597D28D7" w14:textId="77777777" w:rsidR="00D770B1" w:rsidRDefault="00F17056" w:rsidP="00D770B1">
      <w:r>
        <w:rPr>
          <w:rStyle w:val="CommentReference"/>
        </w:rPr>
        <w:annotationRef/>
      </w:r>
      <w:r w:rsidR="00D770B1">
        <w:rPr>
          <w:sz w:val="20"/>
          <w:szCs w:val="20"/>
        </w:rPr>
        <w:t>I dont really understand why we should include this? I guess the hypothesis would've been certain clusters (RGCs) would be more biased for big changes than others. Might be better to convey with a supplemental plot , it could be a statistical weakness thing</w:t>
      </w:r>
    </w:p>
  </w:comment>
  <w:comment w:id="98" w:author="Rhodes, Justin S" w:date="2026-09-03T13:58:00Z" w:initials="JR">
    <w:p w14:paraId="1A69B0F7" w14:textId="77777777" w:rsidR="006365CB" w:rsidRDefault="00747DD7" w:rsidP="006365CB">
      <w:pPr>
        <w:pStyle w:val="CommentText"/>
      </w:pPr>
      <w:r>
        <w:rPr>
          <w:rStyle w:val="CommentReference"/>
        </w:rPr>
        <w:annotationRef/>
      </w:r>
      <w:r w:rsidR="006365CB">
        <w:rPr>
          <w:color w:val="000000"/>
        </w:rPr>
        <w:t xml:space="preserve">This was to be consistent with other analyses that look at enrichment for DEGs, DARs and now accessibility-associated DEGs, whether some clusters have more of their DEGs caused by accesibity veruss other regulatory mechanisms. You can leave it out if you want.   </w:t>
      </w:r>
    </w:p>
  </w:comment>
  <w:comment w:id="102" w:author="Graham, Gabriel J." w:date="2026-08-07T16:52:00Z" w:initials="GGJ">
    <w:p w14:paraId="4A2ABFE7" w14:textId="2B67C374" w:rsidR="00C551F6" w:rsidRDefault="00C551F6" w:rsidP="00C551F6">
      <w:r>
        <w:rPr>
          <w:rStyle w:val="CommentReference"/>
        </w:rPr>
        <w:annotationRef/>
      </w:r>
      <w:r>
        <w:rPr>
          <w:sz w:val="20"/>
          <w:szCs w:val="20"/>
        </w:rPr>
        <w:t>Which files are these</w:t>
      </w:r>
    </w:p>
  </w:comment>
  <w:comment w:id="103" w:author="Rhodes, Justin S" w:date="2026-09-07T16:48:00Z" w:initials="JR">
    <w:p w14:paraId="42618AB7" w14:textId="77777777" w:rsidR="008A7784" w:rsidRDefault="008A7784" w:rsidP="008A7784">
      <w:pPr>
        <w:pStyle w:val="CommentText"/>
      </w:pPr>
      <w:r>
        <w:rPr>
          <w:rStyle w:val="CommentReference"/>
        </w:rPr>
        <w:annotationRef/>
      </w:r>
      <w:r>
        <w:t>DAR_GENE_CORRELATIONS.csv</w:t>
      </w:r>
    </w:p>
  </w:comment>
  <w:comment w:id="116" w:author="Rhodes, Justin S" w:date="2026-09-07T16:55:00Z" w:initials="JR">
    <w:p w14:paraId="40C201E9" w14:textId="77777777" w:rsidR="00B931D9" w:rsidRDefault="00B931D9" w:rsidP="00B931D9">
      <w:pPr>
        <w:pStyle w:val="CommentText"/>
      </w:pPr>
      <w:r>
        <w:rPr>
          <w:rStyle w:val="CommentReference"/>
        </w:rPr>
        <w:annotationRef/>
      </w:r>
      <w:r>
        <w:t xml:space="preserve">I don’t like the way you phrased this so I am changing it.  It makes it sound like you are trying to find some temporal order within a cluster.  I don’t like the terminology temporal order anyway, that is not really what we are measuring, since everything was measured at a single temporal point, 6 months.  </w:t>
      </w:r>
    </w:p>
  </w:comment>
  <w:comment w:id="129" w:author="Graham, Gabriel J." w:date="2026-09-02T23:23:00Z" w:initials="GGJ">
    <w:p w14:paraId="0B05727B" w14:textId="77777777" w:rsidR="00120EF9" w:rsidRDefault="00120EF9" w:rsidP="00120EF9">
      <w:r>
        <w:rPr>
          <w:rStyle w:val="CommentReference"/>
        </w:rPr>
        <w:annotationRef/>
      </w:r>
      <w:r>
        <w:rPr>
          <w:sz w:val="20"/>
          <w:szCs w:val="20"/>
        </w:rPr>
        <w:t>We also mention this in discussion so not sure if you want to remove it, I think it flows alright</w:t>
      </w:r>
    </w:p>
  </w:comment>
  <w:comment w:id="130" w:author="Rhodes, Justin S" w:date="2026-09-07T16:58:00Z" w:initials="JR">
    <w:p w14:paraId="2C1FCC6D" w14:textId="77777777" w:rsidR="00E31021" w:rsidRDefault="00E31021" w:rsidP="00E31021">
      <w:pPr>
        <w:pStyle w:val="CommentText"/>
      </w:pPr>
      <w:r>
        <w:rPr>
          <w:rStyle w:val="CommentReference"/>
        </w:rPr>
        <w:annotationRef/>
      </w:r>
      <w:r>
        <w:t>I don’t know I am conflicted.  Usually this belongs in discussion, but we have been including lots of interpretation as we go otherwise the reader gets lost.</w:t>
      </w:r>
    </w:p>
  </w:comment>
  <w:comment w:id="131" w:author="Graham, Gabriel J." w:date="2026-08-31T13:00:00Z" w:initials="GGJ">
    <w:p w14:paraId="77F9B44C" w14:textId="77777777" w:rsidR="00D770B1" w:rsidRDefault="00D770B1" w:rsidP="00D770B1">
      <w:r>
        <w:rPr>
          <w:rStyle w:val="CommentReference"/>
        </w:rPr>
        <w:annotationRef/>
      </w:r>
      <w:r>
        <w:rPr>
          <w:sz w:val="20"/>
          <w:szCs w:val="20"/>
        </w:rPr>
        <w:t>CITATIONS</w:t>
      </w:r>
    </w:p>
  </w:comment>
  <w:comment w:id="132" w:author="Graham, Gabriel J." w:date="2026-08-31T12:58:00Z" w:initials="GGJ">
    <w:p w14:paraId="78D66BA6" w14:textId="77777777" w:rsidR="00D770B1" w:rsidRDefault="00D770B1" w:rsidP="00D770B1">
      <w:r>
        <w:rPr>
          <w:rStyle w:val="CommentReference"/>
        </w:rPr>
        <w:annotationRef/>
      </w:r>
      <w:r>
        <w:rPr>
          <w:sz w:val="20"/>
          <w:szCs w:val="20"/>
        </w:rPr>
        <w:t>What exactly is the output for the GRN analysis? I am wondering if we did it per individual, we could test if for example the connection between uncx an cyp19a1b changes by phase, or if there is some way we could add to the idea that these networks change during sex change beyond "the target genes are DEGs"</w:t>
      </w:r>
    </w:p>
  </w:comment>
  <w:comment w:id="133" w:author="Rhodes, Justin S" w:date="2026-09-04T13:52:00Z" w:initials="JR">
    <w:p w14:paraId="4D616E00" w14:textId="77777777" w:rsidR="00C32F02" w:rsidRDefault="00C32F02" w:rsidP="00C32F02">
      <w:pPr>
        <w:pStyle w:val="CommentText"/>
      </w:pPr>
      <w:r>
        <w:rPr>
          <w:rStyle w:val="CommentReference"/>
        </w:rPr>
        <w:annotationRef/>
      </w:r>
      <w:r>
        <w:t xml:space="preserve">No you can’t do it by individual.  It is based on correlations among individuals.  </w:t>
      </w:r>
    </w:p>
  </w:comment>
  <w:comment w:id="134" w:author="Graham, Gabriel J." w:date="2026-08-31T13:07:00Z" w:initials="GGJ">
    <w:p w14:paraId="3937A5A5" w14:textId="77777777" w:rsidR="00D770B1" w:rsidRDefault="00D770B1" w:rsidP="00D770B1">
      <w:r>
        <w:rPr>
          <w:rStyle w:val="CommentReference"/>
        </w:rPr>
        <w:annotationRef/>
      </w:r>
      <w:r>
        <w:rPr>
          <w:sz w:val="20"/>
          <w:szCs w:val="20"/>
        </w:rPr>
        <w:t>Please in the future refer to clusters by the names we give them in the paper rather than just the number, the number is meant to make it more readable than just saying cluster #</w:t>
      </w:r>
    </w:p>
  </w:comment>
  <w:comment w:id="135" w:author="Graham, Gabriel J." w:date="2026-08-24T11:09:00Z" w:initials="GGJ">
    <w:p w14:paraId="06BA4C96" w14:textId="77777777" w:rsidR="005263E4" w:rsidRDefault="005263E4" w:rsidP="005263E4">
      <w:r>
        <w:rPr>
          <w:rStyle w:val="CommentReference"/>
        </w:rPr>
        <w:annotationRef/>
      </w:r>
      <w:r>
        <w:rPr>
          <w:sz w:val="20"/>
          <w:szCs w:val="20"/>
        </w:rPr>
        <w:t>Can you resend me the same figures for this analysis but as a .svg file so I can edit them as vector graphics, this makes the figures look better</w:t>
      </w:r>
    </w:p>
  </w:comment>
  <w:comment w:id="136" w:author="Rhodes, Justin S" w:date="2026-09-08T10:54:00Z" w:initials="JR">
    <w:p w14:paraId="15073AEB" w14:textId="77777777" w:rsidR="0001613D" w:rsidRDefault="0001613D" w:rsidP="0001613D">
      <w:pPr>
        <w:pStyle w:val="CommentText"/>
      </w:pPr>
      <w:r>
        <w:rPr>
          <w:rStyle w:val="CommentReference"/>
        </w:rPr>
        <w:annotationRef/>
      </w:r>
      <w:r>
        <w:t>Done.</w:t>
      </w:r>
    </w:p>
  </w:comment>
  <w:comment w:id="137" w:author="Graham, Gabriel J." w:date="2026-08-31T13:51:00Z" w:initials="GGJ">
    <w:p w14:paraId="5E55E0F9" w14:textId="77777777" w:rsidR="00D770B1" w:rsidRDefault="00D770B1" w:rsidP="00D770B1">
      <w:r>
        <w:rPr>
          <w:rStyle w:val="CommentReference"/>
        </w:rPr>
        <w:annotationRef/>
      </w:r>
      <w:r>
        <w:rPr>
          <w:sz w:val="20"/>
          <w:szCs w:val="20"/>
        </w:rPr>
        <w:t>Please add sex steroid hormones to this analysis</w:t>
      </w:r>
    </w:p>
  </w:comment>
  <w:comment w:id="138" w:author="Graham, Gabriel J." w:date="2026-08-31T13:55:00Z" w:initials="GGJ">
    <w:p w14:paraId="75BF1553" w14:textId="77777777" w:rsidR="007D232F" w:rsidRDefault="00D770B1" w:rsidP="007D232F">
      <w:r>
        <w:rPr>
          <w:rStyle w:val="CommentReference"/>
        </w:rPr>
        <w:annotationRef/>
      </w:r>
      <w:r w:rsidR="007D232F">
        <w:rPr>
          <w:sz w:val="20"/>
          <w:szCs w:val="20"/>
        </w:rPr>
        <w:t xml:space="preserve">Can you check if </w:t>
      </w:r>
      <w:r w:rsidR="007D232F">
        <w:rPr>
          <w:i/>
          <w:iCs/>
          <w:sz w:val="20"/>
          <w:szCs w:val="20"/>
        </w:rPr>
        <w:t xml:space="preserve">ppara </w:t>
      </w:r>
      <w:r w:rsidR="007D232F">
        <w:rPr>
          <w:sz w:val="20"/>
          <w:szCs w:val="20"/>
        </w:rPr>
        <w:t xml:space="preserve"> has any inputs into this network, </w:t>
      </w:r>
      <w:r w:rsidR="007D232F">
        <w:rPr>
          <w:i/>
          <w:iCs/>
          <w:sz w:val="20"/>
          <w:szCs w:val="20"/>
        </w:rPr>
        <w:t xml:space="preserve">ppara </w:t>
      </w:r>
      <w:r w:rsidR="007D232F">
        <w:rPr>
          <w:sz w:val="20"/>
          <w:szCs w:val="20"/>
        </w:rPr>
        <w:t>is the output of DHEA signaling so that could be interesting</w:t>
      </w:r>
    </w:p>
  </w:comment>
  <w:comment w:id="139" w:author="Rhodes, Justin S" w:date="2026-09-08T11:04:00Z" w:initials="JR">
    <w:p w14:paraId="6915A04D" w14:textId="77777777" w:rsidR="0001613D" w:rsidRDefault="0001613D" w:rsidP="0001613D">
      <w:pPr>
        <w:pStyle w:val="CommentText"/>
      </w:pPr>
      <w:r>
        <w:rPr>
          <w:rStyle w:val="CommentReference"/>
        </w:rPr>
        <w:annotationRef/>
      </w:r>
      <w:r>
        <w:t xml:space="preserve">I don’t understand what you mean.  I can’t just add the sex hormones, the way they enter the network is if there is evidence that they regulate the genes via correlations.  If they are not correlated then they don’t enter the network.  Again it doesn’t have any significant inputs or iit would be in the network.  I can loosen the criteria, but I am not sure it is fruitful, lets discuss.  </w:t>
      </w:r>
    </w:p>
  </w:comment>
  <w:comment w:id="140" w:author="Graham, Gabriel J." w:date="2026-08-31T14:20:00Z" w:initials="GGJ">
    <w:p w14:paraId="446547EB" w14:textId="77777777" w:rsidR="00D770B1" w:rsidRDefault="00D770B1" w:rsidP="00D770B1">
      <w:r>
        <w:rPr>
          <w:rStyle w:val="CommentReference"/>
        </w:rPr>
        <w:annotationRef/>
      </w:r>
      <w:r>
        <w:rPr>
          <w:sz w:val="20"/>
          <w:szCs w:val="20"/>
        </w:rPr>
        <w:t>esr2b will tell me whether we can say neurogenesis increases "at the expense of brain aromatase", or "with additional support of a decreased estrogenic environment" based on everything ive written, my hypothesis is esr2b should a red arrow into gli1</w:t>
      </w:r>
    </w:p>
  </w:comment>
  <w:comment w:id="141" w:author="Rhodes, Justin S" w:date="2026-09-08T11:05:00Z" w:initials="JR">
    <w:p w14:paraId="5F57FAF6" w14:textId="77777777" w:rsidR="003964CD" w:rsidRDefault="003964CD" w:rsidP="003964CD">
      <w:pPr>
        <w:pStyle w:val="CommentText"/>
      </w:pPr>
      <w:r>
        <w:rPr>
          <w:rStyle w:val="CommentReference"/>
        </w:rPr>
        <w:annotationRef/>
      </w:r>
      <w:r>
        <w:t>Maybe but it is not significantly correlated with gli1 that is why it is not in the network.</w:t>
      </w:r>
    </w:p>
  </w:comment>
  <w:comment w:id="142" w:author="Graham, Gabriel J." w:date="2026-08-31T15:32:00Z" w:initials="GGJ">
    <w:p w14:paraId="7799C48B" w14:textId="77777777" w:rsidR="007D232F" w:rsidRDefault="007D232F" w:rsidP="007D232F">
      <w:r>
        <w:rPr>
          <w:rStyle w:val="CommentReference"/>
        </w:rPr>
        <w:annotationRef/>
      </w:r>
      <w:r>
        <w:rPr>
          <w:sz w:val="20"/>
          <w:szCs w:val="20"/>
        </w:rPr>
        <w:t>gabe check IEG signature in npy7r+ cells</w:t>
      </w:r>
    </w:p>
  </w:comment>
  <w:comment w:id="143" w:author="Graham, Gabriel J." w:date="2026-08-31T15:50:00Z" w:initials="GGJ">
    <w:p w14:paraId="0CF42CD6" w14:textId="77777777" w:rsidR="005805F7" w:rsidRDefault="005805F7" w:rsidP="005805F7">
      <w:r>
        <w:rPr>
          <w:rStyle w:val="CommentReference"/>
        </w:rPr>
        <w:annotationRef/>
      </w:r>
      <w:r>
        <w:rPr>
          <w:sz w:val="20"/>
          <w:szCs w:val="20"/>
        </w:rPr>
        <w:t>IEG analysis does not support this idea, IEGs are up in intermediates in npy7r cells, but no significant sex differences in either direction</w:t>
      </w:r>
    </w:p>
  </w:comment>
  <w:comment w:id="144" w:author="Graham, Gabriel J." w:date="2026-08-31T14:27:00Z" w:initials="GGJ">
    <w:p w14:paraId="223B9AFE" w14:textId="77777777" w:rsidR="007D232F" w:rsidRDefault="007D232F" w:rsidP="007D232F">
      <w:r>
        <w:rPr>
          <w:rStyle w:val="CommentReference"/>
        </w:rPr>
        <w:annotationRef/>
      </w:r>
      <w:r>
        <w:rPr>
          <w:sz w:val="20"/>
          <w:szCs w:val="20"/>
        </w:rPr>
        <w:t>Also even though its not a deg, could you tell me what the inputs to cckb are in cluster 6, I'd expect steroid hormones as well</w:t>
      </w:r>
    </w:p>
  </w:comment>
  <w:comment w:id="145" w:author="Rhodes, Justin S" w:date="2026-09-08T11:07:00Z" w:initials="JR">
    <w:p w14:paraId="40FFAE9F" w14:textId="77777777" w:rsidR="003964CD" w:rsidRDefault="003964CD" w:rsidP="003964CD">
      <w:pPr>
        <w:pStyle w:val="CommentText"/>
      </w:pPr>
      <w:r>
        <w:rPr>
          <w:rStyle w:val="CommentReference"/>
        </w:rPr>
        <w:annotationRef/>
      </w:r>
      <w:r>
        <w:t>Why would this matter? If it is not a DEG why would we hypothesize steroid hormones regulate it?  I get the idea that esr2b signaling goes down to allow neurogenesis but expression of cckb does not change the number of cells does.</w:t>
      </w:r>
    </w:p>
  </w:comment>
  <w:comment w:id="146" w:author="Graham, Gabriel J." w:date="2026-08-31T16:03:00Z" w:initials="GGJ">
    <w:p w14:paraId="4A722DC8" w14:textId="77777777" w:rsidR="005805F7" w:rsidRDefault="005805F7" w:rsidP="005805F7">
      <w:r>
        <w:rPr>
          <w:rStyle w:val="CommentReference"/>
        </w:rPr>
        <w:annotationRef/>
      </w:r>
      <w:r>
        <w:rPr>
          <w:sz w:val="20"/>
          <w:szCs w:val="20"/>
        </w:rPr>
        <w:t>Using this GRN could we create some kind of receptor motif activity score? What I mean is if you looked at the mean expression for all genes expressing an ar binding motif, that could be a proxy for androgen levels, and the same for estrogens and progesterone. I would very much like to see those data</w:t>
      </w:r>
    </w:p>
  </w:comment>
  <w:comment w:id="147" w:author="Rhodes, Justin S" w:date="2026-09-08T13:20:00Z" w:initials="JR">
    <w:p w14:paraId="0BB37C95" w14:textId="77777777" w:rsidR="005739D4" w:rsidRDefault="005739D4" w:rsidP="005739D4">
      <w:pPr>
        <w:pStyle w:val="CommentText"/>
      </w:pPr>
      <w:r>
        <w:rPr>
          <w:rStyle w:val="CommentReference"/>
        </w:rPr>
        <w:annotationRef/>
      </w:r>
      <w:r>
        <w:t>Done.</w:t>
      </w:r>
    </w:p>
  </w:comment>
  <w:comment w:id="148" w:author="Graham, Gabriel J." w:date="2026-08-31T14:34:00Z" w:initials="GGJ">
    <w:p w14:paraId="5195317F" w14:textId="77777777" w:rsidR="007D232F" w:rsidRDefault="007D232F" w:rsidP="007D232F">
      <w:r>
        <w:rPr>
          <w:rStyle w:val="CommentReference"/>
        </w:rPr>
        <w:annotationRef/>
      </w:r>
      <w:r>
        <w:rPr>
          <w:sz w:val="20"/>
          <w:szCs w:val="20"/>
        </w:rPr>
        <w:t>in the figure you sent me it says esr2, but that is not a gene in the genome its esr2a or esr2b, where does esr2 come from?</w:t>
      </w:r>
    </w:p>
  </w:comment>
  <w:comment w:id="149" w:author="Rhodes, Justin S" w:date="2026-09-08T12:46:00Z" w:initials="JR">
    <w:p w14:paraId="0A6DDD7E" w14:textId="77777777" w:rsidR="00D24F7D" w:rsidRDefault="00D24F7D" w:rsidP="00D24F7D">
      <w:pPr>
        <w:pStyle w:val="CommentText"/>
      </w:pPr>
      <w:r>
        <w:rPr>
          <w:rStyle w:val="CommentReference"/>
        </w:rPr>
        <w:annotationRef/>
      </w:r>
      <w:r>
        <w:t>I fixed this.  It is esr2b.  It comes from the fact that I had to match this to a TF data and that does not specify esr2b.  But the gene in fact that correlates is esr2b.  So fixed in the new svg figure.</w:t>
      </w:r>
    </w:p>
  </w:comment>
  <w:comment w:id="160" w:author="Graham, Gabriel J." w:date="2026-09-02T14:09:00Z" w:initials="GGJ">
    <w:p w14:paraId="3296CD7E" w14:textId="77777777" w:rsidR="0066495D" w:rsidRDefault="0066495D" w:rsidP="00C25617">
      <w:r>
        <w:rPr>
          <w:rStyle w:val="CommentReference"/>
        </w:rPr>
        <w:annotationRef/>
      </w:r>
      <w:r>
        <w:rPr>
          <w:sz w:val="20"/>
          <w:szCs w:val="20"/>
        </w:rPr>
        <w:t>if you could provide the ERE activity scores for each individual in 6, this would add to the argument I think</w:t>
      </w:r>
    </w:p>
  </w:comment>
  <w:comment w:id="161" w:author="Rhodes, Justin S" w:date="2026-09-08T13:20:00Z" w:initials="JR">
    <w:p w14:paraId="460A3286" w14:textId="77777777" w:rsidR="005739D4" w:rsidRDefault="005739D4" w:rsidP="005739D4">
      <w:pPr>
        <w:pStyle w:val="CommentText"/>
      </w:pPr>
      <w:r>
        <w:rPr>
          <w:rStyle w:val="CommentReference"/>
        </w:rPr>
        <w:annotationRef/>
      </w:r>
      <w:r>
        <w:t>Done.</w:t>
      </w:r>
    </w:p>
  </w:comment>
  <w:comment w:id="162" w:author="Graham, Gabriel J." w:date="2026-09-02T15:03:00Z" w:initials="GGJ">
    <w:p w14:paraId="0E9F4220" w14:textId="77777777" w:rsidR="0066495D" w:rsidRDefault="0066495D" w:rsidP="0066495D">
      <w:r>
        <w:rPr>
          <w:rStyle w:val="CommentReference"/>
        </w:rPr>
        <w:annotationRef/>
      </w:r>
      <w:r>
        <w:rPr>
          <w:sz w:val="20"/>
          <w:szCs w:val="20"/>
        </w:rPr>
        <w:t xml:space="preserve">The GRN you sent me says esr2 but there is only esr2a and esr2b in the genome so can you explain where esr2 comes from or fix it </w:t>
      </w:r>
    </w:p>
  </w:comment>
  <w:comment w:id="163" w:author="Rhodes, Justin S" w:date="2026-09-08T12:46:00Z" w:initials="JR">
    <w:p w14:paraId="4A44ADA6" w14:textId="77777777" w:rsidR="00D24F7D" w:rsidRDefault="00D24F7D" w:rsidP="00D24F7D">
      <w:pPr>
        <w:pStyle w:val="CommentText"/>
      </w:pPr>
      <w:r>
        <w:rPr>
          <w:rStyle w:val="CommentReference"/>
        </w:rPr>
        <w:annotationRef/>
      </w:r>
      <w:r>
        <w:rPr>
          <w:color w:val="000000"/>
        </w:rPr>
        <w:t>I fixed this.  It is esr2b.  It comes from the fact that I had to match this to a TF data and that does not specify esr2b.  But the gene in fact that correlates is esr2b.  So fixed in the new svg figure.</w:t>
      </w:r>
    </w:p>
  </w:comment>
  <w:comment w:id="164" w:author="Graham, Gabriel J." w:date="2026-09-02T11:42:00Z" w:initials="GGJ">
    <w:p w14:paraId="5E561990" w14:textId="77777777" w:rsidR="0066495D" w:rsidRDefault="0066495D" w:rsidP="00C25617">
      <w:r>
        <w:rPr>
          <w:rStyle w:val="CommentReference"/>
        </w:rPr>
        <w:annotationRef/>
      </w:r>
      <w:r>
        <w:rPr>
          <w:sz w:val="20"/>
          <w:szCs w:val="20"/>
        </w:rPr>
        <w:t>A concern I have with saying this is nor all the DEGs are in the same direction, which would make the argument more convincing. Also, we argue ECM genes are indicative of neurogenesis in results, this may be evidence against that?</w:t>
      </w:r>
    </w:p>
  </w:comment>
  <w:comment w:id="165" w:author="Rhodes, Justin S" w:date="2026-09-08T10:11:00Z" w:initials="JR">
    <w:p w14:paraId="69BFE206" w14:textId="77777777" w:rsidR="00A04A52" w:rsidRDefault="00A04A52" w:rsidP="00A04A52">
      <w:pPr>
        <w:pStyle w:val="CommentText"/>
      </w:pPr>
      <w:r>
        <w:rPr>
          <w:rStyle w:val="CommentReference"/>
        </w:rPr>
        <w:annotationRef/>
      </w:r>
      <w:r>
        <w:rPr>
          <w:color w:val="000000"/>
        </w:rPr>
        <w:t>Lets tone down the conclusions interpretations to get us out of trouble.</w:t>
      </w:r>
    </w:p>
  </w:comment>
  <w:comment w:id="171" w:author="Rhodes, Justin S" w:date="2026-09-08T10:30:00Z" w:initials="JR">
    <w:p w14:paraId="2FF0B976" w14:textId="77777777" w:rsidR="00ED5593" w:rsidRDefault="00ED5593" w:rsidP="00ED5593">
      <w:pPr>
        <w:pStyle w:val="CommentText"/>
      </w:pPr>
      <w:r>
        <w:rPr>
          <w:rStyle w:val="CommentReference"/>
        </w:rPr>
        <w:annotationRef/>
      </w:r>
      <w:r>
        <w:t>Again your statement was too strong, trying to tone down the conclusion given we didn’t measure FSH release.</w:t>
      </w:r>
    </w:p>
  </w:comment>
  <w:comment w:id="177" w:author="Rhodes, Justin S" w:date="2026-09-08T10:25:00Z" w:initials="JR">
    <w:p w14:paraId="331E8F2C" w14:textId="77777777" w:rsidR="00ED5593" w:rsidRDefault="00ED5593" w:rsidP="00ED5593">
      <w:pPr>
        <w:pStyle w:val="CommentText"/>
      </w:pPr>
      <w:r>
        <w:rPr>
          <w:rStyle w:val="CommentReference"/>
        </w:rPr>
        <w:annotationRef/>
      </w:r>
      <w:r>
        <w:t>I think the way you phrased it before was too strong.  We didn’t measure LH release.  The gene expression profiles suggest a reduced expression of genes that increase it and increased expression of genes that decrease it</w:t>
      </w:r>
    </w:p>
  </w:comment>
  <w:comment w:id="188" w:author="Rhodes, Justin S" w:date="2026-09-03T08:17:00Z" w:initials="JR">
    <w:p w14:paraId="408D7017" w14:textId="77777777" w:rsidR="00C742E7" w:rsidRDefault="00C742E7" w:rsidP="00C742E7">
      <w:pPr>
        <w:pStyle w:val="CommentText"/>
      </w:pPr>
      <w:r>
        <w:rPr>
          <w:rStyle w:val="CommentReference"/>
        </w:rPr>
        <w:annotationRef/>
      </w:r>
      <w:r>
        <w:rPr>
          <w:color w:val="000000"/>
        </w:rPr>
        <w:t>Can we say anything more specific than as it progresses, like when does this happen after the gonadal transformation or before?</w:t>
      </w:r>
    </w:p>
  </w:comment>
  <w:comment w:id="196" w:author="Rhodes, Justin S" w:date="2026-09-03T08:20:00Z" w:initials="JR">
    <w:p w14:paraId="4A3A6D54" w14:textId="77777777" w:rsidR="00C742E7" w:rsidRDefault="00C742E7" w:rsidP="00C742E7">
      <w:pPr>
        <w:pStyle w:val="CommentText"/>
      </w:pPr>
      <w:r>
        <w:rPr>
          <w:rStyle w:val="CommentReference"/>
        </w:rPr>
        <w:annotationRef/>
      </w:r>
      <w:r>
        <w:t>Is there any evidence for this? Cite here</w:t>
      </w:r>
    </w:p>
  </w:comment>
  <w:comment w:id="199" w:author="Graham, Gabriel J." w:date="2026-09-02T23:07:00Z" w:initials="GGJ">
    <w:p w14:paraId="11AB1AE5" w14:textId="77777777" w:rsidR="00376C7F" w:rsidRDefault="00376C7F" w:rsidP="00376C7F">
      <w:r>
        <w:rPr>
          <w:rStyle w:val="CommentReference"/>
        </w:rPr>
        <w:annotationRef/>
      </w:r>
      <w:r>
        <w:rPr>
          <w:sz w:val="20"/>
          <w:szCs w:val="20"/>
        </w:rPr>
        <w:t xml:space="preserve">Will make, we can discuss </w:t>
      </w:r>
    </w:p>
  </w:comment>
  <w:comment w:id="200" w:author="Graham, Gabriel J." w:date="2026-09-02T13:54:00Z" w:initials="GGJ">
    <w:p w14:paraId="281F8B65" w14:textId="77777777" w:rsidR="0043315D" w:rsidRDefault="0066495D" w:rsidP="0043315D">
      <w:r>
        <w:rPr>
          <w:rStyle w:val="CommentReference"/>
        </w:rPr>
        <w:annotationRef/>
      </w:r>
      <w:r w:rsidR="0043315D">
        <w:rPr>
          <w:sz w:val="20"/>
          <w:szCs w:val="20"/>
        </w:rPr>
        <w:t xml:space="preserve">Justin I think you should write this section since this is what you are going to put in grants etc. </w:t>
      </w:r>
    </w:p>
  </w:comment>
  <w:comment w:id="201" w:author="Rhodes, Justin S" w:date="2026-09-03T08:23:00Z" w:initials="JR">
    <w:p w14:paraId="02189321" w14:textId="77777777" w:rsidR="00C742E7" w:rsidRDefault="00C742E7" w:rsidP="00C742E7">
      <w:pPr>
        <w:pStyle w:val="CommentText"/>
      </w:pPr>
      <w:r>
        <w:rPr>
          <w:rStyle w:val="CommentReference"/>
        </w:rPr>
        <w:annotationRef/>
      </w:r>
      <w:r>
        <w:t>Lets leave this out for now.  Everything you said above is a hypothesis that needs testing, so I think we have provided lots of avenues for exploration.</w:t>
      </w:r>
    </w:p>
  </w:comment>
  <w:comment w:id="202" w:author="Graham, Gabriel J." w:date="2026-07-20T12:03:00Z" w:initials="GG">
    <w:p w14:paraId="687FC605" w14:textId="2A9DB18D" w:rsidR="00B91E4A" w:rsidRDefault="005C10F3" w:rsidP="00B91E4A">
      <w:pPr>
        <w:pStyle w:val="CommentText"/>
      </w:pPr>
      <w:r>
        <w:rPr>
          <w:rStyle w:val="CommentReference"/>
        </w:rPr>
        <w:annotationRef/>
      </w:r>
      <w:r w:rsidR="00B91E4A">
        <w:rPr>
          <w:color w:val="000000"/>
        </w:rPr>
        <w:t>Coltan could you put together a supplementary note going into detail re: the dissection and also make whatever edits to this section are necessary. I’ve been using “ventrocaudal telencephalon” to describe where we dissected but let me know if you want to use different terminology</w:t>
      </w:r>
    </w:p>
  </w:comment>
  <w:comment w:id="203" w:author="Graham, Gabriel J." w:date="2026-08-10T12:31:00Z" w:initials="GGJ">
    <w:p w14:paraId="4464822A" w14:textId="77777777" w:rsidR="0013365A" w:rsidRDefault="0013365A" w:rsidP="0013365A">
      <w:r>
        <w:rPr>
          <w:rStyle w:val="CommentReference"/>
        </w:rPr>
        <w:annotationRef/>
      </w:r>
      <w:r>
        <w:rPr>
          <w:sz w:val="20"/>
          <w:szCs w:val="20"/>
        </w:rPr>
        <w:t>Justin can you review</w:t>
      </w:r>
    </w:p>
  </w:comment>
  <w:comment w:id="204" w:author="Graham, Gabriel J." w:date="2026-07-19T17:57:00Z" w:initials="GG">
    <w:p w14:paraId="09FC655B" w14:textId="77777777" w:rsidR="00991F18" w:rsidRDefault="00991F18" w:rsidP="00991F18">
      <w:pPr>
        <w:pStyle w:val="CommentText"/>
      </w:pPr>
      <w:r>
        <w:rPr>
          <w:rStyle w:val="CommentReference"/>
        </w:rPr>
        <w:annotationRef/>
      </w:r>
      <w:r>
        <w:t>Justin please have whomever is relevant write</w:t>
      </w:r>
    </w:p>
  </w:comment>
  <w:comment w:id="205" w:author="Graham, Gabriel J." w:date="2026-08-10T13:04:00Z" w:initials="GGJ">
    <w:p w14:paraId="1C02FACB" w14:textId="77777777" w:rsidR="00B37FE2" w:rsidRDefault="00B37FE2" w:rsidP="00B37FE2">
      <w:r>
        <w:rPr>
          <w:rStyle w:val="CommentReference"/>
        </w:rPr>
        <w:annotationRef/>
      </w:r>
      <w:r>
        <w:rPr>
          <w:sz w:val="20"/>
          <w:szCs w:val="20"/>
        </w:rPr>
        <w:t>Justin please write</w:t>
      </w:r>
    </w:p>
  </w:comment>
  <w:comment w:id="206" w:author="Graham, Gabriel J." w:date="2026-08-10T13:05:00Z" w:initials="GGJ">
    <w:p w14:paraId="1EE9BE2D" w14:textId="77777777" w:rsidR="00B37FE2" w:rsidRDefault="00B37FE2" w:rsidP="00B37FE2">
      <w:r>
        <w:rPr>
          <w:rStyle w:val="CommentReference"/>
        </w:rPr>
        <w:annotationRef/>
      </w:r>
      <w:r>
        <w:rPr>
          <w:sz w:val="20"/>
          <w:szCs w:val="20"/>
        </w:rPr>
        <w:t>Going to need Shiv to write this, please ask shiv to write everything he did  after receiving brains from you</w:t>
      </w:r>
    </w:p>
  </w:comment>
  <w:comment w:id="207" w:author="Graham, Gabriel J." w:date="2026-08-10T13:14:00Z" w:initials="GGJ">
    <w:p w14:paraId="4211409F" w14:textId="77777777" w:rsidR="00D20A6D" w:rsidRDefault="00D20A6D" w:rsidP="00D20A6D">
      <w:r>
        <w:rPr>
          <w:rStyle w:val="CommentReference"/>
        </w:rPr>
        <w:annotationRef/>
      </w:r>
      <w:r>
        <w:rPr>
          <w:sz w:val="20"/>
          <w:szCs w:val="20"/>
        </w:rPr>
        <w:t>Need jenny to write basically everything she did upstream of giving us the object</w:t>
      </w:r>
    </w:p>
  </w:comment>
  <w:comment w:id="208" w:author="Graham, Gabriel J." w:date="2026-08-10T13:24:00Z" w:initials="GGJ">
    <w:p w14:paraId="454981E3" w14:textId="77777777" w:rsidR="0055180A" w:rsidRDefault="0055180A" w:rsidP="0055180A">
      <w:r>
        <w:rPr>
          <w:rStyle w:val="CommentReference"/>
        </w:rPr>
        <w:annotationRef/>
      </w:r>
      <w:r>
        <w:rPr>
          <w:sz w:val="20"/>
          <w:szCs w:val="20"/>
        </w:rPr>
        <w:t xml:space="preserve">I realize I dont need to go into any detail re: clustering and whatnot because it is not discussed int he paper at all </w:t>
      </w:r>
    </w:p>
  </w:comment>
  <w:comment w:id="209" w:author="Graham, Gabriel J." w:date="2026-09-02T16:12:00Z" w:initials="GGJ">
    <w:p w14:paraId="330D99C6" w14:textId="77777777" w:rsidR="00A73A92" w:rsidRDefault="0043315D" w:rsidP="00A73A92">
      <w:r>
        <w:rPr>
          <w:rStyle w:val="CommentReference"/>
        </w:rPr>
        <w:annotationRef/>
      </w:r>
      <w:r w:rsidR="00A73A92">
        <w:rPr>
          <w:sz w:val="20"/>
          <w:szCs w:val="20"/>
        </w:rPr>
        <w:t>Jenny or whomever please add details / review the realgnment details</w:t>
      </w:r>
    </w:p>
  </w:comment>
  <w:comment w:id="210" w:author="Graham, Gabriel J." w:date="2026-08-10T12:54:00Z" w:initials="GGJ">
    <w:p w14:paraId="3591A709" w14:textId="77777777" w:rsidR="00C84A09" w:rsidRDefault="00C84A09" w:rsidP="00C84A09">
      <w:r>
        <w:rPr>
          <w:rStyle w:val="CommentReference"/>
        </w:rPr>
        <w:annotationRef/>
      </w:r>
      <w:r>
        <w:rPr>
          <w:color w:val="262626"/>
          <w:sz w:val="20"/>
          <w:szCs w:val="20"/>
        </w:rPr>
        <w:t>Please use this Research Resource Identification number (RRID) and the link below for CMtO to acknowledge our services. The more papers cited, we can provide more state-of-the-art and cutting-edge services.</w:t>
      </w:r>
    </w:p>
    <w:p w14:paraId="2FC1E095" w14:textId="77777777" w:rsidR="00C84A09" w:rsidRDefault="00C84A09" w:rsidP="00C84A09">
      <w:hyperlink r:id="rId1" w:history="1">
        <w:r w:rsidRPr="00380B5C">
          <w:rPr>
            <w:rStyle w:val="Hyperlink"/>
            <w:sz w:val="20"/>
            <w:szCs w:val="20"/>
          </w:rPr>
          <w:t>https://coremarketplace.org/?FacilityID=2727</w:t>
        </w:r>
      </w:hyperlink>
    </w:p>
    <w:p w14:paraId="3BD18594" w14:textId="77777777" w:rsidR="00C84A09" w:rsidRDefault="00C84A09" w:rsidP="00C84A09">
      <w:r>
        <w:rPr>
          <w:color w:val="262626"/>
          <w:sz w:val="20"/>
          <w:szCs w:val="20"/>
        </w:rPr>
        <w:t>RRID:SCR_025272</w:t>
      </w:r>
    </w:p>
    <w:p w14:paraId="6FFE433F" w14:textId="77777777" w:rsidR="00C84A09" w:rsidRDefault="00C84A09" w:rsidP="00C84A09">
      <w:r>
        <w:rPr>
          <w:color w:val="262626"/>
          <w:sz w:val="20"/>
          <w:szCs w:val="20"/>
        </w:rPr>
        <w:t>Example of acknowledgement statement</w:t>
      </w:r>
    </w:p>
    <w:p w14:paraId="63666EB2" w14:textId="77777777" w:rsidR="00C84A09" w:rsidRDefault="00C84A09" w:rsidP="00C84A09">
      <w:r>
        <w:rPr>
          <w:color w:val="262626"/>
          <w:sz w:val="20"/>
          <w:szCs w:val="20"/>
        </w:rPr>
        <w:t>We thank the Roy J. Carver Biotechnology center, Cytometry and Microscopy to Omics Facility (RRID:SCR_025272-</w:t>
      </w:r>
      <w:hyperlink r:id="rId2" w:history="1">
        <w:r w:rsidRPr="00380B5C">
          <w:rPr>
            <w:rStyle w:val="Hyperlink"/>
            <w:sz w:val="20"/>
            <w:szCs w:val="20"/>
          </w:rPr>
          <w:t>https://coremarketplace.org/?FacilityID=2727</w:t>
        </w:r>
      </w:hyperlink>
      <w:r>
        <w:rPr>
          <w:color w:val="262626"/>
          <w:sz w:val="20"/>
          <w:szCs w:val="20"/>
        </w:rPr>
        <w:t>) for providing expertise in Cytometry/Sorting, Microscopy and Omics analysis for our project.</w:t>
      </w:r>
    </w:p>
  </w:comment>
  <w:comment w:id="211" w:author="Graham, Gabriel J." w:date="2026-08-24T11:28:00Z" w:initials="GGJ">
    <w:p w14:paraId="34BDA3E9" w14:textId="77777777" w:rsidR="00166663" w:rsidRDefault="00166663" w:rsidP="00166663">
      <w:r>
        <w:rPr>
          <w:rStyle w:val="CommentReference"/>
        </w:rPr>
        <w:annotationRef/>
      </w:r>
      <w:r>
        <w:rPr>
          <w:sz w:val="20"/>
          <w:szCs w:val="20"/>
        </w:rPr>
        <w:t>Again why pearsons, shouldnt it be spearmann?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30DA5A" w15:done="0"/>
  <w15:commentEx w15:paraId="2588272D" w15:paraIdParent="4C30DA5A" w15:done="0"/>
  <w15:commentEx w15:paraId="514A464A" w15:done="0"/>
  <w15:commentEx w15:paraId="710CBBD1" w15:done="0"/>
  <w15:commentEx w15:paraId="652C6753" w15:paraIdParent="710CBBD1" w15:done="0"/>
  <w15:commentEx w15:paraId="232870ED" w15:done="0"/>
  <w15:commentEx w15:paraId="5E3AEC00" w15:done="0"/>
  <w15:commentEx w15:paraId="6BF0BAC3" w15:paraIdParent="5E3AEC00" w15:done="0"/>
  <w15:commentEx w15:paraId="3C4ECC42" w15:done="0"/>
  <w15:commentEx w15:paraId="4311B93F" w15:done="0"/>
  <w15:commentEx w15:paraId="15F67AB4" w15:paraIdParent="4311B93F" w15:done="0"/>
  <w15:commentEx w15:paraId="4D244D0F" w15:done="0"/>
  <w15:commentEx w15:paraId="626A5B9E" w15:paraIdParent="4D244D0F" w15:done="0"/>
  <w15:commentEx w15:paraId="07AE4962" w15:done="0"/>
  <w15:commentEx w15:paraId="2F139C62" w15:done="0"/>
  <w15:commentEx w15:paraId="21838C2D" w15:done="0"/>
  <w15:commentEx w15:paraId="094B3294" w15:paraIdParent="21838C2D" w15:done="0"/>
  <w15:commentEx w15:paraId="0CCD578D" w15:done="0"/>
  <w15:commentEx w15:paraId="7C114D72" w15:done="0"/>
  <w15:commentEx w15:paraId="6E6FBA78" w15:done="0"/>
  <w15:commentEx w15:paraId="0331751F" w15:paraIdParent="6E6FBA78" w15:done="0"/>
  <w15:commentEx w15:paraId="73CB869D" w15:done="0"/>
  <w15:commentEx w15:paraId="44E05328" w15:done="0"/>
  <w15:commentEx w15:paraId="48BDA3A9" w15:paraIdParent="44E05328" w15:done="0"/>
  <w15:commentEx w15:paraId="597D28D7" w15:done="0"/>
  <w15:commentEx w15:paraId="1A69B0F7" w15:paraIdParent="597D28D7" w15:done="0"/>
  <w15:commentEx w15:paraId="4A2ABFE7" w15:done="0"/>
  <w15:commentEx w15:paraId="42618AB7" w15:paraIdParent="4A2ABFE7" w15:done="0"/>
  <w15:commentEx w15:paraId="40C201E9" w15:done="0"/>
  <w15:commentEx w15:paraId="0B05727B" w15:done="0"/>
  <w15:commentEx w15:paraId="2C1FCC6D" w15:paraIdParent="0B05727B" w15:done="0"/>
  <w15:commentEx w15:paraId="77F9B44C" w15:done="0"/>
  <w15:commentEx w15:paraId="78D66BA6" w15:done="0"/>
  <w15:commentEx w15:paraId="4D616E00" w15:paraIdParent="78D66BA6" w15:done="0"/>
  <w15:commentEx w15:paraId="3937A5A5" w15:done="0"/>
  <w15:commentEx w15:paraId="06BA4C96" w15:done="0"/>
  <w15:commentEx w15:paraId="15073AEB" w15:paraIdParent="06BA4C96" w15:done="0"/>
  <w15:commentEx w15:paraId="5E55E0F9" w15:done="0"/>
  <w15:commentEx w15:paraId="75BF1553" w15:paraIdParent="5E55E0F9" w15:done="0"/>
  <w15:commentEx w15:paraId="6915A04D" w15:paraIdParent="5E55E0F9" w15:done="0"/>
  <w15:commentEx w15:paraId="446547EB" w15:done="0"/>
  <w15:commentEx w15:paraId="5F57FAF6" w15:paraIdParent="446547EB" w15:done="0"/>
  <w15:commentEx w15:paraId="7799C48B" w15:done="0"/>
  <w15:commentEx w15:paraId="0CF42CD6" w15:paraIdParent="7799C48B" w15:done="0"/>
  <w15:commentEx w15:paraId="223B9AFE" w15:done="0"/>
  <w15:commentEx w15:paraId="40FFAE9F" w15:paraIdParent="223B9AFE" w15:done="0"/>
  <w15:commentEx w15:paraId="4A722DC8" w15:done="0"/>
  <w15:commentEx w15:paraId="0BB37C95" w15:paraIdParent="4A722DC8" w15:done="0"/>
  <w15:commentEx w15:paraId="5195317F" w15:done="0"/>
  <w15:commentEx w15:paraId="0A6DDD7E" w15:paraIdParent="5195317F" w15:done="0"/>
  <w15:commentEx w15:paraId="3296CD7E" w15:done="0"/>
  <w15:commentEx w15:paraId="460A3286" w15:paraIdParent="3296CD7E" w15:done="0"/>
  <w15:commentEx w15:paraId="0E9F4220" w15:done="0"/>
  <w15:commentEx w15:paraId="4A44ADA6" w15:paraIdParent="0E9F4220" w15:done="0"/>
  <w15:commentEx w15:paraId="5E561990" w15:done="0"/>
  <w15:commentEx w15:paraId="69BFE206" w15:paraIdParent="5E561990" w15:done="0"/>
  <w15:commentEx w15:paraId="2FF0B976" w15:done="0"/>
  <w15:commentEx w15:paraId="331E8F2C" w15:done="0"/>
  <w15:commentEx w15:paraId="408D7017" w15:done="0"/>
  <w15:commentEx w15:paraId="4A3A6D54" w15:done="0"/>
  <w15:commentEx w15:paraId="11AB1AE5" w15:done="0"/>
  <w15:commentEx w15:paraId="281F8B65" w15:done="0"/>
  <w15:commentEx w15:paraId="02189321" w15:paraIdParent="281F8B65" w15:done="0"/>
  <w15:commentEx w15:paraId="687FC605" w15:done="0"/>
  <w15:commentEx w15:paraId="4464822A" w15:done="0"/>
  <w15:commentEx w15:paraId="09FC655B" w15:done="0"/>
  <w15:commentEx w15:paraId="1C02FACB" w15:done="0"/>
  <w15:commentEx w15:paraId="1EE9BE2D" w15:done="0"/>
  <w15:commentEx w15:paraId="4211409F" w15:done="0"/>
  <w15:commentEx w15:paraId="454981E3" w15:done="0"/>
  <w15:commentEx w15:paraId="330D99C6" w15:done="0"/>
  <w15:commentEx w15:paraId="63666EB2" w15:done="0"/>
  <w15:commentEx w15:paraId="34BDA3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8F6FAD" w16cex:dateUtc="2026-08-04T14:46:00Z"/>
  <w16cex:commentExtensible w16cex:durableId="09FBBC7B" w16cex:dateUtc="2026-09-08T18:17:00Z"/>
  <w16cex:commentExtensible w16cex:durableId="5126DA15" w16cex:dateUtc="2026-09-03T16:47:00Z"/>
  <w16cex:commentExtensible w16cex:durableId="1EA3538C" w16cex:dateUtc="2026-08-24T16:10:00Z"/>
  <w16cex:commentExtensible w16cex:durableId="28D612C4" w16cex:dateUtc="2026-09-03T12:13:00Z"/>
  <w16cex:commentExtensible w16cex:durableId="43AE78BD" w16cex:dateUtc="2026-09-05T13:00:00Z"/>
  <w16cex:commentExtensible w16cex:durableId="11D61131" w16cex:dateUtc="2026-08-07T18:49:00Z"/>
  <w16cex:commentExtensible w16cex:durableId="19D105DF" w16cex:dateUtc="2026-09-07T21:39:00Z"/>
  <w16cex:commentExtensible w16cex:durableId="433C772E" w16cex:dateUtc="2026-08-24T16:14:00Z"/>
  <w16cex:commentExtensible w16cex:durableId="55350473" w16cex:dateUtc="2026-07-21T20:42:00Z"/>
  <w16cex:commentExtensible w16cex:durableId="2A7C45A0" w16cex:dateUtc="2026-09-07T21:38:00Z"/>
  <w16cex:commentExtensible w16cex:durableId="56068C41" w16cex:dateUtc="2026-08-07T19:27:00Z"/>
  <w16cex:commentExtensible w16cex:durableId="5D6EB44B" w16cex:dateUtc="2026-09-04T18:39:00Z"/>
  <w16cex:commentExtensible w16cex:durableId="510A8EF8" w16cex:dateUtc="2026-07-17T21:08:00Z"/>
  <w16cex:commentExtensible w16cex:durableId="6AD2119B" w16cex:dateUtc="2026-08-31T15:50:00Z"/>
  <w16cex:commentExtensible w16cex:durableId="318F5D6A" w16cex:dateUtc="2026-08-31T15:54:00Z"/>
  <w16cex:commentExtensible w16cex:durableId="0CC6D3D4" w16cex:dateUtc="2026-08-31T15:57:00Z"/>
  <w16cex:commentExtensible w16cex:durableId="20CAE797" w16cex:dateUtc="2026-09-04T18:45:00Z"/>
  <w16cex:commentExtensible w16cex:durableId="557AE746" w16cex:dateUtc="2026-09-03T18:33:00Z"/>
  <w16cex:commentExtensible w16cex:durableId="25F1D5E8" w16cex:dateUtc="2026-08-07T19:58:00Z"/>
  <w16cex:commentExtensible w16cex:durableId="2BD920AD" w16cex:dateUtc="2026-09-03T18:42:00Z"/>
  <w16cex:commentExtensible w16cex:durableId="2E3CE344" w16cex:dateUtc="2026-09-03T18:39:00Z"/>
  <w16cex:commentExtensible w16cex:durableId="1724834D" w16cex:dateUtc="2026-08-06T15:59:00Z"/>
  <w16cex:commentExtensible w16cex:durableId="08928866" w16cex:dateUtc="2026-09-03T18:40:00Z"/>
  <w16cex:commentExtensible w16cex:durableId="4723F178" w16cex:dateUtc="2026-08-06T16:01:00Z"/>
  <w16cex:commentExtensible w16cex:durableId="03CD46F2" w16cex:dateUtc="2026-09-03T18:58:00Z"/>
  <w16cex:commentExtensible w16cex:durableId="3A80BD22" w16cex:dateUtc="2026-08-07T20:52:00Z"/>
  <w16cex:commentExtensible w16cex:durableId="2791EFE4" w16cex:dateUtc="2026-09-07T21:48:00Z"/>
  <w16cex:commentExtensible w16cex:durableId="404D3D91" w16cex:dateUtc="2026-09-07T21:55:00Z"/>
  <w16cex:commentExtensible w16cex:durableId="2A551293" w16cex:dateUtc="2026-09-03T03:23:00Z"/>
  <w16cex:commentExtensible w16cex:durableId="60858C91" w16cex:dateUtc="2026-09-07T21:58:00Z"/>
  <w16cex:commentExtensible w16cex:durableId="11BC96D4" w16cex:dateUtc="2026-08-31T17:00:00Z"/>
  <w16cex:commentExtensible w16cex:durableId="4A12945B" w16cex:dateUtc="2026-08-31T16:58:00Z"/>
  <w16cex:commentExtensible w16cex:durableId="1EA359C1" w16cex:dateUtc="2026-09-04T18:52:00Z"/>
  <w16cex:commentExtensible w16cex:durableId="1CB4A4F2" w16cex:dateUtc="2026-08-31T17:07:00Z"/>
  <w16cex:commentExtensible w16cex:durableId="7FB70389" w16cex:dateUtc="2026-08-24T15:09:00Z"/>
  <w16cex:commentExtensible w16cex:durableId="3F5F63F3" w16cex:dateUtc="2026-09-08T15:54:00Z"/>
  <w16cex:commentExtensible w16cex:durableId="0BBFC73B" w16cex:dateUtc="2026-08-31T17:51:00Z"/>
  <w16cex:commentExtensible w16cex:durableId="75A13BD1" w16cex:dateUtc="2026-08-31T17:55:00Z"/>
  <w16cex:commentExtensible w16cex:durableId="5D6160A5" w16cex:dateUtc="2026-09-08T16:04:00Z"/>
  <w16cex:commentExtensible w16cex:durableId="66B43BBC" w16cex:dateUtc="2026-08-31T18:20:00Z"/>
  <w16cex:commentExtensible w16cex:durableId="4AA268CC" w16cex:dateUtc="2026-09-08T16:05:00Z"/>
  <w16cex:commentExtensible w16cex:durableId="2AADBCA5" w16cex:dateUtc="2026-08-31T19:32:00Z"/>
  <w16cex:commentExtensible w16cex:durableId="113C4506" w16cex:dateUtc="2026-08-31T19:50:00Z"/>
  <w16cex:commentExtensible w16cex:durableId="78DAA80D" w16cex:dateUtc="2026-08-31T18:27:00Z"/>
  <w16cex:commentExtensible w16cex:durableId="331F18D1" w16cex:dateUtc="2026-09-08T16:07:00Z"/>
  <w16cex:commentExtensible w16cex:durableId="5012D1F9" w16cex:dateUtc="2026-08-31T20:03:00Z"/>
  <w16cex:commentExtensible w16cex:durableId="14B23C44" w16cex:dateUtc="2026-09-08T18:20:00Z"/>
  <w16cex:commentExtensible w16cex:durableId="763B5302" w16cex:dateUtc="2026-08-31T18:34:00Z"/>
  <w16cex:commentExtensible w16cex:durableId="262620A8" w16cex:dateUtc="2026-09-08T17:46:00Z"/>
  <w16cex:commentExtensible w16cex:durableId="5C30224C" w16cex:dateUtc="2026-09-02T18:09:00Z"/>
  <w16cex:commentExtensible w16cex:durableId="0A33E7FE" w16cex:dateUtc="2026-09-08T18:20:00Z"/>
  <w16cex:commentExtensible w16cex:durableId="6D816A54" w16cex:dateUtc="2026-09-02T19:03:00Z"/>
  <w16cex:commentExtensible w16cex:durableId="60943E95" w16cex:dateUtc="2026-09-08T17:46:00Z"/>
  <w16cex:commentExtensible w16cex:durableId="6CF54259" w16cex:dateUtc="2026-09-02T15:42:00Z"/>
  <w16cex:commentExtensible w16cex:durableId="057142E1" w16cex:dateUtc="2026-09-08T15:11:00Z"/>
  <w16cex:commentExtensible w16cex:durableId="208DBDE2" w16cex:dateUtc="2026-09-08T15:30:00Z"/>
  <w16cex:commentExtensible w16cex:durableId="280D7355" w16cex:dateUtc="2026-09-08T15:25:00Z"/>
  <w16cex:commentExtensible w16cex:durableId="1D192266" w16cex:dateUtc="2026-09-03T13:17:00Z"/>
  <w16cex:commentExtensible w16cex:durableId="29B2DB33" w16cex:dateUtc="2026-09-03T13:20:00Z"/>
  <w16cex:commentExtensible w16cex:durableId="1E9A2D99" w16cex:dateUtc="2026-09-03T03:07:00Z"/>
  <w16cex:commentExtensible w16cex:durableId="22C491F4" w16cex:dateUtc="2026-09-02T17:54:00Z"/>
  <w16cex:commentExtensible w16cex:durableId="4000CBB9" w16cex:dateUtc="2026-09-03T13:23:00Z"/>
  <w16cex:commentExtensible w16cex:durableId="3228E7E0" w16cex:dateUtc="2026-07-20T16:03:00Z"/>
  <w16cex:commentExtensible w16cex:durableId="1BAFD3E5" w16cex:dateUtc="2026-08-10T16:31:00Z"/>
  <w16cex:commentExtensible w16cex:durableId="591CE5A0" w16cex:dateUtc="2026-07-19T21:57:00Z"/>
  <w16cex:commentExtensible w16cex:durableId="304EE86A" w16cex:dateUtc="2026-08-10T17:04:00Z"/>
  <w16cex:commentExtensible w16cex:durableId="3EA07F4F" w16cex:dateUtc="2026-08-10T17:05:00Z"/>
  <w16cex:commentExtensible w16cex:durableId="41C7445F" w16cex:dateUtc="2026-08-10T17:14:00Z"/>
  <w16cex:commentExtensible w16cex:durableId="7EF2A254" w16cex:dateUtc="2026-08-10T17:24:00Z"/>
  <w16cex:commentExtensible w16cex:durableId="69B672B0" w16cex:dateUtc="2026-09-02T20:12:00Z"/>
  <w16cex:commentExtensible w16cex:durableId="1CB972EE" w16cex:dateUtc="2026-08-10T16:54:00Z"/>
  <w16cex:commentExtensible w16cex:durableId="567B2D08" w16cex:dateUtc="2026-08-24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30DA5A" w16cid:durableId="588F6FAD"/>
  <w16cid:commentId w16cid:paraId="2588272D" w16cid:durableId="09FBBC7B"/>
  <w16cid:commentId w16cid:paraId="514A464A" w16cid:durableId="5126DA15"/>
  <w16cid:commentId w16cid:paraId="710CBBD1" w16cid:durableId="1EA3538C"/>
  <w16cid:commentId w16cid:paraId="652C6753" w16cid:durableId="28D612C4"/>
  <w16cid:commentId w16cid:paraId="232870ED" w16cid:durableId="43AE78BD"/>
  <w16cid:commentId w16cid:paraId="5E3AEC00" w16cid:durableId="11D61131"/>
  <w16cid:commentId w16cid:paraId="6BF0BAC3" w16cid:durableId="19D105DF"/>
  <w16cid:commentId w16cid:paraId="3C4ECC42" w16cid:durableId="433C772E"/>
  <w16cid:commentId w16cid:paraId="4311B93F" w16cid:durableId="55350473"/>
  <w16cid:commentId w16cid:paraId="15F67AB4" w16cid:durableId="2A7C45A0"/>
  <w16cid:commentId w16cid:paraId="4D244D0F" w16cid:durableId="56068C41"/>
  <w16cid:commentId w16cid:paraId="626A5B9E" w16cid:durableId="5D6EB44B"/>
  <w16cid:commentId w16cid:paraId="07AE4962" w16cid:durableId="510A8EF8"/>
  <w16cid:commentId w16cid:paraId="2F139C62" w16cid:durableId="6AD2119B"/>
  <w16cid:commentId w16cid:paraId="21838C2D" w16cid:durableId="318F5D6A"/>
  <w16cid:commentId w16cid:paraId="094B3294" w16cid:durableId="0CC6D3D4"/>
  <w16cid:commentId w16cid:paraId="0CCD578D" w16cid:durableId="20CAE797"/>
  <w16cid:commentId w16cid:paraId="7C114D72" w16cid:durableId="557AE746"/>
  <w16cid:commentId w16cid:paraId="6E6FBA78" w16cid:durableId="25F1D5E8"/>
  <w16cid:commentId w16cid:paraId="0331751F" w16cid:durableId="2BD920AD"/>
  <w16cid:commentId w16cid:paraId="73CB869D" w16cid:durableId="2E3CE344"/>
  <w16cid:commentId w16cid:paraId="44E05328" w16cid:durableId="1724834D"/>
  <w16cid:commentId w16cid:paraId="48BDA3A9" w16cid:durableId="08928866"/>
  <w16cid:commentId w16cid:paraId="597D28D7" w16cid:durableId="4723F178"/>
  <w16cid:commentId w16cid:paraId="1A69B0F7" w16cid:durableId="03CD46F2"/>
  <w16cid:commentId w16cid:paraId="4A2ABFE7" w16cid:durableId="3A80BD22"/>
  <w16cid:commentId w16cid:paraId="42618AB7" w16cid:durableId="2791EFE4"/>
  <w16cid:commentId w16cid:paraId="40C201E9" w16cid:durableId="404D3D91"/>
  <w16cid:commentId w16cid:paraId="0B05727B" w16cid:durableId="2A551293"/>
  <w16cid:commentId w16cid:paraId="2C1FCC6D" w16cid:durableId="60858C91"/>
  <w16cid:commentId w16cid:paraId="77F9B44C" w16cid:durableId="11BC96D4"/>
  <w16cid:commentId w16cid:paraId="78D66BA6" w16cid:durableId="4A12945B"/>
  <w16cid:commentId w16cid:paraId="4D616E00" w16cid:durableId="1EA359C1"/>
  <w16cid:commentId w16cid:paraId="3937A5A5" w16cid:durableId="1CB4A4F2"/>
  <w16cid:commentId w16cid:paraId="06BA4C96" w16cid:durableId="7FB70389"/>
  <w16cid:commentId w16cid:paraId="15073AEB" w16cid:durableId="3F5F63F3"/>
  <w16cid:commentId w16cid:paraId="5E55E0F9" w16cid:durableId="0BBFC73B"/>
  <w16cid:commentId w16cid:paraId="75BF1553" w16cid:durableId="75A13BD1"/>
  <w16cid:commentId w16cid:paraId="6915A04D" w16cid:durableId="5D6160A5"/>
  <w16cid:commentId w16cid:paraId="446547EB" w16cid:durableId="66B43BBC"/>
  <w16cid:commentId w16cid:paraId="5F57FAF6" w16cid:durableId="4AA268CC"/>
  <w16cid:commentId w16cid:paraId="7799C48B" w16cid:durableId="2AADBCA5"/>
  <w16cid:commentId w16cid:paraId="0CF42CD6" w16cid:durableId="113C4506"/>
  <w16cid:commentId w16cid:paraId="223B9AFE" w16cid:durableId="78DAA80D"/>
  <w16cid:commentId w16cid:paraId="40FFAE9F" w16cid:durableId="331F18D1"/>
  <w16cid:commentId w16cid:paraId="4A722DC8" w16cid:durableId="5012D1F9"/>
  <w16cid:commentId w16cid:paraId="0BB37C95" w16cid:durableId="14B23C44"/>
  <w16cid:commentId w16cid:paraId="5195317F" w16cid:durableId="763B5302"/>
  <w16cid:commentId w16cid:paraId="0A6DDD7E" w16cid:durableId="262620A8"/>
  <w16cid:commentId w16cid:paraId="3296CD7E" w16cid:durableId="5C30224C"/>
  <w16cid:commentId w16cid:paraId="460A3286" w16cid:durableId="0A33E7FE"/>
  <w16cid:commentId w16cid:paraId="0E9F4220" w16cid:durableId="6D816A54"/>
  <w16cid:commentId w16cid:paraId="4A44ADA6" w16cid:durableId="60943E95"/>
  <w16cid:commentId w16cid:paraId="5E561990" w16cid:durableId="6CF54259"/>
  <w16cid:commentId w16cid:paraId="69BFE206" w16cid:durableId="057142E1"/>
  <w16cid:commentId w16cid:paraId="2FF0B976" w16cid:durableId="208DBDE2"/>
  <w16cid:commentId w16cid:paraId="331E8F2C" w16cid:durableId="280D7355"/>
  <w16cid:commentId w16cid:paraId="408D7017" w16cid:durableId="1D192266"/>
  <w16cid:commentId w16cid:paraId="4A3A6D54" w16cid:durableId="29B2DB33"/>
  <w16cid:commentId w16cid:paraId="11AB1AE5" w16cid:durableId="1E9A2D99"/>
  <w16cid:commentId w16cid:paraId="281F8B65" w16cid:durableId="22C491F4"/>
  <w16cid:commentId w16cid:paraId="02189321" w16cid:durableId="4000CBB9"/>
  <w16cid:commentId w16cid:paraId="687FC605" w16cid:durableId="3228E7E0"/>
  <w16cid:commentId w16cid:paraId="4464822A" w16cid:durableId="1BAFD3E5"/>
  <w16cid:commentId w16cid:paraId="09FC655B" w16cid:durableId="591CE5A0"/>
  <w16cid:commentId w16cid:paraId="1C02FACB" w16cid:durableId="304EE86A"/>
  <w16cid:commentId w16cid:paraId="1EE9BE2D" w16cid:durableId="3EA07F4F"/>
  <w16cid:commentId w16cid:paraId="4211409F" w16cid:durableId="41C7445F"/>
  <w16cid:commentId w16cid:paraId="454981E3" w16cid:durableId="7EF2A254"/>
  <w16cid:commentId w16cid:paraId="330D99C6" w16cid:durableId="69B672B0"/>
  <w16cid:commentId w16cid:paraId="63666EB2" w16cid:durableId="1CB972EE"/>
  <w16cid:commentId w16cid:paraId="34BDA3E9" w16cid:durableId="567B2D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D9FED" w14:textId="77777777" w:rsidR="004A2F02" w:rsidRDefault="004A2F02" w:rsidP="00485133">
      <w:r>
        <w:separator/>
      </w:r>
    </w:p>
  </w:endnote>
  <w:endnote w:type="continuationSeparator" w:id="0">
    <w:p w14:paraId="555AEE70" w14:textId="77777777" w:rsidR="004A2F02" w:rsidRDefault="004A2F02" w:rsidP="0048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38F2A" w14:textId="77777777" w:rsidR="004A2F02" w:rsidRDefault="004A2F02" w:rsidP="00485133">
      <w:r>
        <w:separator/>
      </w:r>
    </w:p>
  </w:footnote>
  <w:footnote w:type="continuationSeparator" w:id="0">
    <w:p w14:paraId="4BAB5940" w14:textId="77777777" w:rsidR="004A2F02" w:rsidRDefault="004A2F02" w:rsidP="004851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DD6FA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710663C"/>
    <w:multiLevelType w:val="hybridMultilevel"/>
    <w:tmpl w:val="824658D2"/>
    <w:lvl w:ilvl="0" w:tplc="D74ADD8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A6524C"/>
    <w:multiLevelType w:val="hybridMultilevel"/>
    <w:tmpl w:val="B428FE5E"/>
    <w:lvl w:ilvl="0" w:tplc="8DFEC09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B6749D"/>
    <w:multiLevelType w:val="hybridMultilevel"/>
    <w:tmpl w:val="5046F57C"/>
    <w:lvl w:ilvl="0" w:tplc="F8ACA6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3F3BAE"/>
    <w:multiLevelType w:val="hybridMultilevel"/>
    <w:tmpl w:val="2550C8A4"/>
    <w:lvl w:ilvl="0" w:tplc="02EA0B62">
      <w:start w:val="2"/>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74442713"/>
    <w:multiLevelType w:val="hybridMultilevel"/>
    <w:tmpl w:val="FC060E64"/>
    <w:lvl w:ilvl="0" w:tplc="97621368">
      <w:start w:val="1"/>
      <w:numFmt w:val="bullet"/>
      <w:lvlText w:val=""/>
      <w:lvlJc w:val="left"/>
      <w:pPr>
        <w:ind w:left="720" w:hanging="360"/>
      </w:pPr>
      <w:rPr>
        <w:rFonts w:ascii="Symbol" w:eastAsiaTheme="minorHAnsi" w:hAnsi="Symbol" w:cs="Times New Roman (Body C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0847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B002BC"/>
    <w:multiLevelType w:val="hybridMultilevel"/>
    <w:tmpl w:val="56124152"/>
    <w:lvl w:ilvl="0" w:tplc="46A47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038209">
    <w:abstractNumId w:val="7"/>
  </w:num>
  <w:num w:numId="2" w16cid:durableId="1920164938">
    <w:abstractNumId w:val="2"/>
  </w:num>
  <w:num w:numId="3" w16cid:durableId="2128348">
    <w:abstractNumId w:val="5"/>
  </w:num>
  <w:num w:numId="4" w16cid:durableId="438066328">
    <w:abstractNumId w:val="1"/>
  </w:num>
  <w:num w:numId="5" w16cid:durableId="449131336">
    <w:abstractNumId w:val="4"/>
  </w:num>
  <w:num w:numId="6" w16cid:durableId="607322564">
    <w:abstractNumId w:val="3"/>
  </w:num>
  <w:num w:numId="7" w16cid:durableId="1139496976">
    <w:abstractNumId w:val="0"/>
  </w:num>
  <w:num w:numId="8" w16cid:durableId="187885751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ham, Gabriel J.">
    <w15:presenceInfo w15:providerId="AD" w15:userId="S::gjg2134@cumc.columbia.edu::d04249e3-dddd-46f1-a69e-ff52b6530909"/>
  </w15:person>
  <w15:person w15:author="Rhodes, Justin S">
    <w15:presenceInfo w15:providerId="AD" w15:userId="S::jrhodes@illinois.edu::27bcc96f-859c-4b57-a2a0-7a1e212526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FA"/>
    <w:rsid w:val="0000259D"/>
    <w:rsid w:val="0000678A"/>
    <w:rsid w:val="00007CA9"/>
    <w:rsid w:val="00013B2B"/>
    <w:rsid w:val="00013D8B"/>
    <w:rsid w:val="0001613D"/>
    <w:rsid w:val="00017C6D"/>
    <w:rsid w:val="00021BBD"/>
    <w:rsid w:val="00021DFB"/>
    <w:rsid w:val="00024751"/>
    <w:rsid w:val="000256B5"/>
    <w:rsid w:val="00026866"/>
    <w:rsid w:val="00026EE3"/>
    <w:rsid w:val="00027947"/>
    <w:rsid w:val="00031B43"/>
    <w:rsid w:val="00032EC3"/>
    <w:rsid w:val="00036181"/>
    <w:rsid w:val="00036E25"/>
    <w:rsid w:val="000471EB"/>
    <w:rsid w:val="00047A9E"/>
    <w:rsid w:val="0005005F"/>
    <w:rsid w:val="00051CD7"/>
    <w:rsid w:val="00052114"/>
    <w:rsid w:val="00053087"/>
    <w:rsid w:val="000532BC"/>
    <w:rsid w:val="00056B81"/>
    <w:rsid w:val="00057566"/>
    <w:rsid w:val="00060A4E"/>
    <w:rsid w:val="00063CC7"/>
    <w:rsid w:val="00064EA0"/>
    <w:rsid w:val="00065EE2"/>
    <w:rsid w:val="000720FC"/>
    <w:rsid w:val="00073A7B"/>
    <w:rsid w:val="000745C4"/>
    <w:rsid w:val="00081C22"/>
    <w:rsid w:val="00083E1E"/>
    <w:rsid w:val="00084CB5"/>
    <w:rsid w:val="00085C8E"/>
    <w:rsid w:val="00085EC5"/>
    <w:rsid w:val="0009095F"/>
    <w:rsid w:val="00093E8E"/>
    <w:rsid w:val="0009486A"/>
    <w:rsid w:val="000A04FB"/>
    <w:rsid w:val="000A129F"/>
    <w:rsid w:val="000A3941"/>
    <w:rsid w:val="000A694F"/>
    <w:rsid w:val="000A7BB6"/>
    <w:rsid w:val="000B01EA"/>
    <w:rsid w:val="000B2652"/>
    <w:rsid w:val="000B7848"/>
    <w:rsid w:val="000C33B0"/>
    <w:rsid w:val="000C584D"/>
    <w:rsid w:val="000E12FE"/>
    <w:rsid w:val="000E3F08"/>
    <w:rsid w:val="000E7AF0"/>
    <w:rsid w:val="000F0BD7"/>
    <w:rsid w:val="000F5186"/>
    <w:rsid w:val="000F54D0"/>
    <w:rsid w:val="000F67DE"/>
    <w:rsid w:val="00112078"/>
    <w:rsid w:val="0011470A"/>
    <w:rsid w:val="00120EF9"/>
    <w:rsid w:val="00121609"/>
    <w:rsid w:val="001225C7"/>
    <w:rsid w:val="00123917"/>
    <w:rsid w:val="00127676"/>
    <w:rsid w:val="0013365A"/>
    <w:rsid w:val="00137AED"/>
    <w:rsid w:val="00141C2A"/>
    <w:rsid w:val="00142C03"/>
    <w:rsid w:val="00146E01"/>
    <w:rsid w:val="00152ED0"/>
    <w:rsid w:val="001575EF"/>
    <w:rsid w:val="00166663"/>
    <w:rsid w:val="00173A1E"/>
    <w:rsid w:val="00174060"/>
    <w:rsid w:val="00175C20"/>
    <w:rsid w:val="0018081A"/>
    <w:rsid w:val="00181D2D"/>
    <w:rsid w:val="001856E9"/>
    <w:rsid w:val="00185E00"/>
    <w:rsid w:val="00190090"/>
    <w:rsid w:val="001942D0"/>
    <w:rsid w:val="001A15EB"/>
    <w:rsid w:val="001A5C06"/>
    <w:rsid w:val="001A65DE"/>
    <w:rsid w:val="001B0395"/>
    <w:rsid w:val="001B7043"/>
    <w:rsid w:val="001C3D08"/>
    <w:rsid w:val="001C4E6C"/>
    <w:rsid w:val="001C7F1E"/>
    <w:rsid w:val="001D3188"/>
    <w:rsid w:val="001E145A"/>
    <w:rsid w:val="001E59FF"/>
    <w:rsid w:val="001F1449"/>
    <w:rsid w:val="00202D27"/>
    <w:rsid w:val="0020355D"/>
    <w:rsid w:val="002108AE"/>
    <w:rsid w:val="00212FC0"/>
    <w:rsid w:val="0021381B"/>
    <w:rsid w:val="0023338A"/>
    <w:rsid w:val="0023586C"/>
    <w:rsid w:val="00240ECF"/>
    <w:rsid w:val="0025005C"/>
    <w:rsid w:val="00256506"/>
    <w:rsid w:val="002613B6"/>
    <w:rsid w:val="002636B9"/>
    <w:rsid w:val="0026403A"/>
    <w:rsid w:val="00264301"/>
    <w:rsid w:val="00264846"/>
    <w:rsid w:val="00264867"/>
    <w:rsid w:val="002661BD"/>
    <w:rsid w:val="0026691F"/>
    <w:rsid w:val="00266E78"/>
    <w:rsid w:val="00267A9B"/>
    <w:rsid w:val="00271E33"/>
    <w:rsid w:val="00277514"/>
    <w:rsid w:val="00277795"/>
    <w:rsid w:val="0028234A"/>
    <w:rsid w:val="00287262"/>
    <w:rsid w:val="00287C69"/>
    <w:rsid w:val="00294540"/>
    <w:rsid w:val="00294947"/>
    <w:rsid w:val="00294B19"/>
    <w:rsid w:val="00296CF0"/>
    <w:rsid w:val="002B52D9"/>
    <w:rsid w:val="002B6B13"/>
    <w:rsid w:val="002C0089"/>
    <w:rsid w:val="002C130D"/>
    <w:rsid w:val="002C292C"/>
    <w:rsid w:val="002C4026"/>
    <w:rsid w:val="002D1A1A"/>
    <w:rsid w:val="002D1FFB"/>
    <w:rsid w:val="002D3F77"/>
    <w:rsid w:val="002D4401"/>
    <w:rsid w:val="002D5F81"/>
    <w:rsid w:val="002D6A85"/>
    <w:rsid w:val="002D7F34"/>
    <w:rsid w:val="002E29FC"/>
    <w:rsid w:val="002F0AE6"/>
    <w:rsid w:val="002F2A67"/>
    <w:rsid w:val="00304865"/>
    <w:rsid w:val="00306D5A"/>
    <w:rsid w:val="003139C8"/>
    <w:rsid w:val="0031506B"/>
    <w:rsid w:val="00317AC5"/>
    <w:rsid w:val="00321681"/>
    <w:rsid w:val="003218DF"/>
    <w:rsid w:val="003247AC"/>
    <w:rsid w:val="003341ED"/>
    <w:rsid w:val="003372A9"/>
    <w:rsid w:val="00344061"/>
    <w:rsid w:val="0034452B"/>
    <w:rsid w:val="00345212"/>
    <w:rsid w:val="00345CB0"/>
    <w:rsid w:val="003471BC"/>
    <w:rsid w:val="003509A3"/>
    <w:rsid w:val="0035227F"/>
    <w:rsid w:val="00353774"/>
    <w:rsid w:val="0035522B"/>
    <w:rsid w:val="00361EB1"/>
    <w:rsid w:val="00362C1C"/>
    <w:rsid w:val="00363A7B"/>
    <w:rsid w:val="00364E61"/>
    <w:rsid w:val="00371CA8"/>
    <w:rsid w:val="003732BC"/>
    <w:rsid w:val="00376C7F"/>
    <w:rsid w:val="00382FC9"/>
    <w:rsid w:val="003861FB"/>
    <w:rsid w:val="00393C5E"/>
    <w:rsid w:val="00395B26"/>
    <w:rsid w:val="00395F94"/>
    <w:rsid w:val="003964CD"/>
    <w:rsid w:val="003979F8"/>
    <w:rsid w:val="003A38D8"/>
    <w:rsid w:val="003B11D7"/>
    <w:rsid w:val="003B67E0"/>
    <w:rsid w:val="003B69C0"/>
    <w:rsid w:val="003C0375"/>
    <w:rsid w:val="003C61F2"/>
    <w:rsid w:val="003D6751"/>
    <w:rsid w:val="003E4DDF"/>
    <w:rsid w:val="003E7C41"/>
    <w:rsid w:val="003F13DB"/>
    <w:rsid w:val="003F3C8F"/>
    <w:rsid w:val="003F42C7"/>
    <w:rsid w:val="003F53CC"/>
    <w:rsid w:val="003F6938"/>
    <w:rsid w:val="003F6DE9"/>
    <w:rsid w:val="0040232C"/>
    <w:rsid w:val="00412F78"/>
    <w:rsid w:val="004136AC"/>
    <w:rsid w:val="00414B4E"/>
    <w:rsid w:val="00415AF2"/>
    <w:rsid w:val="00422C46"/>
    <w:rsid w:val="0043315D"/>
    <w:rsid w:val="004340FC"/>
    <w:rsid w:val="00437591"/>
    <w:rsid w:val="004428A4"/>
    <w:rsid w:val="00445981"/>
    <w:rsid w:val="00446156"/>
    <w:rsid w:val="004554AD"/>
    <w:rsid w:val="00461386"/>
    <w:rsid w:val="00461D0A"/>
    <w:rsid w:val="004634AC"/>
    <w:rsid w:val="004648F4"/>
    <w:rsid w:val="00466473"/>
    <w:rsid w:val="00467056"/>
    <w:rsid w:val="004671DB"/>
    <w:rsid w:val="00467A00"/>
    <w:rsid w:val="00471DCC"/>
    <w:rsid w:val="0048000D"/>
    <w:rsid w:val="004816FA"/>
    <w:rsid w:val="004828F1"/>
    <w:rsid w:val="00484C13"/>
    <w:rsid w:val="00485133"/>
    <w:rsid w:val="00485DB7"/>
    <w:rsid w:val="00486CB8"/>
    <w:rsid w:val="004878FE"/>
    <w:rsid w:val="00491F69"/>
    <w:rsid w:val="004958FF"/>
    <w:rsid w:val="004A2114"/>
    <w:rsid w:val="004A2F02"/>
    <w:rsid w:val="004A7A7C"/>
    <w:rsid w:val="004B14B0"/>
    <w:rsid w:val="004B219E"/>
    <w:rsid w:val="004B30CE"/>
    <w:rsid w:val="004B376B"/>
    <w:rsid w:val="004D49F9"/>
    <w:rsid w:val="004D60C4"/>
    <w:rsid w:val="004E043A"/>
    <w:rsid w:val="004E4E61"/>
    <w:rsid w:val="004F4BE8"/>
    <w:rsid w:val="004F6DBB"/>
    <w:rsid w:val="00514562"/>
    <w:rsid w:val="00515930"/>
    <w:rsid w:val="00520F12"/>
    <w:rsid w:val="005225B0"/>
    <w:rsid w:val="0052265A"/>
    <w:rsid w:val="005263E4"/>
    <w:rsid w:val="005339FF"/>
    <w:rsid w:val="00536D5D"/>
    <w:rsid w:val="00540717"/>
    <w:rsid w:val="00543726"/>
    <w:rsid w:val="0054434D"/>
    <w:rsid w:val="00546599"/>
    <w:rsid w:val="0055180A"/>
    <w:rsid w:val="00555C7B"/>
    <w:rsid w:val="00555CB5"/>
    <w:rsid w:val="00555E1C"/>
    <w:rsid w:val="0057036D"/>
    <w:rsid w:val="00571B44"/>
    <w:rsid w:val="0057324D"/>
    <w:rsid w:val="005739D4"/>
    <w:rsid w:val="00574054"/>
    <w:rsid w:val="005750F7"/>
    <w:rsid w:val="00577390"/>
    <w:rsid w:val="00577575"/>
    <w:rsid w:val="005777FD"/>
    <w:rsid w:val="005779D6"/>
    <w:rsid w:val="005805F7"/>
    <w:rsid w:val="00581F6A"/>
    <w:rsid w:val="00582F40"/>
    <w:rsid w:val="005924E4"/>
    <w:rsid w:val="005969A0"/>
    <w:rsid w:val="005A5266"/>
    <w:rsid w:val="005A5613"/>
    <w:rsid w:val="005A5924"/>
    <w:rsid w:val="005A6CD0"/>
    <w:rsid w:val="005B29AC"/>
    <w:rsid w:val="005B3EFA"/>
    <w:rsid w:val="005C10F3"/>
    <w:rsid w:val="005C1206"/>
    <w:rsid w:val="005C15E1"/>
    <w:rsid w:val="005C2135"/>
    <w:rsid w:val="005C3963"/>
    <w:rsid w:val="005D608E"/>
    <w:rsid w:val="005E11A7"/>
    <w:rsid w:val="005E315B"/>
    <w:rsid w:val="005E352F"/>
    <w:rsid w:val="005E6D3B"/>
    <w:rsid w:val="005F0F41"/>
    <w:rsid w:val="005F1690"/>
    <w:rsid w:val="005F2690"/>
    <w:rsid w:val="005F3162"/>
    <w:rsid w:val="005F5289"/>
    <w:rsid w:val="006056B6"/>
    <w:rsid w:val="00606D62"/>
    <w:rsid w:val="006112BF"/>
    <w:rsid w:val="0061407C"/>
    <w:rsid w:val="006145D5"/>
    <w:rsid w:val="00615890"/>
    <w:rsid w:val="00616AEC"/>
    <w:rsid w:val="006229E7"/>
    <w:rsid w:val="006237C8"/>
    <w:rsid w:val="00624645"/>
    <w:rsid w:val="00624B3D"/>
    <w:rsid w:val="00624FDC"/>
    <w:rsid w:val="006352E1"/>
    <w:rsid w:val="006363E5"/>
    <w:rsid w:val="006365CB"/>
    <w:rsid w:val="00636965"/>
    <w:rsid w:val="00636B11"/>
    <w:rsid w:val="006414B3"/>
    <w:rsid w:val="00641B20"/>
    <w:rsid w:val="006424C0"/>
    <w:rsid w:val="00646584"/>
    <w:rsid w:val="00646BA7"/>
    <w:rsid w:val="00647315"/>
    <w:rsid w:val="00653426"/>
    <w:rsid w:val="006537FF"/>
    <w:rsid w:val="00653835"/>
    <w:rsid w:val="00662040"/>
    <w:rsid w:val="00663046"/>
    <w:rsid w:val="006648A8"/>
    <w:rsid w:val="0066495D"/>
    <w:rsid w:val="00664EF3"/>
    <w:rsid w:val="00666EF2"/>
    <w:rsid w:val="00671CA5"/>
    <w:rsid w:val="00675A71"/>
    <w:rsid w:val="0067618D"/>
    <w:rsid w:val="00676B87"/>
    <w:rsid w:val="00681942"/>
    <w:rsid w:val="006841D9"/>
    <w:rsid w:val="00685644"/>
    <w:rsid w:val="00686A03"/>
    <w:rsid w:val="006915ED"/>
    <w:rsid w:val="00693770"/>
    <w:rsid w:val="006943DC"/>
    <w:rsid w:val="00694459"/>
    <w:rsid w:val="00695D81"/>
    <w:rsid w:val="006960D4"/>
    <w:rsid w:val="006A3906"/>
    <w:rsid w:val="006A58A0"/>
    <w:rsid w:val="006A58B2"/>
    <w:rsid w:val="006A6964"/>
    <w:rsid w:val="006A74D0"/>
    <w:rsid w:val="006B2C09"/>
    <w:rsid w:val="006B5E2E"/>
    <w:rsid w:val="006C2F07"/>
    <w:rsid w:val="006C4906"/>
    <w:rsid w:val="006C603E"/>
    <w:rsid w:val="006D23BB"/>
    <w:rsid w:val="006E0C84"/>
    <w:rsid w:val="006E1E2E"/>
    <w:rsid w:val="006E2FB6"/>
    <w:rsid w:val="00706198"/>
    <w:rsid w:val="00706EBA"/>
    <w:rsid w:val="00706FDF"/>
    <w:rsid w:val="00715C76"/>
    <w:rsid w:val="0071780B"/>
    <w:rsid w:val="00722AF7"/>
    <w:rsid w:val="00723FEE"/>
    <w:rsid w:val="00725FD3"/>
    <w:rsid w:val="0072779C"/>
    <w:rsid w:val="00736DDD"/>
    <w:rsid w:val="00737F9A"/>
    <w:rsid w:val="00740D5D"/>
    <w:rsid w:val="00743B20"/>
    <w:rsid w:val="0074463F"/>
    <w:rsid w:val="00747DD7"/>
    <w:rsid w:val="00750B82"/>
    <w:rsid w:val="00753B93"/>
    <w:rsid w:val="00753C87"/>
    <w:rsid w:val="007558D5"/>
    <w:rsid w:val="00760B46"/>
    <w:rsid w:val="00765A31"/>
    <w:rsid w:val="00771E24"/>
    <w:rsid w:val="00772C22"/>
    <w:rsid w:val="00773EB3"/>
    <w:rsid w:val="0077473A"/>
    <w:rsid w:val="007748F6"/>
    <w:rsid w:val="0078035B"/>
    <w:rsid w:val="00781F06"/>
    <w:rsid w:val="00794BD9"/>
    <w:rsid w:val="00795D6D"/>
    <w:rsid w:val="007B28CF"/>
    <w:rsid w:val="007B3AC0"/>
    <w:rsid w:val="007B5324"/>
    <w:rsid w:val="007D0AAA"/>
    <w:rsid w:val="007D232F"/>
    <w:rsid w:val="007D4E1D"/>
    <w:rsid w:val="007E0ACD"/>
    <w:rsid w:val="007E5738"/>
    <w:rsid w:val="007E5E79"/>
    <w:rsid w:val="007E72A3"/>
    <w:rsid w:val="007F2078"/>
    <w:rsid w:val="007F73C2"/>
    <w:rsid w:val="007F7B85"/>
    <w:rsid w:val="0080702E"/>
    <w:rsid w:val="008073F9"/>
    <w:rsid w:val="00810A40"/>
    <w:rsid w:val="0081143E"/>
    <w:rsid w:val="008219FB"/>
    <w:rsid w:val="008252DF"/>
    <w:rsid w:val="00825820"/>
    <w:rsid w:val="00830BD3"/>
    <w:rsid w:val="008376D2"/>
    <w:rsid w:val="00847A45"/>
    <w:rsid w:val="00852AB4"/>
    <w:rsid w:val="00853F0F"/>
    <w:rsid w:val="008544F0"/>
    <w:rsid w:val="00873441"/>
    <w:rsid w:val="008751EA"/>
    <w:rsid w:val="0087743C"/>
    <w:rsid w:val="008847F6"/>
    <w:rsid w:val="008A06AB"/>
    <w:rsid w:val="008A7784"/>
    <w:rsid w:val="008C1A15"/>
    <w:rsid w:val="008C3E81"/>
    <w:rsid w:val="008C5902"/>
    <w:rsid w:val="008C6120"/>
    <w:rsid w:val="008C6AF5"/>
    <w:rsid w:val="008D0F6D"/>
    <w:rsid w:val="008D4815"/>
    <w:rsid w:val="008E2FAC"/>
    <w:rsid w:val="008E5C00"/>
    <w:rsid w:val="008E5D07"/>
    <w:rsid w:val="008F02EC"/>
    <w:rsid w:val="008F17DE"/>
    <w:rsid w:val="008F18CE"/>
    <w:rsid w:val="008F5F53"/>
    <w:rsid w:val="008F7A2F"/>
    <w:rsid w:val="009021B3"/>
    <w:rsid w:val="009076FF"/>
    <w:rsid w:val="0090798C"/>
    <w:rsid w:val="009100F9"/>
    <w:rsid w:val="009112E5"/>
    <w:rsid w:val="009208CE"/>
    <w:rsid w:val="00921877"/>
    <w:rsid w:val="00921CD4"/>
    <w:rsid w:val="00933230"/>
    <w:rsid w:val="00935F98"/>
    <w:rsid w:val="00936738"/>
    <w:rsid w:val="00940122"/>
    <w:rsid w:val="009402D1"/>
    <w:rsid w:val="00940846"/>
    <w:rsid w:val="0094374A"/>
    <w:rsid w:val="00946194"/>
    <w:rsid w:val="009527A3"/>
    <w:rsid w:val="0095315E"/>
    <w:rsid w:val="009539CB"/>
    <w:rsid w:val="009539CC"/>
    <w:rsid w:val="00954328"/>
    <w:rsid w:val="00960B36"/>
    <w:rsid w:val="009638F7"/>
    <w:rsid w:val="00970814"/>
    <w:rsid w:val="009724E6"/>
    <w:rsid w:val="0097327E"/>
    <w:rsid w:val="009737B1"/>
    <w:rsid w:val="0097409C"/>
    <w:rsid w:val="00976804"/>
    <w:rsid w:val="00977985"/>
    <w:rsid w:val="009811C6"/>
    <w:rsid w:val="00985AED"/>
    <w:rsid w:val="00991F18"/>
    <w:rsid w:val="00993703"/>
    <w:rsid w:val="00997370"/>
    <w:rsid w:val="00997F7F"/>
    <w:rsid w:val="009B0FE5"/>
    <w:rsid w:val="009B4B26"/>
    <w:rsid w:val="009B7419"/>
    <w:rsid w:val="009B745B"/>
    <w:rsid w:val="009C1C7A"/>
    <w:rsid w:val="009C36A2"/>
    <w:rsid w:val="009C5659"/>
    <w:rsid w:val="009D2526"/>
    <w:rsid w:val="009D42E4"/>
    <w:rsid w:val="009E0925"/>
    <w:rsid w:val="009E152A"/>
    <w:rsid w:val="009E3FD8"/>
    <w:rsid w:val="009E49E6"/>
    <w:rsid w:val="009F25AA"/>
    <w:rsid w:val="009F4952"/>
    <w:rsid w:val="00A04A52"/>
    <w:rsid w:val="00A13AF8"/>
    <w:rsid w:val="00A15165"/>
    <w:rsid w:val="00A23928"/>
    <w:rsid w:val="00A26A09"/>
    <w:rsid w:val="00A31F21"/>
    <w:rsid w:val="00A335BB"/>
    <w:rsid w:val="00A5211F"/>
    <w:rsid w:val="00A549A6"/>
    <w:rsid w:val="00A56AAE"/>
    <w:rsid w:val="00A571E1"/>
    <w:rsid w:val="00A60423"/>
    <w:rsid w:val="00A62EB2"/>
    <w:rsid w:val="00A66F6A"/>
    <w:rsid w:val="00A7398D"/>
    <w:rsid w:val="00A73A92"/>
    <w:rsid w:val="00A84C82"/>
    <w:rsid w:val="00A85F90"/>
    <w:rsid w:val="00A90752"/>
    <w:rsid w:val="00A967A5"/>
    <w:rsid w:val="00AB18FA"/>
    <w:rsid w:val="00AB19C0"/>
    <w:rsid w:val="00AB2D47"/>
    <w:rsid w:val="00AC133B"/>
    <w:rsid w:val="00AC4828"/>
    <w:rsid w:val="00AC52FC"/>
    <w:rsid w:val="00AE103B"/>
    <w:rsid w:val="00AE13A1"/>
    <w:rsid w:val="00AE1E99"/>
    <w:rsid w:val="00AF03D5"/>
    <w:rsid w:val="00AF0BB8"/>
    <w:rsid w:val="00AF1966"/>
    <w:rsid w:val="00B01C34"/>
    <w:rsid w:val="00B01EFF"/>
    <w:rsid w:val="00B04808"/>
    <w:rsid w:val="00B117D6"/>
    <w:rsid w:val="00B13A2F"/>
    <w:rsid w:val="00B169CA"/>
    <w:rsid w:val="00B16A1B"/>
    <w:rsid w:val="00B16F07"/>
    <w:rsid w:val="00B20310"/>
    <w:rsid w:val="00B24ECA"/>
    <w:rsid w:val="00B25474"/>
    <w:rsid w:val="00B267E5"/>
    <w:rsid w:val="00B26804"/>
    <w:rsid w:val="00B32C93"/>
    <w:rsid w:val="00B36C6C"/>
    <w:rsid w:val="00B3738B"/>
    <w:rsid w:val="00B37FE2"/>
    <w:rsid w:val="00B5051C"/>
    <w:rsid w:val="00B56453"/>
    <w:rsid w:val="00B57062"/>
    <w:rsid w:val="00B57B95"/>
    <w:rsid w:val="00B6161D"/>
    <w:rsid w:val="00B66FAB"/>
    <w:rsid w:val="00B677E1"/>
    <w:rsid w:val="00B70931"/>
    <w:rsid w:val="00B73602"/>
    <w:rsid w:val="00B746A3"/>
    <w:rsid w:val="00B747A1"/>
    <w:rsid w:val="00B75C16"/>
    <w:rsid w:val="00B80674"/>
    <w:rsid w:val="00B85D20"/>
    <w:rsid w:val="00B91E4A"/>
    <w:rsid w:val="00B931D9"/>
    <w:rsid w:val="00B965EE"/>
    <w:rsid w:val="00B96A83"/>
    <w:rsid w:val="00BA4CCE"/>
    <w:rsid w:val="00BB1D69"/>
    <w:rsid w:val="00BB7A98"/>
    <w:rsid w:val="00BC05E8"/>
    <w:rsid w:val="00BD29CF"/>
    <w:rsid w:val="00BD3704"/>
    <w:rsid w:val="00BD3B17"/>
    <w:rsid w:val="00BE0608"/>
    <w:rsid w:val="00BE15FE"/>
    <w:rsid w:val="00BE2E09"/>
    <w:rsid w:val="00BE39A3"/>
    <w:rsid w:val="00BE3ABD"/>
    <w:rsid w:val="00BE4FE1"/>
    <w:rsid w:val="00BF1E03"/>
    <w:rsid w:val="00BF6921"/>
    <w:rsid w:val="00C02425"/>
    <w:rsid w:val="00C024DD"/>
    <w:rsid w:val="00C02633"/>
    <w:rsid w:val="00C05010"/>
    <w:rsid w:val="00C0534F"/>
    <w:rsid w:val="00C054BD"/>
    <w:rsid w:val="00C10A2B"/>
    <w:rsid w:val="00C14968"/>
    <w:rsid w:val="00C14CF5"/>
    <w:rsid w:val="00C15ED9"/>
    <w:rsid w:val="00C16BE9"/>
    <w:rsid w:val="00C27653"/>
    <w:rsid w:val="00C2794B"/>
    <w:rsid w:val="00C32F02"/>
    <w:rsid w:val="00C334F5"/>
    <w:rsid w:val="00C4164E"/>
    <w:rsid w:val="00C448A3"/>
    <w:rsid w:val="00C551F6"/>
    <w:rsid w:val="00C613B5"/>
    <w:rsid w:val="00C61BB7"/>
    <w:rsid w:val="00C6492A"/>
    <w:rsid w:val="00C65318"/>
    <w:rsid w:val="00C742E7"/>
    <w:rsid w:val="00C743E6"/>
    <w:rsid w:val="00C76F28"/>
    <w:rsid w:val="00C77AD7"/>
    <w:rsid w:val="00C84A09"/>
    <w:rsid w:val="00C84A93"/>
    <w:rsid w:val="00C869E2"/>
    <w:rsid w:val="00C91E74"/>
    <w:rsid w:val="00C93467"/>
    <w:rsid w:val="00C94021"/>
    <w:rsid w:val="00C951A0"/>
    <w:rsid w:val="00C96FF7"/>
    <w:rsid w:val="00C97163"/>
    <w:rsid w:val="00CB3966"/>
    <w:rsid w:val="00CB445F"/>
    <w:rsid w:val="00CC0144"/>
    <w:rsid w:val="00CC01A0"/>
    <w:rsid w:val="00CC4CF3"/>
    <w:rsid w:val="00CC6736"/>
    <w:rsid w:val="00CD0D94"/>
    <w:rsid w:val="00CD2B72"/>
    <w:rsid w:val="00CD494C"/>
    <w:rsid w:val="00CD7E4F"/>
    <w:rsid w:val="00CE26B5"/>
    <w:rsid w:val="00CE3295"/>
    <w:rsid w:val="00CE482C"/>
    <w:rsid w:val="00CE51AB"/>
    <w:rsid w:val="00CE5A22"/>
    <w:rsid w:val="00CF0966"/>
    <w:rsid w:val="00CF0C60"/>
    <w:rsid w:val="00CF4436"/>
    <w:rsid w:val="00CF496A"/>
    <w:rsid w:val="00CF51E5"/>
    <w:rsid w:val="00CF7C9C"/>
    <w:rsid w:val="00CF7C9D"/>
    <w:rsid w:val="00D017AF"/>
    <w:rsid w:val="00D01C4C"/>
    <w:rsid w:val="00D047AE"/>
    <w:rsid w:val="00D04814"/>
    <w:rsid w:val="00D105E1"/>
    <w:rsid w:val="00D14500"/>
    <w:rsid w:val="00D14B33"/>
    <w:rsid w:val="00D15EB5"/>
    <w:rsid w:val="00D1686A"/>
    <w:rsid w:val="00D202B5"/>
    <w:rsid w:val="00D20926"/>
    <w:rsid w:val="00D20A6D"/>
    <w:rsid w:val="00D231FF"/>
    <w:rsid w:val="00D24F7D"/>
    <w:rsid w:val="00D24FC1"/>
    <w:rsid w:val="00D31A85"/>
    <w:rsid w:val="00D33ED4"/>
    <w:rsid w:val="00D606D4"/>
    <w:rsid w:val="00D62C93"/>
    <w:rsid w:val="00D660FA"/>
    <w:rsid w:val="00D666C6"/>
    <w:rsid w:val="00D6765B"/>
    <w:rsid w:val="00D7250E"/>
    <w:rsid w:val="00D737B1"/>
    <w:rsid w:val="00D73BFC"/>
    <w:rsid w:val="00D75AD5"/>
    <w:rsid w:val="00D770B1"/>
    <w:rsid w:val="00D847BA"/>
    <w:rsid w:val="00DA1F8D"/>
    <w:rsid w:val="00DB34A4"/>
    <w:rsid w:val="00DB4306"/>
    <w:rsid w:val="00DB6277"/>
    <w:rsid w:val="00DC133F"/>
    <w:rsid w:val="00DC13FD"/>
    <w:rsid w:val="00DC30C8"/>
    <w:rsid w:val="00DC329C"/>
    <w:rsid w:val="00DC551E"/>
    <w:rsid w:val="00DD2C55"/>
    <w:rsid w:val="00DD445A"/>
    <w:rsid w:val="00DD5AF2"/>
    <w:rsid w:val="00DD66E0"/>
    <w:rsid w:val="00DE0B50"/>
    <w:rsid w:val="00DE38F9"/>
    <w:rsid w:val="00DE5581"/>
    <w:rsid w:val="00DF0001"/>
    <w:rsid w:val="00DF78E6"/>
    <w:rsid w:val="00E01B46"/>
    <w:rsid w:val="00E01DA9"/>
    <w:rsid w:val="00E04B65"/>
    <w:rsid w:val="00E051B3"/>
    <w:rsid w:val="00E06DBA"/>
    <w:rsid w:val="00E074EF"/>
    <w:rsid w:val="00E077D8"/>
    <w:rsid w:val="00E079A0"/>
    <w:rsid w:val="00E10162"/>
    <w:rsid w:val="00E10872"/>
    <w:rsid w:val="00E1149A"/>
    <w:rsid w:val="00E12101"/>
    <w:rsid w:val="00E1687F"/>
    <w:rsid w:val="00E16D82"/>
    <w:rsid w:val="00E16FFA"/>
    <w:rsid w:val="00E2315F"/>
    <w:rsid w:val="00E24CD5"/>
    <w:rsid w:val="00E2702B"/>
    <w:rsid w:val="00E2709A"/>
    <w:rsid w:val="00E31021"/>
    <w:rsid w:val="00E318E3"/>
    <w:rsid w:val="00E34A71"/>
    <w:rsid w:val="00E4476A"/>
    <w:rsid w:val="00E44871"/>
    <w:rsid w:val="00E44D1F"/>
    <w:rsid w:val="00E46755"/>
    <w:rsid w:val="00E471D6"/>
    <w:rsid w:val="00E50DD5"/>
    <w:rsid w:val="00E53DE5"/>
    <w:rsid w:val="00E540CF"/>
    <w:rsid w:val="00E5529F"/>
    <w:rsid w:val="00E55315"/>
    <w:rsid w:val="00E57312"/>
    <w:rsid w:val="00E654EB"/>
    <w:rsid w:val="00E71265"/>
    <w:rsid w:val="00E71627"/>
    <w:rsid w:val="00E71A84"/>
    <w:rsid w:val="00E74112"/>
    <w:rsid w:val="00E75029"/>
    <w:rsid w:val="00E939CE"/>
    <w:rsid w:val="00EA408F"/>
    <w:rsid w:val="00EA726B"/>
    <w:rsid w:val="00EB0F9F"/>
    <w:rsid w:val="00EB403D"/>
    <w:rsid w:val="00EB67D3"/>
    <w:rsid w:val="00EC4DDB"/>
    <w:rsid w:val="00ED189D"/>
    <w:rsid w:val="00ED5593"/>
    <w:rsid w:val="00EE0CC4"/>
    <w:rsid w:val="00EE418C"/>
    <w:rsid w:val="00EE6FAB"/>
    <w:rsid w:val="00EF68F9"/>
    <w:rsid w:val="00F00CD3"/>
    <w:rsid w:val="00F02AF1"/>
    <w:rsid w:val="00F1566A"/>
    <w:rsid w:val="00F17056"/>
    <w:rsid w:val="00F20567"/>
    <w:rsid w:val="00F2184E"/>
    <w:rsid w:val="00F3162F"/>
    <w:rsid w:val="00F339F4"/>
    <w:rsid w:val="00F35B6E"/>
    <w:rsid w:val="00F3627F"/>
    <w:rsid w:val="00F40EEE"/>
    <w:rsid w:val="00F41A9D"/>
    <w:rsid w:val="00F457F3"/>
    <w:rsid w:val="00F53B62"/>
    <w:rsid w:val="00F54267"/>
    <w:rsid w:val="00F61EA0"/>
    <w:rsid w:val="00F65F7E"/>
    <w:rsid w:val="00F70959"/>
    <w:rsid w:val="00F818EB"/>
    <w:rsid w:val="00F84539"/>
    <w:rsid w:val="00F87F11"/>
    <w:rsid w:val="00F90DC5"/>
    <w:rsid w:val="00F9175F"/>
    <w:rsid w:val="00F92B50"/>
    <w:rsid w:val="00F94CDE"/>
    <w:rsid w:val="00FA2712"/>
    <w:rsid w:val="00FA51D0"/>
    <w:rsid w:val="00FA5D9F"/>
    <w:rsid w:val="00FA7CDB"/>
    <w:rsid w:val="00FB021F"/>
    <w:rsid w:val="00FB0418"/>
    <w:rsid w:val="00FB08DE"/>
    <w:rsid w:val="00FB20A3"/>
    <w:rsid w:val="00FB4938"/>
    <w:rsid w:val="00FC0AE9"/>
    <w:rsid w:val="00FC1908"/>
    <w:rsid w:val="00FC4A4D"/>
    <w:rsid w:val="00FC57CB"/>
    <w:rsid w:val="00FC5F35"/>
    <w:rsid w:val="00FC7B0D"/>
    <w:rsid w:val="00FD0053"/>
    <w:rsid w:val="00FD16BF"/>
    <w:rsid w:val="00FD437F"/>
    <w:rsid w:val="00FD4A26"/>
    <w:rsid w:val="00FD5498"/>
    <w:rsid w:val="00FE4DCE"/>
    <w:rsid w:val="00FF1F55"/>
    <w:rsid w:val="00FF53C2"/>
    <w:rsid w:val="00FF577F"/>
    <w:rsid w:val="00FF6E5D"/>
    <w:rsid w:val="00FF75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C975"/>
  <w15:chartTrackingRefBased/>
  <w15:docId w15:val="{EBD1BCE9-DD73-AF46-A56D-F3353CEC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color w:val="000000" w:themeColor="text1"/>
        <w:kern w:val="2"/>
        <w:sz w:val="24"/>
        <w:szCs w:val="30"/>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E24"/>
  </w:style>
  <w:style w:type="paragraph" w:styleId="Heading1">
    <w:name w:val="heading 1"/>
    <w:basedOn w:val="Normal"/>
    <w:next w:val="Normal"/>
    <w:link w:val="Heading1Char"/>
    <w:uiPriority w:val="9"/>
    <w:qFormat/>
    <w:rsid w:val="0048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16F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16F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16F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16F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16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16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16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16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16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16F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16F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816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16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16FA"/>
    <w:rPr>
      <w:i/>
      <w:iCs/>
      <w:color w:val="404040" w:themeColor="text1" w:themeTint="BF"/>
    </w:rPr>
  </w:style>
  <w:style w:type="paragraph" w:styleId="ListParagraph">
    <w:name w:val="List Paragraph"/>
    <w:basedOn w:val="Normal"/>
    <w:uiPriority w:val="34"/>
    <w:qFormat/>
    <w:rsid w:val="004816FA"/>
    <w:pPr>
      <w:ind w:left="720"/>
      <w:contextualSpacing/>
    </w:pPr>
  </w:style>
  <w:style w:type="character" w:styleId="IntenseEmphasis">
    <w:name w:val="Intense Emphasis"/>
    <w:basedOn w:val="DefaultParagraphFont"/>
    <w:uiPriority w:val="21"/>
    <w:qFormat/>
    <w:rsid w:val="004816FA"/>
    <w:rPr>
      <w:i/>
      <w:iCs/>
      <w:color w:val="0F4761" w:themeColor="accent1" w:themeShade="BF"/>
    </w:rPr>
  </w:style>
  <w:style w:type="paragraph" w:styleId="IntenseQuote">
    <w:name w:val="Intense Quote"/>
    <w:basedOn w:val="Normal"/>
    <w:next w:val="Normal"/>
    <w:link w:val="IntenseQuoteChar"/>
    <w:uiPriority w:val="30"/>
    <w:qFormat/>
    <w:rsid w:val="0048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FA"/>
    <w:rPr>
      <w:i/>
      <w:iCs/>
      <w:color w:val="0F4761" w:themeColor="accent1" w:themeShade="BF"/>
    </w:rPr>
  </w:style>
  <w:style w:type="character" w:styleId="IntenseReference">
    <w:name w:val="Intense Reference"/>
    <w:basedOn w:val="DefaultParagraphFont"/>
    <w:uiPriority w:val="32"/>
    <w:qFormat/>
    <w:rsid w:val="004816FA"/>
    <w:rPr>
      <w:b/>
      <w:bCs/>
      <w:smallCaps/>
      <w:color w:val="0F4761" w:themeColor="accent1" w:themeShade="BF"/>
      <w:spacing w:val="5"/>
    </w:rPr>
  </w:style>
  <w:style w:type="character" w:styleId="CommentReference">
    <w:name w:val="annotation reference"/>
    <w:basedOn w:val="DefaultParagraphFont"/>
    <w:uiPriority w:val="99"/>
    <w:semiHidden/>
    <w:unhideWhenUsed/>
    <w:rsid w:val="004816FA"/>
    <w:rPr>
      <w:sz w:val="16"/>
      <w:szCs w:val="16"/>
    </w:rPr>
  </w:style>
  <w:style w:type="paragraph" w:styleId="CommentText">
    <w:name w:val="annotation text"/>
    <w:basedOn w:val="Normal"/>
    <w:link w:val="CommentTextChar"/>
    <w:uiPriority w:val="99"/>
    <w:unhideWhenUsed/>
    <w:rsid w:val="004816FA"/>
    <w:rPr>
      <w:sz w:val="20"/>
      <w:szCs w:val="20"/>
    </w:rPr>
  </w:style>
  <w:style w:type="character" w:customStyle="1" w:styleId="CommentTextChar">
    <w:name w:val="Comment Text Char"/>
    <w:basedOn w:val="DefaultParagraphFont"/>
    <w:link w:val="CommentText"/>
    <w:uiPriority w:val="99"/>
    <w:rsid w:val="004816FA"/>
    <w:rPr>
      <w:sz w:val="20"/>
      <w:szCs w:val="20"/>
    </w:rPr>
  </w:style>
  <w:style w:type="paragraph" w:styleId="CommentSubject">
    <w:name w:val="annotation subject"/>
    <w:basedOn w:val="CommentText"/>
    <w:next w:val="CommentText"/>
    <w:link w:val="CommentSubjectChar"/>
    <w:uiPriority w:val="99"/>
    <w:semiHidden/>
    <w:unhideWhenUsed/>
    <w:rsid w:val="004816FA"/>
    <w:rPr>
      <w:b/>
      <w:bCs/>
    </w:rPr>
  </w:style>
  <w:style w:type="character" w:customStyle="1" w:styleId="CommentSubjectChar">
    <w:name w:val="Comment Subject Char"/>
    <w:basedOn w:val="CommentTextChar"/>
    <w:link w:val="CommentSubject"/>
    <w:uiPriority w:val="99"/>
    <w:semiHidden/>
    <w:rsid w:val="004816FA"/>
    <w:rPr>
      <w:b/>
      <w:bCs/>
      <w:sz w:val="20"/>
      <w:szCs w:val="20"/>
    </w:rPr>
  </w:style>
  <w:style w:type="paragraph" w:styleId="Header">
    <w:name w:val="header"/>
    <w:basedOn w:val="Normal"/>
    <w:link w:val="HeaderChar"/>
    <w:uiPriority w:val="99"/>
    <w:unhideWhenUsed/>
    <w:rsid w:val="004816FA"/>
    <w:pPr>
      <w:tabs>
        <w:tab w:val="center" w:pos="4680"/>
        <w:tab w:val="right" w:pos="9360"/>
      </w:tabs>
    </w:pPr>
  </w:style>
  <w:style w:type="character" w:customStyle="1" w:styleId="HeaderChar">
    <w:name w:val="Header Char"/>
    <w:basedOn w:val="DefaultParagraphFont"/>
    <w:link w:val="Header"/>
    <w:uiPriority w:val="99"/>
    <w:rsid w:val="004816FA"/>
  </w:style>
  <w:style w:type="paragraph" w:styleId="Footer">
    <w:name w:val="footer"/>
    <w:basedOn w:val="Normal"/>
    <w:link w:val="FooterChar"/>
    <w:uiPriority w:val="99"/>
    <w:unhideWhenUsed/>
    <w:rsid w:val="004816FA"/>
    <w:pPr>
      <w:tabs>
        <w:tab w:val="center" w:pos="4680"/>
        <w:tab w:val="right" w:pos="9360"/>
      </w:tabs>
    </w:pPr>
  </w:style>
  <w:style w:type="character" w:customStyle="1" w:styleId="FooterChar">
    <w:name w:val="Footer Char"/>
    <w:basedOn w:val="DefaultParagraphFont"/>
    <w:link w:val="Footer"/>
    <w:uiPriority w:val="99"/>
    <w:rsid w:val="004816FA"/>
  </w:style>
  <w:style w:type="paragraph" w:styleId="Caption">
    <w:name w:val="caption"/>
    <w:basedOn w:val="Normal"/>
    <w:next w:val="Normal"/>
    <w:uiPriority w:val="35"/>
    <w:unhideWhenUsed/>
    <w:qFormat/>
    <w:rsid w:val="004816FA"/>
    <w:pPr>
      <w:spacing w:after="200"/>
    </w:pPr>
    <w:rPr>
      <w:i/>
      <w:iCs/>
      <w:color w:val="0E2841" w:themeColor="text2"/>
      <w:sz w:val="18"/>
      <w:szCs w:val="18"/>
    </w:rPr>
  </w:style>
  <w:style w:type="paragraph" w:styleId="NormalWeb">
    <w:name w:val="Normal (Web)"/>
    <w:basedOn w:val="Normal"/>
    <w:uiPriority w:val="99"/>
    <w:semiHidden/>
    <w:unhideWhenUsed/>
    <w:rsid w:val="004816FA"/>
    <w:pPr>
      <w:spacing w:before="100" w:beforeAutospacing="1" w:after="100" w:afterAutospacing="1"/>
    </w:pPr>
    <w:rPr>
      <w:rFonts w:eastAsia="Times New Roman" w:cs="Times New Roman"/>
      <w:color w:val="auto"/>
      <w:kern w:val="0"/>
      <w:szCs w:val="24"/>
      <w14:ligatures w14:val="none"/>
    </w:rPr>
  </w:style>
  <w:style w:type="paragraph" w:styleId="Bibliography">
    <w:name w:val="Bibliography"/>
    <w:basedOn w:val="Normal"/>
    <w:next w:val="Normal"/>
    <w:uiPriority w:val="37"/>
    <w:unhideWhenUsed/>
    <w:rsid w:val="004816FA"/>
    <w:pPr>
      <w:tabs>
        <w:tab w:val="left" w:pos="504"/>
      </w:tabs>
      <w:spacing w:after="240"/>
      <w:ind w:left="504" w:hanging="504"/>
    </w:pPr>
  </w:style>
  <w:style w:type="paragraph" w:styleId="NoSpacing">
    <w:name w:val="No Spacing"/>
    <w:uiPriority w:val="1"/>
    <w:qFormat/>
    <w:rsid w:val="004816FA"/>
  </w:style>
  <w:style w:type="paragraph" w:styleId="Revision">
    <w:name w:val="Revision"/>
    <w:hidden/>
    <w:uiPriority w:val="99"/>
    <w:semiHidden/>
    <w:rsid w:val="003218DF"/>
  </w:style>
  <w:style w:type="paragraph" w:customStyle="1" w:styleId="Default">
    <w:name w:val="Default"/>
    <w:rsid w:val="00771E24"/>
    <w:pPr>
      <w:autoSpaceDE w:val="0"/>
      <w:autoSpaceDN w:val="0"/>
      <w:adjustRightInd w:val="0"/>
    </w:pPr>
    <w:rPr>
      <w:rFonts w:cs="Times New Roman"/>
      <w:color w:val="000000"/>
      <w:kern w:val="0"/>
      <w:szCs w:val="24"/>
    </w:rPr>
  </w:style>
  <w:style w:type="character" w:styleId="Hyperlink">
    <w:name w:val="Hyperlink"/>
    <w:basedOn w:val="DefaultParagraphFont"/>
    <w:uiPriority w:val="99"/>
    <w:unhideWhenUsed/>
    <w:rsid w:val="00C84A09"/>
    <w:rPr>
      <w:color w:val="467886" w:themeColor="hyperlink"/>
      <w:u w:val="single"/>
    </w:rPr>
  </w:style>
  <w:style w:type="character" w:styleId="UnresolvedMention">
    <w:name w:val="Unresolved Mention"/>
    <w:basedOn w:val="DefaultParagraphFont"/>
    <w:uiPriority w:val="99"/>
    <w:semiHidden/>
    <w:unhideWhenUsed/>
    <w:rsid w:val="00C84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coremarketplace.org/?FacilityID=2727" TargetMode="External"/><Relationship Id="rId1" Type="http://schemas.openxmlformats.org/officeDocument/2006/relationships/hyperlink" Target="https://coremarketplace.org/?FacilityID=2727"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B7879191E50A4AAAE05B439EDDC02C" ma:contentTypeVersion="10" ma:contentTypeDescription="Create a new document." ma:contentTypeScope="" ma:versionID="3f2d7982759a07367ccfdef1137c2b1a">
  <xsd:schema xmlns:xsd="http://www.w3.org/2001/XMLSchema" xmlns:xs="http://www.w3.org/2001/XMLSchema" xmlns:p="http://schemas.microsoft.com/office/2006/metadata/properties" xmlns:ns3="571a3d99-6795-4360-9ac0-0295bb4ceb32" targetNamespace="http://schemas.microsoft.com/office/2006/metadata/properties" ma:root="true" ma:fieldsID="cb871dbdfaf26c47009d691a4e72a0c1" ns3:_="">
    <xsd:import namespace="571a3d99-6795-4360-9ac0-0295bb4ceb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BillingMetadata"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a3d99-6795-4360-9ac0-0295bb4ceb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71a3d99-6795-4360-9ac0-0295bb4ceb32" xsi:nil="true"/>
  </documentManagement>
</p:properties>
</file>

<file path=customXml/itemProps1.xml><?xml version="1.0" encoding="utf-8"?>
<ds:datastoreItem xmlns:ds="http://schemas.openxmlformats.org/officeDocument/2006/customXml" ds:itemID="{3E968C65-22C6-4EA7-91FF-80C2582E7D8E}">
  <ds:schemaRefs>
    <ds:schemaRef ds:uri="http://schemas.microsoft.com/sharepoint/v3/contenttype/forms"/>
  </ds:schemaRefs>
</ds:datastoreItem>
</file>

<file path=customXml/itemProps2.xml><?xml version="1.0" encoding="utf-8"?>
<ds:datastoreItem xmlns:ds="http://schemas.openxmlformats.org/officeDocument/2006/customXml" ds:itemID="{ADC2B541-83A6-4E61-BB3A-CF0DF096A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a3d99-6795-4360-9ac0-0295bb4ceb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481B94-8CC3-4C26-A5D3-A9237C285D69}">
  <ds:schemaRefs>
    <ds:schemaRef ds:uri="http://schemas.microsoft.com/office/2006/metadata/properties"/>
    <ds:schemaRef ds:uri="http://schemas.microsoft.com/office/infopath/2007/PartnerControls"/>
    <ds:schemaRef ds:uri="571a3d99-6795-4360-9ac0-0295bb4ceb32"/>
  </ds:schemaRefs>
</ds:datastoreItem>
</file>

<file path=docMetadata/LabelInfo.xml><?xml version="1.0" encoding="utf-8"?>
<clbl:labelList xmlns:clbl="http://schemas.microsoft.com/office/2020/mipLabelMetadata">
  <clbl:label id="{b0002a9b-0017-404d-97dc-3d3bab09be81}" enabled="0" method="" siteId="{b0002a9b-0017-404d-97dc-3d3bab09be8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47025</Words>
  <Characters>268046</Characters>
  <Application>Microsoft Office Word</Application>
  <DocSecurity>0</DocSecurity>
  <Lines>2233</Lines>
  <Paragraphs>628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Gabriel J.</dc:creator>
  <cp:keywords/>
  <dc:description/>
  <cp:lastModifiedBy>Rhodes, Justin S</cp:lastModifiedBy>
  <cp:revision>2</cp:revision>
  <cp:lastPrinted>2026-07-19T17:52:00Z</cp:lastPrinted>
  <dcterms:created xsi:type="dcterms:W3CDTF">2026-09-08T18:23:00Z</dcterms:created>
  <dcterms:modified xsi:type="dcterms:W3CDTF">2026-09-08T18:23:00Z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0x01010096B7879191E50A4AAAE05B439EDDC02C</vt:lpwstr>
  </property>
  <property fmtid="{D5CDD505-2E9C-101B-9397-08002B2CF9AE}" pid="3" name="ZOTERO_PREF_1">
    <vt:lpwstr>&lt;data data-version="3" zotero-version="9.0.6"&gt;&lt;session id="wmKyw5Hd"/&gt;&lt;style id="http://www.zotero.org/styles/pnas" hasBibliography="1" bibliographyStyleHasBeenSet="1"/&gt;&lt;prefs&gt;&lt;pref name="fieldType" value="Field"/&gt;&lt;/prefs&gt;&lt;/data&gt;</vt:lpwstr>
  </property>
</Properties>
</file>